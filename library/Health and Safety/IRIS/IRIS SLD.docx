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AAA0D1" w14:textId="77777777" w:rsidR="00537D01" w:rsidRDefault="00537D01" w:rsidP="00537D01">
      <w:bookmarkStart w:id="0" w:name="_Toc477779563"/>
      <w:bookmarkStart w:id="1" w:name="_Toc482784746"/>
    </w:p>
    <w:p w14:paraId="3DE85163" w14:textId="4D2B5171" w:rsidR="00537D01" w:rsidRDefault="00537D01" w:rsidP="00537D01">
      <w:pPr>
        <w:pStyle w:val="Title"/>
        <w:pBdr>
          <w:bottom w:val="none" w:sz="0" w:space="0" w:color="auto"/>
        </w:pBdr>
        <w:jc w:val="center"/>
        <w:rPr>
          <w:rFonts w:asciiTheme="minorHAnsi" w:eastAsiaTheme="minorHAnsi" w:hAnsiTheme="minorHAnsi" w:cstheme="minorBidi"/>
          <w:b/>
          <w:color w:val="auto"/>
          <w:spacing w:val="0"/>
          <w:kern w:val="0"/>
          <w:sz w:val="40"/>
          <w:szCs w:val="40"/>
        </w:rPr>
      </w:pPr>
      <w:r>
        <w:rPr>
          <w:rFonts w:asciiTheme="minorHAnsi" w:eastAsiaTheme="minorHAnsi" w:hAnsiTheme="minorHAnsi" w:cstheme="minorBidi"/>
          <w:b/>
          <w:color w:val="auto"/>
          <w:spacing w:val="0"/>
          <w:kern w:val="0"/>
          <w:sz w:val="40"/>
          <w:szCs w:val="40"/>
        </w:rPr>
        <w:t xml:space="preserve">SERVICE LEVEL </w:t>
      </w:r>
      <w:r w:rsidR="00700114">
        <w:rPr>
          <w:rFonts w:asciiTheme="minorHAnsi" w:eastAsiaTheme="minorHAnsi" w:hAnsiTheme="minorHAnsi" w:cstheme="minorBidi"/>
          <w:b/>
          <w:color w:val="auto"/>
          <w:spacing w:val="0"/>
          <w:kern w:val="0"/>
          <w:sz w:val="40"/>
          <w:szCs w:val="40"/>
        </w:rPr>
        <w:t>DESCRIPTION</w:t>
      </w:r>
    </w:p>
    <w:p w14:paraId="5CA72144" w14:textId="77777777" w:rsidR="00DC028D" w:rsidRPr="002257D4" w:rsidRDefault="00DC028D" w:rsidP="00537D01">
      <w:pPr>
        <w:pStyle w:val="Title"/>
        <w:pBdr>
          <w:bottom w:val="none" w:sz="0" w:space="0" w:color="auto"/>
        </w:pBdr>
        <w:jc w:val="center"/>
        <w:rPr>
          <w:rFonts w:asciiTheme="minorHAnsi" w:hAnsiTheme="minorHAnsi"/>
          <w:b/>
          <w:color w:val="auto"/>
          <w:sz w:val="40"/>
          <w:szCs w:val="40"/>
        </w:rPr>
      </w:pPr>
      <w:r w:rsidRPr="002257D4">
        <w:rPr>
          <w:rFonts w:asciiTheme="minorHAnsi" w:hAnsiTheme="minorHAnsi"/>
          <w:b/>
          <w:color w:val="auto"/>
          <w:sz w:val="40"/>
          <w:szCs w:val="40"/>
        </w:rPr>
        <w:t xml:space="preserve">Incident Reporting and Investigation System </w:t>
      </w:r>
    </w:p>
    <w:p w14:paraId="1B04C391" w14:textId="2B14EBCF" w:rsidR="00537D01" w:rsidRPr="002257D4" w:rsidRDefault="00DC028D" w:rsidP="00537D01">
      <w:pPr>
        <w:pStyle w:val="Title"/>
        <w:pBdr>
          <w:bottom w:val="none" w:sz="0" w:space="0" w:color="auto"/>
        </w:pBdr>
        <w:jc w:val="center"/>
        <w:rPr>
          <w:rFonts w:asciiTheme="minorHAnsi" w:hAnsiTheme="minorHAnsi"/>
          <w:b/>
          <w:color w:val="auto"/>
          <w:sz w:val="40"/>
          <w:szCs w:val="40"/>
        </w:rPr>
      </w:pPr>
      <w:r w:rsidRPr="002257D4">
        <w:rPr>
          <w:rFonts w:asciiTheme="minorHAnsi" w:hAnsiTheme="minorHAnsi"/>
          <w:b/>
          <w:color w:val="auto"/>
          <w:sz w:val="40"/>
          <w:szCs w:val="40"/>
        </w:rPr>
        <w:t>(IRIS)</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685"/>
        <w:gridCol w:w="1843"/>
        <w:gridCol w:w="1487"/>
      </w:tblGrid>
      <w:tr w:rsidR="00537D01" w14:paraId="60F789B7" w14:textId="77777777" w:rsidTr="00796FEA">
        <w:trPr>
          <w:trHeight w:val="393"/>
        </w:trPr>
        <w:tc>
          <w:tcPr>
            <w:tcW w:w="1980" w:type="dxa"/>
            <w:tcBorders>
              <w:top w:val="single" w:sz="4" w:space="0" w:color="auto"/>
              <w:left w:val="single" w:sz="4" w:space="0" w:color="auto"/>
              <w:bottom w:val="single" w:sz="4" w:space="0" w:color="auto"/>
              <w:right w:val="single" w:sz="4" w:space="0" w:color="auto"/>
            </w:tcBorders>
            <w:shd w:val="clear" w:color="auto" w:fill="002147"/>
            <w:hideMark/>
          </w:tcPr>
          <w:p w14:paraId="3E3BA371" w14:textId="77777777" w:rsidR="00537D01" w:rsidRDefault="00537D01">
            <w:pPr>
              <w:spacing w:before="60" w:after="60"/>
              <w:rPr>
                <w:rFonts w:cs="Arial"/>
                <w:bCs/>
                <w:sz w:val="20"/>
                <w:szCs w:val="20"/>
              </w:rPr>
            </w:pPr>
            <w:r>
              <w:rPr>
                <w:rFonts w:cs="Arial"/>
                <w:bCs/>
                <w:sz w:val="20"/>
                <w:szCs w:val="20"/>
              </w:rPr>
              <w:t>Document Name:</w:t>
            </w:r>
          </w:p>
        </w:tc>
        <w:tc>
          <w:tcPr>
            <w:tcW w:w="7015" w:type="dxa"/>
            <w:gridSpan w:val="3"/>
            <w:tcBorders>
              <w:top w:val="single" w:sz="4" w:space="0" w:color="auto"/>
              <w:left w:val="single" w:sz="4" w:space="0" w:color="auto"/>
              <w:bottom w:val="single" w:sz="4" w:space="0" w:color="auto"/>
              <w:right w:val="single" w:sz="4" w:space="0" w:color="auto"/>
            </w:tcBorders>
            <w:vAlign w:val="center"/>
            <w:hideMark/>
          </w:tcPr>
          <w:p w14:paraId="10F9F9F9" w14:textId="201D3BF8" w:rsidR="00537D01" w:rsidRDefault="00700114" w:rsidP="0057084D">
            <w:pPr>
              <w:spacing w:before="60" w:after="60"/>
              <w:rPr>
                <w:rFonts w:cs="Arial"/>
                <w:bCs/>
                <w:sz w:val="20"/>
                <w:szCs w:val="20"/>
              </w:rPr>
            </w:pPr>
            <w:r w:rsidRPr="006A2957">
              <w:rPr>
                <w:rFonts w:cs="Arial"/>
                <w:bCs/>
                <w:sz w:val="20"/>
                <w:szCs w:val="20"/>
              </w:rPr>
              <w:t>Incident Reporting and Investigation System (IRIS)</w:t>
            </w:r>
            <w:r>
              <w:rPr>
                <w:rFonts w:cs="Arial"/>
                <w:bCs/>
                <w:sz w:val="20"/>
                <w:szCs w:val="20"/>
              </w:rPr>
              <w:t xml:space="preserve"> </w:t>
            </w:r>
          </w:p>
        </w:tc>
      </w:tr>
      <w:tr w:rsidR="00537D01" w14:paraId="55407DB0" w14:textId="77777777" w:rsidTr="00796FEA">
        <w:trPr>
          <w:trHeight w:val="393"/>
        </w:trPr>
        <w:tc>
          <w:tcPr>
            <w:tcW w:w="1980" w:type="dxa"/>
            <w:tcBorders>
              <w:top w:val="single" w:sz="4" w:space="0" w:color="auto"/>
              <w:left w:val="single" w:sz="4" w:space="0" w:color="auto"/>
              <w:bottom w:val="single" w:sz="4" w:space="0" w:color="auto"/>
              <w:right w:val="single" w:sz="4" w:space="0" w:color="auto"/>
            </w:tcBorders>
            <w:shd w:val="clear" w:color="auto" w:fill="002147"/>
            <w:hideMark/>
          </w:tcPr>
          <w:p w14:paraId="136B1D88" w14:textId="77777777" w:rsidR="00537D01" w:rsidRDefault="00537D01">
            <w:pPr>
              <w:spacing w:before="60" w:after="60"/>
              <w:rPr>
                <w:rFonts w:cs="Arial"/>
                <w:bCs/>
                <w:sz w:val="20"/>
                <w:szCs w:val="20"/>
              </w:rPr>
            </w:pPr>
            <w:r>
              <w:rPr>
                <w:rFonts w:cs="Arial"/>
                <w:bCs/>
                <w:sz w:val="20"/>
                <w:szCs w:val="20"/>
              </w:rPr>
              <w:t>Document Location:</w:t>
            </w:r>
          </w:p>
        </w:tc>
        <w:tc>
          <w:tcPr>
            <w:tcW w:w="7015" w:type="dxa"/>
            <w:gridSpan w:val="3"/>
            <w:tcBorders>
              <w:top w:val="single" w:sz="4" w:space="0" w:color="auto"/>
              <w:left w:val="single" w:sz="4" w:space="0" w:color="auto"/>
              <w:bottom w:val="single" w:sz="4" w:space="0" w:color="auto"/>
              <w:right w:val="single" w:sz="4" w:space="0" w:color="auto"/>
            </w:tcBorders>
            <w:vAlign w:val="center"/>
          </w:tcPr>
          <w:p w14:paraId="0F589B0A" w14:textId="3558D4C6" w:rsidR="00537D01" w:rsidRDefault="00D14F89" w:rsidP="005C60C9">
            <w:pPr>
              <w:spacing w:before="60" w:after="60"/>
              <w:rPr>
                <w:rFonts w:cs="Arial"/>
                <w:bCs/>
                <w:sz w:val="20"/>
                <w:szCs w:val="20"/>
              </w:rPr>
            </w:pPr>
            <w:del w:id="2" w:author="Author">
              <w:r w:rsidDel="005B418C">
                <w:fldChar w:fldCharType="begin"/>
              </w:r>
              <w:r w:rsidDel="005B418C">
                <w:delInstrText xml:space="preserve"> HYPERLINK "https://sharepoint.nexus.ox.ac.uk/sites/itservices/smo/ServiceDocumentation/Forms/Service%20Catalogue%20View.aspx" </w:delInstrText>
              </w:r>
              <w:r w:rsidDel="005B418C">
                <w:fldChar w:fldCharType="separate"/>
              </w:r>
              <w:r w:rsidR="005C60C9" w:rsidRPr="005C60C9" w:rsidDel="005B418C">
                <w:rPr>
                  <w:rStyle w:val="Hyperlink"/>
                  <w:rFonts w:cs="Arial"/>
                  <w:bCs/>
                  <w:sz w:val="20"/>
                  <w:szCs w:val="20"/>
                </w:rPr>
                <w:delText>SMO Service Sharepoint</w:delText>
              </w:r>
              <w:r w:rsidDel="005B418C">
                <w:rPr>
                  <w:rStyle w:val="Hyperlink"/>
                  <w:rFonts w:cs="Arial"/>
                  <w:bCs/>
                  <w:sz w:val="20"/>
                  <w:szCs w:val="20"/>
                </w:rPr>
                <w:fldChar w:fldCharType="end"/>
              </w:r>
            </w:del>
            <w:ins w:id="3" w:author="Author">
              <w:r w:rsidR="005B418C">
                <w:t xml:space="preserve"> </w:t>
              </w:r>
              <w:r w:rsidR="005B418C" w:rsidRPr="005B418C">
                <w:rPr>
                  <w:rStyle w:val="Hyperlink"/>
                  <w:rFonts w:cs="Arial"/>
                  <w:bCs/>
                  <w:sz w:val="20"/>
                  <w:szCs w:val="20"/>
                </w:rPr>
                <w:t>https://unioxfordnexus.sharepoint.com/sites/OUIT-ServicesInformation/Public%20Service%20Documents</w:t>
              </w:r>
            </w:ins>
            <w:bookmarkStart w:id="4" w:name="_GoBack"/>
            <w:bookmarkEnd w:id="4"/>
          </w:p>
        </w:tc>
      </w:tr>
      <w:tr w:rsidR="00B70DC7" w14:paraId="30932A2F" w14:textId="77777777" w:rsidTr="00760A84">
        <w:trPr>
          <w:trHeight w:val="393"/>
        </w:trPr>
        <w:tc>
          <w:tcPr>
            <w:tcW w:w="1980" w:type="dxa"/>
            <w:tcBorders>
              <w:top w:val="single" w:sz="4" w:space="0" w:color="auto"/>
              <w:left w:val="single" w:sz="4" w:space="0" w:color="auto"/>
              <w:bottom w:val="single" w:sz="4" w:space="0" w:color="auto"/>
              <w:right w:val="single" w:sz="4" w:space="0" w:color="auto"/>
            </w:tcBorders>
            <w:shd w:val="clear" w:color="auto" w:fill="002147"/>
            <w:hideMark/>
          </w:tcPr>
          <w:p w14:paraId="2622A57A" w14:textId="77777777" w:rsidR="00B70DC7" w:rsidRDefault="00B70DC7">
            <w:pPr>
              <w:spacing w:before="60" w:after="60"/>
              <w:rPr>
                <w:rFonts w:cs="Arial"/>
                <w:bCs/>
                <w:sz w:val="20"/>
                <w:szCs w:val="20"/>
              </w:rPr>
            </w:pPr>
            <w:r>
              <w:rPr>
                <w:rFonts w:cs="Arial"/>
                <w:bCs/>
                <w:sz w:val="20"/>
                <w:szCs w:val="20"/>
              </w:rPr>
              <w:t>Review Date:</w:t>
            </w:r>
          </w:p>
        </w:tc>
        <w:tc>
          <w:tcPr>
            <w:tcW w:w="3685" w:type="dxa"/>
            <w:tcBorders>
              <w:top w:val="single" w:sz="4" w:space="0" w:color="auto"/>
              <w:left w:val="single" w:sz="4" w:space="0" w:color="auto"/>
              <w:bottom w:val="single" w:sz="4" w:space="0" w:color="auto"/>
              <w:right w:val="single" w:sz="4" w:space="0" w:color="auto"/>
            </w:tcBorders>
            <w:vAlign w:val="center"/>
          </w:tcPr>
          <w:p w14:paraId="5A6AF35B" w14:textId="6D0620B7" w:rsidR="00B70DC7" w:rsidRDefault="00EB4757" w:rsidP="00B70DC7">
            <w:pPr>
              <w:tabs>
                <w:tab w:val="left" w:pos="3247"/>
              </w:tabs>
              <w:spacing w:before="60" w:after="60"/>
              <w:rPr>
                <w:rFonts w:cs="Arial"/>
                <w:bCs/>
                <w:sz w:val="20"/>
                <w:szCs w:val="20"/>
              </w:rPr>
            </w:pPr>
            <w:r>
              <w:rPr>
                <w:rFonts w:cs="Arial"/>
                <w:bCs/>
                <w:sz w:val="20"/>
                <w:szCs w:val="20"/>
              </w:rPr>
              <w:t>31</w:t>
            </w:r>
            <w:r w:rsidR="004A2506">
              <w:rPr>
                <w:rFonts w:cs="Arial"/>
                <w:bCs/>
                <w:sz w:val="20"/>
                <w:szCs w:val="20"/>
              </w:rPr>
              <w:t>/03/2021</w:t>
            </w:r>
          </w:p>
        </w:tc>
        <w:tc>
          <w:tcPr>
            <w:tcW w:w="1843" w:type="dxa"/>
            <w:tcBorders>
              <w:top w:val="single" w:sz="4" w:space="0" w:color="auto"/>
              <w:left w:val="single" w:sz="4" w:space="0" w:color="auto"/>
              <w:bottom w:val="single" w:sz="4" w:space="0" w:color="auto"/>
              <w:right w:val="single" w:sz="4" w:space="0" w:color="auto"/>
            </w:tcBorders>
            <w:shd w:val="clear" w:color="auto" w:fill="0F243E" w:themeFill="text2" w:themeFillShade="80"/>
            <w:vAlign w:val="center"/>
          </w:tcPr>
          <w:p w14:paraId="59ED5939" w14:textId="0184C9BC" w:rsidR="00B70DC7" w:rsidRDefault="00B70DC7" w:rsidP="00B70DC7">
            <w:pPr>
              <w:tabs>
                <w:tab w:val="left" w:pos="3247"/>
              </w:tabs>
              <w:spacing w:before="60" w:after="60"/>
              <w:rPr>
                <w:rFonts w:cs="Arial"/>
                <w:bCs/>
                <w:sz w:val="20"/>
                <w:szCs w:val="20"/>
              </w:rPr>
            </w:pPr>
            <w:r w:rsidRPr="00760A84">
              <w:rPr>
                <w:rFonts w:cs="Arial"/>
                <w:bCs/>
                <w:color w:val="FFFFFF" w:themeColor="background1"/>
                <w:sz w:val="20"/>
                <w:szCs w:val="20"/>
              </w:rPr>
              <w:t>Expiry Date:</w:t>
            </w:r>
          </w:p>
        </w:tc>
        <w:tc>
          <w:tcPr>
            <w:tcW w:w="1487" w:type="dxa"/>
            <w:tcBorders>
              <w:top w:val="single" w:sz="4" w:space="0" w:color="auto"/>
              <w:left w:val="single" w:sz="4" w:space="0" w:color="auto"/>
              <w:bottom w:val="single" w:sz="4" w:space="0" w:color="auto"/>
              <w:right w:val="single" w:sz="4" w:space="0" w:color="auto"/>
            </w:tcBorders>
            <w:vAlign w:val="center"/>
          </w:tcPr>
          <w:p w14:paraId="1A32F950" w14:textId="5621635A" w:rsidR="00B70DC7" w:rsidRDefault="00B70DC7" w:rsidP="00B70DC7">
            <w:pPr>
              <w:tabs>
                <w:tab w:val="left" w:pos="3247"/>
              </w:tabs>
              <w:spacing w:before="60" w:after="60"/>
              <w:rPr>
                <w:rFonts w:cs="Arial"/>
                <w:bCs/>
                <w:sz w:val="20"/>
                <w:szCs w:val="20"/>
              </w:rPr>
            </w:pPr>
          </w:p>
        </w:tc>
      </w:tr>
      <w:tr w:rsidR="00537D01" w14:paraId="7BB74209" w14:textId="77777777" w:rsidTr="00796FEA">
        <w:trPr>
          <w:trHeight w:val="393"/>
        </w:trPr>
        <w:tc>
          <w:tcPr>
            <w:tcW w:w="1980" w:type="dxa"/>
            <w:tcBorders>
              <w:top w:val="single" w:sz="4" w:space="0" w:color="auto"/>
              <w:left w:val="single" w:sz="4" w:space="0" w:color="auto"/>
              <w:bottom w:val="single" w:sz="4" w:space="0" w:color="auto"/>
              <w:right w:val="single" w:sz="4" w:space="0" w:color="auto"/>
            </w:tcBorders>
            <w:shd w:val="clear" w:color="auto" w:fill="002147"/>
            <w:hideMark/>
          </w:tcPr>
          <w:p w14:paraId="18C628CA" w14:textId="77777777" w:rsidR="00537D01" w:rsidRDefault="00537D01">
            <w:pPr>
              <w:spacing w:before="60" w:after="60"/>
              <w:rPr>
                <w:rFonts w:cs="Arial"/>
                <w:bCs/>
                <w:sz w:val="20"/>
                <w:szCs w:val="20"/>
              </w:rPr>
            </w:pPr>
            <w:r>
              <w:rPr>
                <w:rFonts w:cs="Arial"/>
                <w:bCs/>
                <w:sz w:val="20"/>
                <w:szCs w:val="20"/>
              </w:rPr>
              <w:t>Business Owner</w:t>
            </w:r>
          </w:p>
        </w:tc>
        <w:tc>
          <w:tcPr>
            <w:tcW w:w="3685" w:type="dxa"/>
            <w:tcBorders>
              <w:top w:val="single" w:sz="4" w:space="0" w:color="auto"/>
              <w:left w:val="single" w:sz="4" w:space="0" w:color="auto"/>
              <w:bottom w:val="single" w:sz="4" w:space="0" w:color="auto"/>
              <w:right w:val="single" w:sz="4" w:space="0" w:color="auto"/>
            </w:tcBorders>
            <w:vAlign w:val="center"/>
          </w:tcPr>
          <w:p w14:paraId="3C33DC1C" w14:textId="76C732CA" w:rsidR="00537D01" w:rsidRPr="00D06ECE" w:rsidRDefault="00D06ECE" w:rsidP="00D06ECE">
            <w:pPr>
              <w:spacing w:before="60" w:after="0" w:line="240" w:lineRule="auto"/>
              <w:rPr>
                <w:rFonts w:cs="Arial"/>
                <w:bCs/>
                <w:sz w:val="18"/>
                <w:szCs w:val="18"/>
              </w:rPr>
            </w:pPr>
            <w:r w:rsidRPr="00D06ECE">
              <w:rPr>
                <w:rFonts w:cs="Arial"/>
                <w:bCs/>
                <w:sz w:val="18"/>
                <w:szCs w:val="18"/>
              </w:rPr>
              <w:t>Les Wright</w:t>
            </w:r>
          </w:p>
          <w:p w14:paraId="05178D73" w14:textId="1DE2D061" w:rsidR="00D06ECE" w:rsidRDefault="00D06ECE" w:rsidP="00D06ECE">
            <w:pPr>
              <w:spacing w:after="60"/>
              <w:rPr>
                <w:rFonts w:cs="Arial"/>
                <w:bCs/>
                <w:sz w:val="20"/>
                <w:szCs w:val="20"/>
              </w:rPr>
            </w:pPr>
            <w:r w:rsidRPr="00D06ECE">
              <w:rPr>
                <w:rFonts w:cs="Arial"/>
                <w:bCs/>
                <w:sz w:val="18"/>
                <w:szCs w:val="18"/>
              </w:rPr>
              <w:t>(Director of Occupational Health and Safety)</w:t>
            </w:r>
          </w:p>
        </w:tc>
        <w:tc>
          <w:tcPr>
            <w:tcW w:w="1843" w:type="dxa"/>
            <w:tcBorders>
              <w:top w:val="single" w:sz="4" w:space="0" w:color="auto"/>
              <w:left w:val="single" w:sz="4" w:space="0" w:color="auto"/>
              <w:bottom w:val="single" w:sz="4" w:space="0" w:color="auto"/>
              <w:right w:val="single" w:sz="4" w:space="0" w:color="auto"/>
            </w:tcBorders>
            <w:shd w:val="clear" w:color="auto" w:fill="002147"/>
            <w:vAlign w:val="center"/>
            <w:hideMark/>
          </w:tcPr>
          <w:p w14:paraId="739A33DD" w14:textId="77777777" w:rsidR="00537D01" w:rsidRDefault="00537D01">
            <w:pPr>
              <w:spacing w:before="60" w:after="60"/>
              <w:rPr>
                <w:rFonts w:cs="Arial"/>
                <w:bCs/>
                <w:color w:val="FFFFFF" w:themeColor="background1"/>
                <w:sz w:val="20"/>
                <w:szCs w:val="20"/>
              </w:rPr>
            </w:pPr>
            <w:r>
              <w:rPr>
                <w:rFonts w:cs="Arial"/>
                <w:bCs/>
                <w:color w:val="FFFFFF" w:themeColor="background1"/>
                <w:sz w:val="20"/>
                <w:szCs w:val="20"/>
              </w:rPr>
              <w:t>Signed Off Date:</w:t>
            </w:r>
          </w:p>
        </w:tc>
        <w:tc>
          <w:tcPr>
            <w:tcW w:w="1487" w:type="dxa"/>
            <w:tcBorders>
              <w:top w:val="single" w:sz="4" w:space="0" w:color="auto"/>
              <w:left w:val="single" w:sz="4" w:space="0" w:color="auto"/>
              <w:bottom w:val="single" w:sz="4" w:space="0" w:color="auto"/>
              <w:right w:val="single" w:sz="4" w:space="0" w:color="auto"/>
            </w:tcBorders>
            <w:vAlign w:val="center"/>
          </w:tcPr>
          <w:p w14:paraId="7DC4A33C" w14:textId="77777777" w:rsidR="00537D01" w:rsidRDefault="00537D01">
            <w:pPr>
              <w:spacing w:before="60" w:after="60"/>
              <w:rPr>
                <w:rFonts w:cs="Arial"/>
                <w:bCs/>
                <w:sz w:val="20"/>
                <w:szCs w:val="20"/>
              </w:rPr>
            </w:pPr>
          </w:p>
        </w:tc>
      </w:tr>
      <w:tr w:rsidR="00537D01" w14:paraId="3652A74C" w14:textId="77777777" w:rsidTr="00796FEA">
        <w:trPr>
          <w:trHeight w:val="393"/>
        </w:trPr>
        <w:tc>
          <w:tcPr>
            <w:tcW w:w="1980" w:type="dxa"/>
            <w:tcBorders>
              <w:top w:val="single" w:sz="4" w:space="0" w:color="auto"/>
              <w:left w:val="single" w:sz="4" w:space="0" w:color="auto"/>
              <w:bottom w:val="single" w:sz="4" w:space="0" w:color="auto"/>
              <w:right w:val="single" w:sz="4" w:space="0" w:color="auto"/>
            </w:tcBorders>
            <w:shd w:val="clear" w:color="auto" w:fill="002147"/>
            <w:hideMark/>
          </w:tcPr>
          <w:p w14:paraId="406D3C3F" w14:textId="77777777" w:rsidR="00537D01" w:rsidRDefault="00537D01">
            <w:pPr>
              <w:spacing w:before="60" w:after="60"/>
              <w:rPr>
                <w:rFonts w:cs="Arial"/>
                <w:bCs/>
                <w:sz w:val="20"/>
                <w:szCs w:val="20"/>
              </w:rPr>
            </w:pPr>
            <w:r>
              <w:rPr>
                <w:rFonts w:cs="Arial"/>
                <w:bCs/>
                <w:sz w:val="20"/>
                <w:szCs w:val="20"/>
              </w:rPr>
              <w:t>Service Owner</w:t>
            </w:r>
          </w:p>
        </w:tc>
        <w:tc>
          <w:tcPr>
            <w:tcW w:w="3685" w:type="dxa"/>
            <w:tcBorders>
              <w:top w:val="single" w:sz="4" w:space="0" w:color="auto"/>
              <w:left w:val="single" w:sz="4" w:space="0" w:color="auto"/>
              <w:bottom w:val="single" w:sz="4" w:space="0" w:color="auto"/>
              <w:right w:val="single" w:sz="4" w:space="0" w:color="auto"/>
            </w:tcBorders>
            <w:vAlign w:val="center"/>
          </w:tcPr>
          <w:p w14:paraId="39AD02CC" w14:textId="2FA7D144" w:rsidR="00537D01" w:rsidRDefault="00DC028D">
            <w:pPr>
              <w:spacing w:before="60" w:after="60"/>
              <w:rPr>
                <w:rFonts w:cs="Arial"/>
                <w:bCs/>
                <w:sz w:val="20"/>
                <w:szCs w:val="20"/>
              </w:rPr>
            </w:pPr>
            <w:r w:rsidRPr="005C60C9">
              <w:rPr>
                <w:rFonts w:cs="Arial"/>
                <w:bCs/>
                <w:sz w:val="20"/>
                <w:szCs w:val="20"/>
              </w:rPr>
              <w:t>Brian Jenkins</w:t>
            </w:r>
          </w:p>
        </w:tc>
        <w:tc>
          <w:tcPr>
            <w:tcW w:w="1843" w:type="dxa"/>
            <w:tcBorders>
              <w:top w:val="single" w:sz="4" w:space="0" w:color="auto"/>
              <w:left w:val="single" w:sz="4" w:space="0" w:color="auto"/>
              <w:bottom w:val="single" w:sz="4" w:space="0" w:color="auto"/>
              <w:right w:val="single" w:sz="4" w:space="0" w:color="auto"/>
            </w:tcBorders>
            <w:shd w:val="clear" w:color="auto" w:fill="002147"/>
            <w:vAlign w:val="center"/>
            <w:hideMark/>
          </w:tcPr>
          <w:p w14:paraId="3D5111A5" w14:textId="77777777" w:rsidR="00537D01" w:rsidRDefault="00537D01">
            <w:pPr>
              <w:spacing w:before="60" w:after="60"/>
              <w:rPr>
                <w:rFonts w:cs="Arial"/>
                <w:bCs/>
                <w:color w:val="FFFFFF" w:themeColor="background1"/>
                <w:sz w:val="20"/>
                <w:szCs w:val="20"/>
              </w:rPr>
            </w:pPr>
            <w:r>
              <w:rPr>
                <w:rFonts w:cs="Arial"/>
                <w:bCs/>
                <w:color w:val="FFFFFF" w:themeColor="background1"/>
                <w:sz w:val="20"/>
                <w:szCs w:val="20"/>
              </w:rPr>
              <w:t>Signed Off Date:</w:t>
            </w:r>
          </w:p>
        </w:tc>
        <w:tc>
          <w:tcPr>
            <w:tcW w:w="1487" w:type="dxa"/>
            <w:tcBorders>
              <w:top w:val="single" w:sz="4" w:space="0" w:color="auto"/>
              <w:left w:val="single" w:sz="4" w:space="0" w:color="auto"/>
              <w:bottom w:val="single" w:sz="4" w:space="0" w:color="auto"/>
              <w:right w:val="single" w:sz="4" w:space="0" w:color="auto"/>
            </w:tcBorders>
            <w:vAlign w:val="center"/>
          </w:tcPr>
          <w:p w14:paraId="29FC58DB" w14:textId="77777777" w:rsidR="00E640E2" w:rsidRPr="00E640E2" w:rsidRDefault="00E640E2">
            <w:pPr>
              <w:spacing w:before="60" w:after="60"/>
              <w:rPr>
                <w:rFonts w:cs="Arial"/>
                <w:b/>
                <w:bCs/>
                <w:i/>
                <w:sz w:val="20"/>
                <w:szCs w:val="20"/>
              </w:rPr>
            </w:pPr>
            <w:r w:rsidRPr="00E640E2">
              <w:rPr>
                <w:rFonts w:cs="Arial"/>
                <w:b/>
                <w:bCs/>
                <w:i/>
                <w:sz w:val="20"/>
                <w:szCs w:val="20"/>
              </w:rPr>
              <w:t xml:space="preserve">Refer to </w:t>
            </w:r>
          </w:p>
          <w:p w14:paraId="6A1EAFFF" w14:textId="3CB940EB" w:rsidR="00537D01" w:rsidRDefault="00E640E2">
            <w:pPr>
              <w:spacing w:before="60" w:after="60"/>
              <w:rPr>
                <w:rFonts w:cs="Arial"/>
                <w:bCs/>
                <w:sz w:val="20"/>
                <w:szCs w:val="20"/>
              </w:rPr>
            </w:pPr>
            <w:r w:rsidRPr="00E640E2">
              <w:rPr>
                <w:rFonts w:cs="Arial"/>
                <w:b/>
                <w:bCs/>
                <w:i/>
                <w:sz w:val="20"/>
                <w:szCs w:val="20"/>
              </w:rPr>
              <w:t>table below</w:t>
            </w:r>
          </w:p>
        </w:tc>
      </w:tr>
    </w:tbl>
    <w:p w14:paraId="1BE8EA66" w14:textId="77777777" w:rsidR="00537D01" w:rsidRDefault="00537D01" w:rsidP="00537D01">
      <w:pPr>
        <w:rPr>
          <w:b/>
          <w:sz w:val="24"/>
          <w:szCs w:val="24"/>
          <w:lang w:eastAsia="en-GB"/>
        </w:rPr>
      </w:pPr>
    </w:p>
    <w:p w14:paraId="51751216" w14:textId="77777777" w:rsidR="00537D01" w:rsidRDefault="00537D01" w:rsidP="00537D01">
      <w:pPr>
        <w:rPr>
          <w:b/>
          <w:sz w:val="24"/>
          <w:szCs w:val="24"/>
          <w:lang w:eastAsia="en-GB"/>
        </w:rPr>
      </w:pPr>
      <w:r>
        <w:rPr>
          <w:b/>
          <w:sz w:val="24"/>
          <w:szCs w:val="24"/>
          <w:lang w:eastAsia="en-GB"/>
        </w:rPr>
        <w:t>SLA Document History</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914"/>
        <w:gridCol w:w="1356"/>
        <w:gridCol w:w="5447"/>
      </w:tblGrid>
      <w:tr w:rsidR="00537D01" w14:paraId="0A49AF7F" w14:textId="77777777" w:rsidTr="008352E8">
        <w:trPr>
          <w:trHeight w:val="371"/>
        </w:trPr>
        <w:tc>
          <w:tcPr>
            <w:tcW w:w="1278" w:type="dxa"/>
            <w:tcBorders>
              <w:top w:val="single" w:sz="4" w:space="0" w:color="auto"/>
              <w:left w:val="single" w:sz="4" w:space="0" w:color="auto"/>
              <w:bottom w:val="single" w:sz="4" w:space="0" w:color="auto"/>
              <w:right w:val="single" w:sz="4" w:space="0" w:color="auto"/>
            </w:tcBorders>
            <w:shd w:val="clear" w:color="auto" w:fill="002147"/>
            <w:hideMark/>
          </w:tcPr>
          <w:p w14:paraId="1343B754" w14:textId="77777777" w:rsidR="00537D01" w:rsidRDefault="00537D01">
            <w:pPr>
              <w:spacing w:before="60" w:after="60"/>
              <w:rPr>
                <w:rFonts w:cs="Arial"/>
                <w:color w:val="FFFFFF"/>
              </w:rPr>
            </w:pPr>
            <w:r>
              <w:rPr>
                <w:rFonts w:cs="Arial"/>
                <w:b/>
                <w:color w:val="FFFFFF"/>
              </w:rPr>
              <w:t>Date</w:t>
            </w:r>
          </w:p>
        </w:tc>
        <w:tc>
          <w:tcPr>
            <w:tcW w:w="914" w:type="dxa"/>
            <w:tcBorders>
              <w:top w:val="single" w:sz="4" w:space="0" w:color="auto"/>
              <w:left w:val="single" w:sz="4" w:space="0" w:color="auto"/>
              <w:bottom w:val="single" w:sz="4" w:space="0" w:color="auto"/>
              <w:right w:val="single" w:sz="4" w:space="0" w:color="auto"/>
            </w:tcBorders>
            <w:shd w:val="clear" w:color="auto" w:fill="002147"/>
            <w:hideMark/>
          </w:tcPr>
          <w:p w14:paraId="27DCC31F" w14:textId="77777777" w:rsidR="00537D01" w:rsidRDefault="00537D01">
            <w:pPr>
              <w:spacing w:before="60" w:after="60"/>
              <w:jc w:val="center"/>
              <w:rPr>
                <w:rFonts w:cs="Arial"/>
                <w:color w:val="FFFFFF"/>
              </w:rPr>
            </w:pPr>
            <w:r>
              <w:rPr>
                <w:rFonts w:cs="Arial"/>
                <w:b/>
                <w:color w:val="FFFFFF"/>
              </w:rPr>
              <w:t>Version</w:t>
            </w:r>
          </w:p>
        </w:tc>
        <w:tc>
          <w:tcPr>
            <w:tcW w:w="1356" w:type="dxa"/>
            <w:tcBorders>
              <w:top w:val="single" w:sz="4" w:space="0" w:color="auto"/>
              <w:left w:val="single" w:sz="4" w:space="0" w:color="auto"/>
              <w:bottom w:val="single" w:sz="4" w:space="0" w:color="auto"/>
              <w:right w:val="single" w:sz="4" w:space="0" w:color="auto"/>
            </w:tcBorders>
            <w:shd w:val="clear" w:color="auto" w:fill="002147"/>
            <w:hideMark/>
          </w:tcPr>
          <w:p w14:paraId="5B36392D" w14:textId="77777777" w:rsidR="00537D01" w:rsidRDefault="00FE68AB">
            <w:pPr>
              <w:spacing w:before="60" w:after="60"/>
              <w:rPr>
                <w:rFonts w:cs="Arial"/>
                <w:b/>
                <w:color w:val="FFFFFF"/>
              </w:rPr>
            </w:pPr>
            <w:r>
              <w:rPr>
                <w:rFonts w:cs="Arial"/>
                <w:b/>
                <w:color w:val="FFFFFF"/>
              </w:rPr>
              <w:t xml:space="preserve">Author / </w:t>
            </w:r>
            <w:r w:rsidR="00537D01">
              <w:rPr>
                <w:rFonts w:cs="Arial"/>
                <w:b/>
                <w:color w:val="FFFFFF"/>
              </w:rPr>
              <w:t>Edited by</w:t>
            </w:r>
          </w:p>
        </w:tc>
        <w:tc>
          <w:tcPr>
            <w:tcW w:w="5447" w:type="dxa"/>
            <w:tcBorders>
              <w:top w:val="single" w:sz="4" w:space="0" w:color="auto"/>
              <w:left w:val="single" w:sz="4" w:space="0" w:color="auto"/>
              <w:bottom w:val="single" w:sz="4" w:space="0" w:color="auto"/>
              <w:right w:val="single" w:sz="4" w:space="0" w:color="auto"/>
            </w:tcBorders>
            <w:shd w:val="clear" w:color="auto" w:fill="002147"/>
            <w:hideMark/>
          </w:tcPr>
          <w:p w14:paraId="4A3C6709" w14:textId="77777777" w:rsidR="00537D01" w:rsidRDefault="00537D01">
            <w:pPr>
              <w:spacing w:before="60" w:after="60"/>
              <w:rPr>
                <w:rFonts w:cs="Arial"/>
                <w:b/>
                <w:color w:val="FFFFFF"/>
              </w:rPr>
            </w:pPr>
            <w:r>
              <w:rPr>
                <w:rFonts w:cs="Arial"/>
                <w:b/>
                <w:color w:val="FFFFFF"/>
              </w:rPr>
              <w:t xml:space="preserve">Summary of the change </w:t>
            </w:r>
          </w:p>
        </w:tc>
      </w:tr>
      <w:tr w:rsidR="00537D01" w14:paraId="7CD45CD0" w14:textId="77777777" w:rsidTr="008352E8">
        <w:trPr>
          <w:trHeight w:val="386"/>
        </w:trPr>
        <w:tc>
          <w:tcPr>
            <w:tcW w:w="1278" w:type="dxa"/>
            <w:tcBorders>
              <w:top w:val="single" w:sz="4" w:space="0" w:color="auto"/>
              <w:left w:val="single" w:sz="4" w:space="0" w:color="auto"/>
              <w:bottom w:val="single" w:sz="4" w:space="0" w:color="auto"/>
              <w:right w:val="single" w:sz="4" w:space="0" w:color="auto"/>
            </w:tcBorders>
          </w:tcPr>
          <w:p w14:paraId="47DE4BD7" w14:textId="6CBE977F" w:rsidR="00537D01" w:rsidRDefault="00E35D36">
            <w:pPr>
              <w:spacing w:before="60" w:after="60"/>
              <w:jc w:val="center"/>
              <w:rPr>
                <w:rFonts w:cs="Arial"/>
              </w:rPr>
            </w:pPr>
            <w:r>
              <w:rPr>
                <w:rFonts w:cs="Arial"/>
              </w:rPr>
              <w:t>1</w:t>
            </w:r>
            <w:r w:rsidR="00DC028D">
              <w:rPr>
                <w:rFonts w:cs="Arial"/>
              </w:rPr>
              <w:t>5/05/20</w:t>
            </w:r>
          </w:p>
        </w:tc>
        <w:tc>
          <w:tcPr>
            <w:tcW w:w="914" w:type="dxa"/>
            <w:tcBorders>
              <w:top w:val="single" w:sz="4" w:space="0" w:color="auto"/>
              <w:left w:val="single" w:sz="4" w:space="0" w:color="auto"/>
              <w:bottom w:val="single" w:sz="4" w:space="0" w:color="auto"/>
              <w:right w:val="single" w:sz="4" w:space="0" w:color="auto"/>
            </w:tcBorders>
          </w:tcPr>
          <w:p w14:paraId="3610537E" w14:textId="5F686CE7" w:rsidR="00537D01" w:rsidRDefault="00DC028D">
            <w:pPr>
              <w:spacing w:before="60" w:after="60"/>
              <w:jc w:val="center"/>
              <w:rPr>
                <w:rFonts w:cs="Arial"/>
              </w:rPr>
            </w:pPr>
            <w:r>
              <w:rPr>
                <w:rFonts w:cs="Arial"/>
              </w:rPr>
              <w:t>0.1</w:t>
            </w:r>
          </w:p>
        </w:tc>
        <w:tc>
          <w:tcPr>
            <w:tcW w:w="1356" w:type="dxa"/>
            <w:tcBorders>
              <w:top w:val="single" w:sz="4" w:space="0" w:color="auto"/>
              <w:left w:val="single" w:sz="4" w:space="0" w:color="auto"/>
              <w:bottom w:val="single" w:sz="4" w:space="0" w:color="auto"/>
              <w:right w:val="single" w:sz="4" w:space="0" w:color="auto"/>
            </w:tcBorders>
          </w:tcPr>
          <w:p w14:paraId="2B5FE131" w14:textId="5E8D8B54" w:rsidR="00537D01" w:rsidRDefault="00DC028D">
            <w:pPr>
              <w:spacing w:before="60" w:after="60"/>
              <w:rPr>
                <w:rFonts w:cs="Arial"/>
              </w:rPr>
            </w:pPr>
            <w:r>
              <w:rPr>
                <w:rFonts w:cs="Arial"/>
              </w:rPr>
              <w:t>Surinder Hunjan</w:t>
            </w:r>
          </w:p>
        </w:tc>
        <w:tc>
          <w:tcPr>
            <w:tcW w:w="5447" w:type="dxa"/>
            <w:tcBorders>
              <w:top w:val="single" w:sz="4" w:space="0" w:color="auto"/>
              <w:left w:val="single" w:sz="4" w:space="0" w:color="auto"/>
              <w:bottom w:val="single" w:sz="4" w:space="0" w:color="auto"/>
              <w:right w:val="single" w:sz="4" w:space="0" w:color="auto"/>
            </w:tcBorders>
          </w:tcPr>
          <w:p w14:paraId="23548739" w14:textId="498A8B0B" w:rsidR="00537D01" w:rsidRDefault="00DC028D" w:rsidP="00434B45">
            <w:pPr>
              <w:spacing w:before="60" w:after="60"/>
              <w:rPr>
                <w:rFonts w:cs="Arial"/>
              </w:rPr>
            </w:pPr>
            <w:r>
              <w:rPr>
                <w:rFonts w:cs="Arial"/>
              </w:rPr>
              <w:t>Initial draft</w:t>
            </w:r>
          </w:p>
        </w:tc>
      </w:tr>
      <w:tr w:rsidR="00434B45" w14:paraId="0785FCC5" w14:textId="77777777" w:rsidTr="008352E8">
        <w:trPr>
          <w:trHeight w:val="386"/>
        </w:trPr>
        <w:tc>
          <w:tcPr>
            <w:tcW w:w="1278" w:type="dxa"/>
            <w:tcBorders>
              <w:top w:val="single" w:sz="4" w:space="0" w:color="auto"/>
              <w:left w:val="single" w:sz="4" w:space="0" w:color="auto"/>
              <w:bottom w:val="single" w:sz="4" w:space="0" w:color="auto"/>
              <w:right w:val="single" w:sz="4" w:space="0" w:color="auto"/>
            </w:tcBorders>
          </w:tcPr>
          <w:p w14:paraId="79F97FDC" w14:textId="15FD665D" w:rsidR="00434B45" w:rsidRDefault="00DB5965" w:rsidP="00434B45">
            <w:pPr>
              <w:spacing w:before="60" w:after="60"/>
              <w:jc w:val="center"/>
              <w:rPr>
                <w:rFonts w:cs="Arial"/>
              </w:rPr>
            </w:pPr>
            <w:r>
              <w:rPr>
                <w:rFonts w:cs="Arial"/>
              </w:rPr>
              <w:t>09/06/20</w:t>
            </w:r>
          </w:p>
        </w:tc>
        <w:tc>
          <w:tcPr>
            <w:tcW w:w="914" w:type="dxa"/>
            <w:tcBorders>
              <w:top w:val="single" w:sz="4" w:space="0" w:color="auto"/>
              <w:left w:val="single" w:sz="4" w:space="0" w:color="auto"/>
              <w:bottom w:val="single" w:sz="4" w:space="0" w:color="auto"/>
              <w:right w:val="single" w:sz="4" w:space="0" w:color="auto"/>
            </w:tcBorders>
          </w:tcPr>
          <w:p w14:paraId="73AB1521" w14:textId="4C17BE37" w:rsidR="00434B45" w:rsidRDefault="00DB5965" w:rsidP="00434B45">
            <w:pPr>
              <w:spacing w:before="60" w:after="60"/>
              <w:jc w:val="center"/>
              <w:rPr>
                <w:rFonts w:cs="Arial"/>
              </w:rPr>
            </w:pPr>
            <w:r>
              <w:rPr>
                <w:rFonts w:cs="Arial"/>
              </w:rPr>
              <w:t>0.2</w:t>
            </w:r>
          </w:p>
        </w:tc>
        <w:tc>
          <w:tcPr>
            <w:tcW w:w="1356" w:type="dxa"/>
            <w:tcBorders>
              <w:top w:val="single" w:sz="4" w:space="0" w:color="auto"/>
              <w:left w:val="single" w:sz="4" w:space="0" w:color="auto"/>
              <w:bottom w:val="single" w:sz="4" w:space="0" w:color="auto"/>
              <w:right w:val="single" w:sz="4" w:space="0" w:color="auto"/>
            </w:tcBorders>
          </w:tcPr>
          <w:p w14:paraId="055676B9" w14:textId="2E994ED7" w:rsidR="00434B45" w:rsidRDefault="00DB5965" w:rsidP="00434B45">
            <w:pPr>
              <w:spacing w:before="60" w:after="60"/>
              <w:rPr>
                <w:rFonts w:cs="Arial"/>
              </w:rPr>
            </w:pPr>
            <w:r>
              <w:rPr>
                <w:rFonts w:cs="Arial"/>
              </w:rPr>
              <w:t>Surinder Hunjan</w:t>
            </w:r>
          </w:p>
        </w:tc>
        <w:tc>
          <w:tcPr>
            <w:tcW w:w="5447" w:type="dxa"/>
            <w:tcBorders>
              <w:top w:val="single" w:sz="4" w:space="0" w:color="auto"/>
              <w:left w:val="single" w:sz="4" w:space="0" w:color="auto"/>
              <w:bottom w:val="single" w:sz="4" w:space="0" w:color="auto"/>
              <w:right w:val="single" w:sz="4" w:space="0" w:color="auto"/>
            </w:tcBorders>
          </w:tcPr>
          <w:p w14:paraId="611541B1" w14:textId="3FBCBE35" w:rsidR="00434B45" w:rsidRDefault="006B0096" w:rsidP="006B0096">
            <w:pPr>
              <w:spacing w:before="60" w:after="60"/>
              <w:rPr>
                <w:rFonts w:cs="Arial"/>
              </w:rPr>
            </w:pPr>
            <w:r>
              <w:rPr>
                <w:rFonts w:cs="Arial"/>
              </w:rPr>
              <w:t>Updates and comments following r</w:t>
            </w:r>
            <w:r w:rsidR="00DB5965">
              <w:rPr>
                <w:rFonts w:cs="Arial"/>
              </w:rPr>
              <w:t>eview with Peter Haban.</w:t>
            </w:r>
          </w:p>
        </w:tc>
      </w:tr>
      <w:tr w:rsidR="00434B45" w14:paraId="02C670F4" w14:textId="77777777" w:rsidTr="008352E8">
        <w:trPr>
          <w:trHeight w:val="386"/>
        </w:trPr>
        <w:tc>
          <w:tcPr>
            <w:tcW w:w="1278" w:type="dxa"/>
            <w:tcBorders>
              <w:top w:val="single" w:sz="4" w:space="0" w:color="auto"/>
              <w:left w:val="single" w:sz="4" w:space="0" w:color="auto"/>
              <w:bottom w:val="single" w:sz="4" w:space="0" w:color="auto"/>
              <w:right w:val="single" w:sz="4" w:space="0" w:color="auto"/>
            </w:tcBorders>
          </w:tcPr>
          <w:p w14:paraId="3A3EC066" w14:textId="5E039580" w:rsidR="00434B45" w:rsidRDefault="005C60C9" w:rsidP="00434B45">
            <w:pPr>
              <w:spacing w:before="60" w:after="60"/>
              <w:jc w:val="center"/>
              <w:rPr>
                <w:rFonts w:cs="Arial"/>
              </w:rPr>
            </w:pPr>
            <w:r>
              <w:rPr>
                <w:rFonts w:cs="Arial"/>
              </w:rPr>
              <w:t>19/06/20</w:t>
            </w:r>
            <w:r w:rsidR="005211DE">
              <w:rPr>
                <w:rFonts w:cs="Arial"/>
              </w:rPr>
              <w:t>, 16/07/20</w:t>
            </w:r>
          </w:p>
        </w:tc>
        <w:tc>
          <w:tcPr>
            <w:tcW w:w="914" w:type="dxa"/>
            <w:tcBorders>
              <w:top w:val="single" w:sz="4" w:space="0" w:color="auto"/>
              <w:left w:val="single" w:sz="4" w:space="0" w:color="auto"/>
              <w:bottom w:val="single" w:sz="4" w:space="0" w:color="auto"/>
              <w:right w:val="single" w:sz="4" w:space="0" w:color="auto"/>
            </w:tcBorders>
          </w:tcPr>
          <w:p w14:paraId="1467D0B0" w14:textId="2D72FF23" w:rsidR="00434B45" w:rsidRDefault="005C60C9" w:rsidP="00434B45">
            <w:pPr>
              <w:spacing w:before="60" w:after="60"/>
              <w:jc w:val="center"/>
              <w:rPr>
                <w:rFonts w:cs="Arial"/>
              </w:rPr>
            </w:pPr>
            <w:r>
              <w:rPr>
                <w:rFonts w:cs="Arial"/>
              </w:rPr>
              <w:t>0.3</w:t>
            </w:r>
          </w:p>
        </w:tc>
        <w:tc>
          <w:tcPr>
            <w:tcW w:w="1356" w:type="dxa"/>
            <w:tcBorders>
              <w:top w:val="single" w:sz="4" w:space="0" w:color="auto"/>
              <w:left w:val="single" w:sz="4" w:space="0" w:color="auto"/>
              <w:bottom w:val="single" w:sz="4" w:space="0" w:color="auto"/>
              <w:right w:val="single" w:sz="4" w:space="0" w:color="auto"/>
            </w:tcBorders>
          </w:tcPr>
          <w:p w14:paraId="6DBDBC49" w14:textId="45F3F731" w:rsidR="00434B45" w:rsidRDefault="005C60C9" w:rsidP="00434B45">
            <w:pPr>
              <w:spacing w:before="60" w:after="60"/>
              <w:rPr>
                <w:rFonts w:cs="Arial"/>
              </w:rPr>
            </w:pPr>
            <w:r>
              <w:rPr>
                <w:rFonts w:cs="Arial"/>
              </w:rPr>
              <w:t>Surinder Hunjan</w:t>
            </w:r>
          </w:p>
        </w:tc>
        <w:tc>
          <w:tcPr>
            <w:tcW w:w="5447" w:type="dxa"/>
            <w:tcBorders>
              <w:top w:val="single" w:sz="4" w:space="0" w:color="auto"/>
              <w:left w:val="single" w:sz="4" w:space="0" w:color="auto"/>
              <w:bottom w:val="single" w:sz="4" w:space="0" w:color="auto"/>
              <w:right w:val="single" w:sz="4" w:space="0" w:color="auto"/>
            </w:tcBorders>
          </w:tcPr>
          <w:p w14:paraId="22ED403F" w14:textId="3C8032C3" w:rsidR="00434B45" w:rsidRDefault="005C60C9" w:rsidP="00434B45">
            <w:pPr>
              <w:spacing w:before="60" w:after="60"/>
              <w:rPr>
                <w:rFonts w:cs="Arial"/>
              </w:rPr>
            </w:pPr>
            <w:r>
              <w:rPr>
                <w:rFonts w:cs="Arial"/>
              </w:rPr>
              <w:t>Captured feedback from Chris Sanders</w:t>
            </w:r>
            <w:r w:rsidR="00DF6040">
              <w:rPr>
                <w:rFonts w:cs="Arial"/>
              </w:rPr>
              <w:t>, general tidying up of details</w:t>
            </w:r>
            <w:r w:rsidR="005211DE">
              <w:rPr>
                <w:rFonts w:cs="Arial"/>
              </w:rPr>
              <w:t>. 2</w:t>
            </w:r>
            <w:r w:rsidR="005211DE" w:rsidRPr="005211DE">
              <w:rPr>
                <w:rFonts w:cs="Arial"/>
                <w:vertAlign w:val="superscript"/>
              </w:rPr>
              <w:t>nd</w:t>
            </w:r>
            <w:r w:rsidR="005211DE">
              <w:rPr>
                <w:rFonts w:cs="Arial"/>
              </w:rPr>
              <w:t xml:space="preserve"> review 16/07 – minor updates</w:t>
            </w:r>
          </w:p>
        </w:tc>
      </w:tr>
      <w:tr w:rsidR="004A2506" w14:paraId="0B80421E" w14:textId="77777777" w:rsidTr="008352E8">
        <w:trPr>
          <w:trHeight w:val="386"/>
        </w:trPr>
        <w:tc>
          <w:tcPr>
            <w:tcW w:w="1278" w:type="dxa"/>
            <w:tcBorders>
              <w:top w:val="single" w:sz="4" w:space="0" w:color="auto"/>
              <w:left w:val="single" w:sz="4" w:space="0" w:color="auto"/>
              <w:bottom w:val="single" w:sz="4" w:space="0" w:color="auto"/>
              <w:right w:val="single" w:sz="4" w:space="0" w:color="auto"/>
            </w:tcBorders>
          </w:tcPr>
          <w:p w14:paraId="622FD084" w14:textId="4FD742ED" w:rsidR="004A2506" w:rsidRDefault="004A2506" w:rsidP="00434B45">
            <w:pPr>
              <w:spacing w:before="60" w:after="60"/>
              <w:jc w:val="center"/>
              <w:rPr>
                <w:rFonts w:cs="Arial"/>
              </w:rPr>
            </w:pPr>
            <w:r>
              <w:rPr>
                <w:rFonts w:cs="Arial"/>
              </w:rPr>
              <w:t>08/03/2021</w:t>
            </w:r>
          </w:p>
        </w:tc>
        <w:tc>
          <w:tcPr>
            <w:tcW w:w="914" w:type="dxa"/>
            <w:tcBorders>
              <w:top w:val="single" w:sz="4" w:space="0" w:color="auto"/>
              <w:left w:val="single" w:sz="4" w:space="0" w:color="auto"/>
              <w:bottom w:val="single" w:sz="4" w:space="0" w:color="auto"/>
              <w:right w:val="single" w:sz="4" w:space="0" w:color="auto"/>
            </w:tcBorders>
          </w:tcPr>
          <w:p w14:paraId="5F5F4B7E" w14:textId="0D7DC6C7" w:rsidR="004A2506" w:rsidRDefault="004A2506" w:rsidP="00434B45">
            <w:pPr>
              <w:spacing w:before="60" w:after="60"/>
              <w:jc w:val="center"/>
              <w:rPr>
                <w:rFonts w:cs="Arial"/>
              </w:rPr>
            </w:pPr>
            <w:r>
              <w:rPr>
                <w:rFonts w:cs="Arial"/>
              </w:rPr>
              <w:t>0.4</w:t>
            </w:r>
          </w:p>
        </w:tc>
        <w:tc>
          <w:tcPr>
            <w:tcW w:w="1356" w:type="dxa"/>
            <w:tcBorders>
              <w:top w:val="single" w:sz="4" w:space="0" w:color="auto"/>
              <w:left w:val="single" w:sz="4" w:space="0" w:color="auto"/>
              <w:bottom w:val="single" w:sz="4" w:space="0" w:color="auto"/>
              <w:right w:val="single" w:sz="4" w:space="0" w:color="auto"/>
            </w:tcBorders>
          </w:tcPr>
          <w:p w14:paraId="65DFFE0F" w14:textId="49C43003" w:rsidR="004A2506" w:rsidRDefault="004A2506" w:rsidP="00434B45">
            <w:pPr>
              <w:spacing w:before="60" w:after="60"/>
              <w:rPr>
                <w:rFonts w:cs="Arial"/>
              </w:rPr>
            </w:pPr>
            <w:r>
              <w:rPr>
                <w:rFonts w:cs="Arial"/>
              </w:rPr>
              <w:t>Surinder Hunjan</w:t>
            </w:r>
          </w:p>
        </w:tc>
        <w:tc>
          <w:tcPr>
            <w:tcW w:w="5447" w:type="dxa"/>
            <w:tcBorders>
              <w:top w:val="single" w:sz="4" w:space="0" w:color="auto"/>
              <w:left w:val="single" w:sz="4" w:space="0" w:color="auto"/>
              <w:bottom w:val="single" w:sz="4" w:space="0" w:color="auto"/>
              <w:right w:val="single" w:sz="4" w:space="0" w:color="auto"/>
            </w:tcBorders>
          </w:tcPr>
          <w:p w14:paraId="5D2264C2" w14:textId="568180B5" w:rsidR="004A2506" w:rsidRDefault="004A2506" w:rsidP="004A2506">
            <w:pPr>
              <w:spacing w:before="60" w:after="60"/>
              <w:rPr>
                <w:rFonts w:cs="Arial"/>
              </w:rPr>
            </w:pPr>
            <w:r>
              <w:rPr>
                <w:rFonts w:cs="Arial"/>
              </w:rPr>
              <w:t>Updated Support contact details, following introduction of IRIS Self-service requests</w:t>
            </w:r>
          </w:p>
        </w:tc>
      </w:tr>
      <w:tr w:rsidR="008352E8" w14:paraId="6B58D8D5" w14:textId="77777777" w:rsidTr="008352E8">
        <w:trPr>
          <w:trHeight w:val="386"/>
        </w:trPr>
        <w:tc>
          <w:tcPr>
            <w:tcW w:w="1278" w:type="dxa"/>
            <w:tcBorders>
              <w:top w:val="single" w:sz="4" w:space="0" w:color="auto"/>
              <w:left w:val="single" w:sz="4" w:space="0" w:color="auto"/>
              <w:bottom w:val="single" w:sz="4" w:space="0" w:color="auto"/>
              <w:right w:val="single" w:sz="4" w:space="0" w:color="auto"/>
            </w:tcBorders>
          </w:tcPr>
          <w:p w14:paraId="679B68DF" w14:textId="5FBD82F6" w:rsidR="008352E8" w:rsidRDefault="008352E8" w:rsidP="008352E8">
            <w:pPr>
              <w:spacing w:before="60" w:after="60"/>
              <w:jc w:val="center"/>
              <w:rPr>
                <w:rFonts w:cs="Arial"/>
              </w:rPr>
            </w:pPr>
            <w:r>
              <w:rPr>
                <w:rFonts w:cs="Arial"/>
              </w:rPr>
              <w:t>16/04/2021</w:t>
            </w:r>
          </w:p>
        </w:tc>
        <w:tc>
          <w:tcPr>
            <w:tcW w:w="914" w:type="dxa"/>
            <w:tcBorders>
              <w:top w:val="single" w:sz="4" w:space="0" w:color="auto"/>
              <w:left w:val="single" w:sz="4" w:space="0" w:color="auto"/>
              <w:bottom w:val="single" w:sz="4" w:space="0" w:color="auto"/>
              <w:right w:val="single" w:sz="4" w:space="0" w:color="auto"/>
            </w:tcBorders>
          </w:tcPr>
          <w:p w14:paraId="501311A5" w14:textId="7382276D" w:rsidR="008352E8" w:rsidRDefault="008352E8" w:rsidP="008352E8">
            <w:pPr>
              <w:spacing w:before="60" w:after="60"/>
              <w:jc w:val="center"/>
              <w:rPr>
                <w:rFonts w:cs="Arial"/>
              </w:rPr>
            </w:pPr>
            <w:r>
              <w:rPr>
                <w:rFonts w:cs="Arial"/>
              </w:rPr>
              <w:t>0.5</w:t>
            </w:r>
          </w:p>
        </w:tc>
        <w:tc>
          <w:tcPr>
            <w:tcW w:w="1356" w:type="dxa"/>
            <w:tcBorders>
              <w:top w:val="single" w:sz="4" w:space="0" w:color="auto"/>
              <w:left w:val="single" w:sz="4" w:space="0" w:color="auto"/>
              <w:bottom w:val="single" w:sz="4" w:space="0" w:color="auto"/>
              <w:right w:val="single" w:sz="4" w:space="0" w:color="auto"/>
            </w:tcBorders>
          </w:tcPr>
          <w:p w14:paraId="0698D098" w14:textId="6721100E" w:rsidR="008352E8" w:rsidRDefault="008352E8" w:rsidP="008352E8">
            <w:pPr>
              <w:spacing w:before="60" w:after="60"/>
              <w:rPr>
                <w:rFonts w:cs="Arial"/>
              </w:rPr>
            </w:pPr>
            <w:r>
              <w:rPr>
                <w:rFonts w:cs="Arial"/>
              </w:rPr>
              <w:t>Surinder Hunjan</w:t>
            </w:r>
          </w:p>
        </w:tc>
        <w:tc>
          <w:tcPr>
            <w:tcW w:w="5447" w:type="dxa"/>
            <w:tcBorders>
              <w:top w:val="single" w:sz="4" w:space="0" w:color="auto"/>
              <w:left w:val="single" w:sz="4" w:space="0" w:color="auto"/>
              <w:bottom w:val="single" w:sz="4" w:space="0" w:color="auto"/>
              <w:right w:val="single" w:sz="4" w:space="0" w:color="auto"/>
            </w:tcBorders>
          </w:tcPr>
          <w:p w14:paraId="215135B9" w14:textId="77777777" w:rsidR="00CB0BCE" w:rsidRDefault="008352E8" w:rsidP="00CB0BCE">
            <w:pPr>
              <w:spacing w:before="60" w:after="60"/>
            </w:pPr>
            <w:r>
              <w:rPr>
                <w:rFonts w:cs="Arial"/>
              </w:rPr>
              <w:t>Incorporated review comments by Jenny Lister (31/03/21) and Chris Sande</w:t>
            </w:r>
            <w:r w:rsidR="00D05AAA">
              <w:rPr>
                <w:rFonts w:cs="Arial"/>
              </w:rPr>
              <w:t>r</w:t>
            </w:r>
            <w:r>
              <w:rPr>
                <w:rFonts w:cs="Arial"/>
              </w:rPr>
              <w:t>s (20/04/21)</w:t>
            </w:r>
            <w:r w:rsidR="00CB0BCE">
              <w:rPr>
                <w:rFonts w:cs="Arial"/>
              </w:rPr>
              <w:t xml:space="preserve">. </w:t>
            </w:r>
            <w:r w:rsidR="00065DF4" w:rsidRPr="00CB0BCE">
              <w:t>Revised</w:t>
            </w:r>
            <w:r w:rsidR="00CB0BCE">
              <w:t xml:space="preserve"> v0.5</w:t>
            </w:r>
            <w:r w:rsidR="00065DF4" w:rsidRPr="00CB0BCE">
              <w:t xml:space="preserve"> as per comments/feedback – reviewed Chris Sanders. </w:t>
            </w:r>
          </w:p>
          <w:p w14:paraId="2F870F0B" w14:textId="1B57AA37" w:rsidR="00065DF4" w:rsidRPr="00CB0BCE" w:rsidRDefault="00E640E2" w:rsidP="00E640E2">
            <w:pPr>
              <w:spacing w:before="60" w:after="60"/>
              <w:rPr>
                <w:rFonts w:cs="Arial"/>
                <w:b/>
                <w:i/>
              </w:rPr>
            </w:pPr>
            <w:r>
              <w:rPr>
                <w:b/>
                <w:i/>
              </w:rPr>
              <w:t>30/04/21 - a</w:t>
            </w:r>
            <w:r w:rsidR="00065DF4" w:rsidRPr="00CB0BCE">
              <w:rPr>
                <w:b/>
                <w:i/>
              </w:rPr>
              <w:t>waiting approval by Jenny Lister (on behalf of Service Owner)</w:t>
            </w:r>
          </w:p>
        </w:tc>
      </w:tr>
      <w:tr w:rsidR="001A1429" w14:paraId="7DB1FF5F" w14:textId="77777777" w:rsidTr="008352E8">
        <w:trPr>
          <w:trHeight w:val="386"/>
          <w:ins w:id="5" w:author="Author"/>
        </w:trPr>
        <w:tc>
          <w:tcPr>
            <w:tcW w:w="1278" w:type="dxa"/>
            <w:tcBorders>
              <w:top w:val="single" w:sz="4" w:space="0" w:color="auto"/>
              <w:left w:val="single" w:sz="4" w:space="0" w:color="auto"/>
              <w:bottom w:val="single" w:sz="4" w:space="0" w:color="auto"/>
              <w:right w:val="single" w:sz="4" w:space="0" w:color="auto"/>
            </w:tcBorders>
          </w:tcPr>
          <w:p w14:paraId="0A2F7A81" w14:textId="35F896D5" w:rsidR="001A1429" w:rsidRDefault="001A1429" w:rsidP="008352E8">
            <w:pPr>
              <w:spacing w:before="60" w:after="60"/>
              <w:jc w:val="center"/>
              <w:rPr>
                <w:ins w:id="6" w:author="Author"/>
                <w:rFonts w:cs="Arial"/>
              </w:rPr>
            </w:pPr>
            <w:ins w:id="7" w:author="Author">
              <w:r>
                <w:rPr>
                  <w:rFonts w:cs="Arial"/>
                </w:rPr>
                <w:t>25/1/2023</w:t>
              </w:r>
            </w:ins>
          </w:p>
        </w:tc>
        <w:tc>
          <w:tcPr>
            <w:tcW w:w="914" w:type="dxa"/>
            <w:tcBorders>
              <w:top w:val="single" w:sz="4" w:space="0" w:color="auto"/>
              <w:left w:val="single" w:sz="4" w:space="0" w:color="auto"/>
              <w:bottom w:val="single" w:sz="4" w:space="0" w:color="auto"/>
              <w:right w:val="single" w:sz="4" w:space="0" w:color="auto"/>
            </w:tcBorders>
          </w:tcPr>
          <w:p w14:paraId="5A7B517F" w14:textId="1C5C1DE1" w:rsidR="001A1429" w:rsidRDefault="001A1429" w:rsidP="008352E8">
            <w:pPr>
              <w:spacing w:before="60" w:after="60"/>
              <w:jc w:val="center"/>
              <w:rPr>
                <w:ins w:id="8" w:author="Author"/>
                <w:rFonts w:cs="Arial"/>
              </w:rPr>
            </w:pPr>
            <w:ins w:id="9" w:author="Author">
              <w:r>
                <w:rPr>
                  <w:rFonts w:cs="Arial"/>
                </w:rPr>
                <w:t>1.0</w:t>
              </w:r>
            </w:ins>
          </w:p>
        </w:tc>
        <w:tc>
          <w:tcPr>
            <w:tcW w:w="1356" w:type="dxa"/>
            <w:tcBorders>
              <w:top w:val="single" w:sz="4" w:space="0" w:color="auto"/>
              <w:left w:val="single" w:sz="4" w:space="0" w:color="auto"/>
              <w:bottom w:val="single" w:sz="4" w:space="0" w:color="auto"/>
              <w:right w:val="single" w:sz="4" w:space="0" w:color="auto"/>
            </w:tcBorders>
          </w:tcPr>
          <w:p w14:paraId="47F25C8A" w14:textId="4CA3187C" w:rsidR="001A1429" w:rsidRDefault="001A1429" w:rsidP="008352E8">
            <w:pPr>
              <w:spacing w:before="60" w:after="60"/>
              <w:rPr>
                <w:ins w:id="10" w:author="Author"/>
                <w:rFonts w:cs="Arial"/>
              </w:rPr>
            </w:pPr>
            <w:ins w:id="11" w:author="Author">
              <w:r>
                <w:rPr>
                  <w:rFonts w:cs="Arial"/>
                </w:rPr>
                <w:t>Andrew Dixon</w:t>
              </w:r>
            </w:ins>
          </w:p>
        </w:tc>
        <w:tc>
          <w:tcPr>
            <w:tcW w:w="5447" w:type="dxa"/>
            <w:tcBorders>
              <w:top w:val="single" w:sz="4" w:space="0" w:color="auto"/>
              <w:left w:val="single" w:sz="4" w:space="0" w:color="auto"/>
              <w:bottom w:val="single" w:sz="4" w:space="0" w:color="auto"/>
              <w:right w:val="single" w:sz="4" w:space="0" w:color="auto"/>
            </w:tcBorders>
          </w:tcPr>
          <w:p w14:paraId="37D4E716" w14:textId="14E23513" w:rsidR="001A1429" w:rsidRDefault="001A1429" w:rsidP="00CB0BCE">
            <w:pPr>
              <w:spacing w:before="60" w:after="60"/>
              <w:rPr>
                <w:ins w:id="12" w:author="Author"/>
                <w:rFonts w:cs="Arial"/>
              </w:rPr>
            </w:pPr>
            <w:ins w:id="13" w:author="Author">
              <w:r>
                <w:rPr>
                  <w:rFonts w:cs="Arial"/>
                </w:rPr>
                <w:t>Update links in 6.3</w:t>
              </w:r>
            </w:ins>
          </w:p>
        </w:tc>
      </w:tr>
    </w:tbl>
    <w:p w14:paraId="38CD5D07" w14:textId="77777777" w:rsidR="00537D01" w:rsidRDefault="00537D01" w:rsidP="00537D01"/>
    <w:sdt>
      <w:sdtPr>
        <w:rPr>
          <w:b/>
          <w:bCs/>
          <w:sz w:val="28"/>
          <w:szCs w:val="28"/>
        </w:rPr>
        <w:id w:val="1048266917"/>
        <w:docPartObj>
          <w:docPartGallery w:val="Table of Contents"/>
          <w:docPartUnique/>
        </w:docPartObj>
      </w:sdtPr>
      <w:sdtEndPr>
        <w:rPr>
          <w:b w:val="0"/>
          <w:bCs w:val="0"/>
          <w:sz w:val="22"/>
          <w:szCs w:val="22"/>
        </w:rPr>
      </w:sdtEndPr>
      <w:sdtContent>
        <w:p w14:paraId="3CD6659E" w14:textId="77777777" w:rsidR="00537D01" w:rsidRPr="00FE68AB" w:rsidRDefault="00537D01" w:rsidP="00FE68AB">
          <w:pPr>
            <w:pageBreakBefore/>
            <w:rPr>
              <w:b/>
              <w:sz w:val="28"/>
              <w:szCs w:val="28"/>
            </w:rPr>
          </w:pPr>
          <w:r w:rsidRPr="00FE68AB">
            <w:rPr>
              <w:b/>
              <w:sz w:val="28"/>
              <w:szCs w:val="28"/>
            </w:rPr>
            <w:t>Contents</w:t>
          </w:r>
        </w:p>
        <w:p w14:paraId="162D2902" w14:textId="512EC834" w:rsidR="00065DF4" w:rsidRDefault="00537D01">
          <w:pPr>
            <w:pStyle w:val="TOC1"/>
            <w:tabs>
              <w:tab w:val="left" w:pos="44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73721828" w:history="1">
            <w:r w:rsidR="00065DF4" w:rsidRPr="00B012C2">
              <w:rPr>
                <w:rStyle w:val="Hyperlink"/>
                <w:noProof/>
              </w:rPr>
              <w:t>1.</w:t>
            </w:r>
            <w:r w:rsidR="00065DF4">
              <w:rPr>
                <w:rFonts w:asciiTheme="minorHAnsi" w:eastAsiaTheme="minorEastAsia" w:hAnsiTheme="minorHAnsi"/>
                <w:noProof/>
                <w:lang w:eastAsia="en-GB"/>
              </w:rPr>
              <w:tab/>
            </w:r>
            <w:r w:rsidR="00065DF4" w:rsidRPr="00B012C2">
              <w:rPr>
                <w:rStyle w:val="Hyperlink"/>
                <w:noProof/>
              </w:rPr>
              <w:t>Introduction</w:t>
            </w:r>
            <w:r w:rsidR="00065DF4">
              <w:rPr>
                <w:noProof/>
                <w:webHidden/>
              </w:rPr>
              <w:tab/>
            </w:r>
            <w:r w:rsidR="00065DF4">
              <w:rPr>
                <w:noProof/>
                <w:webHidden/>
              </w:rPr>
              <w:fldChar w:fldCharType="begin"/>
            </w:r>
            <w:r w:rsidR="00065DF4">
              <w:rPr>
                <w:noProof/>
                <w:webHidden/>
              </w:rPr>
              <w:instrText xml:space="preserve"> PAGEREF _Toc73721828 \h </w:instrText>
            </w:r>
            <w:r w:rsidR="00065DF4">
              <w:rPr>
                <w:noProof/>
                <w:webHidden/>
              </w:rPr>
            </w:r>
            <w:r w:rsidR="00065DF4">
              <w:rPr>
                <w:noProof/>
                <w:webHidden/>
              </w:rPr>
              <w:fldChar w:fldCharType="separate"/>
            </w:r>
            <w:r w:rsidR="00D14F89">
              <w:rPr>
                <w:noProof/>
                <w:webHidden/>
              </w:rPr>
              <w:t>4</w:t>
            </w:r>
            <w:r w:rsidR="00065DF4">
              <w:rPr>
                <w:noProof/>
                <w:webHidden/>
              </w:rPr>
              <w:fldChar w:fldCharType="end"/>
            </w:r>
          </w:hyperlink>
        </w:p>
        <w:p w14:paraId="5D8AE859" w14:textId="185ED2E4" w:rsidR="00065DF4" w:rsidRDefault="00D14F89">
          <w:pPr>
            <w:pStyle w:val="TOC2"/>
            <w:rPr>
              <w:rFonts w:asciiTheme="minorHAnsi" w:eastAsiaTheme="minorEastAsia" w:hAnsiTheme="minorHAnsi"/>
              <w:noProof/>
              <w:lang w:eastAsia="en-GB"/>
            </w:rPr>
          </w:pPr>
          <w:hyperlink w:anchor="_Toc73721829" w:history="1">
            <w:r w:rsidR="00065DF4" w:rsidRPr="00B012C2">
              <w:rPr>
                <w:rStyle w:val="Hyperlink"/>
                <w:noProof/>
              </w:rPr>
              <w:t>1.1.</w:t>
            </w:r>
            <w:r w:rsidR="00065DF4">
              <w:rPr>
                <w:rFonts w:asciiTheme="minorHAnsi" w:eastAsiaTheme="minorEastAsia" w:hAnsiTheme="minorHAnsi"/>
                <w:noProof/>
                <w:lang w:eastAsia="en-GB"/>
              </w:rPr>
              <w:tab/>
            </w:r>
            <w:r w:rsidR="00065DF4" w:rsidRPr="00B012C2">
              <w:rPr>
                <w:rStyle w:val="Hyperlink"/>
                <w:noProof/>
              </w:rPr>
              <w:t>Contacts for this Service</w:t>
            </w:r>
            <w:r w:rsidR="00065DF4">
              <w:rPr>
                <w:noProof/>
                <w:webHidden/>
              </w:rPr>
              <w:tab/>
            </w:r>
            <w:r w:rsidR="00065DF4">
              <w:rPr>
                <w:noProof/>
                <w:webHidden/>
              </w:rPr>
              <w:fldChar w:fldCharType="begin"/>
            </w:r>
            <w:r w:rsidR="00065DF4">
              <w:rPr>
                <w:noProof/>
                <w:webHidden/>
              </w:rPr>
              <w:instrText xml:space="preserve"> PAGEREF _Toc73721829 \h </w:instrText>
            </w:r>
            <w:r w:rsidR="00065DF4">
              <w:rPr>
                <w:noProof/>
                <w:webHidden/>
              </w:rPr>
            </w:r>
            <w:r w:rsidR="00065DF4">
              <w:rPr>
                <w:noProof/>
                <w:webHidden/>
              </w:rPr>
              <w:fldChar w:fldCharType="separate"/>
            </w:r>
            <w:r>
              <w:rPr>
                <w:noProof/>
                <w:webHidden/>
              </w:rPr>
              <w:t>4</w:t>
            </w:r>
            <w:r w:rsidR="00065DF4">
              <w:rPr>
                <w:noProof/>
                <w:webHidden/>
              </w:rPr>
              <w:fldChar w:fldCharType="end"/>
            </w:r>
          </w:hyperlink>
        </w:p>
        <w:p w14:paraId="35008822" w14:textId="4375D427" w:rsidR="00065DF4" w:rsidRDefault="00D14F89">
          <w:pPr>
            <w:pStyle w:val="TOC2"/>
            <w:rPr>
              <w:rFonts w:asciiTheme="minorHAnsi" w:eastAsiaTheme="minorEastAsia" w:hAnsiTheme="minorHAnsi"/>
              <w:noProof/>
              <w:lang w:eastAsia="en-GB"/>
            </w:rPr>
          </w:pPr>
          <w:hyperlink w:anchor="_Toc73721830" w:history="1">
            <w:r w:rsidR="00065DF4" w:rsidRPr="00B012C2">
              <w:rPr>
                <w:rStyle w:val="Hyperlink"/>
                <w:noProof/>
              </w:rPr>
              <w:t xml:space="preserve">1.2 </w:t>
            </w:r>
            <w:r w:rsidR="00065DF4">
              <w:rPr>
                <w:rFonts w:asciiTheme="minorHAnsi" w:eastAsiaTheme="minorEastAsia" w:hAnsiTheme="minorHAnsi"/>
                <w:noProof/>
                <w:lang w:eastAsia="en-GB"/>
              </w:rPr>
              <w:tab/>
            </w:r>
            <w:r w:rsidR="00065DF4" w:rsidRPr="00B012C2">
              <w:rPr>
                <w:rStyle w:val="Hyperlink"/>
                <w:noProof/>
              </w:rPr>
              <w:t>Authority of Document</w:t>
            </w:r>
            <w:r w:rsidR="00065DF4">
              <w:rPr>
                <w:noProof/>
                <w:webHidden/>
              </w:rPr>
              <w:tab/>
            </w:r>
            <w:r w:rsidR="00065DF4">
              <w:rPr>
                <w:noProof/>
                <w:webHidden/>
              </w:rPr>
              <w:fldChar w:fldCharType="begin"/>
            </w:r>
            <w:r w:rsidR="00065DF4">
              <w:rPr>
                <w:noProof/>
                <w:webHidden/>
              </w:rPr>
              <w:instrText xml:space="preserve"> PAGEREF _Toc73721830 \h </w:instrText>
            </w:r>
            <w:r w:rsidR="00065DF4">
              <w:rPr>
                <w:noProof/>
                <w:webHidden/>
              </w:rPr>
            </w:r>
            <w:r w:rsidR="00065DF4">
              <w:rPr>
                <w:noProof/>
                <w:webHidden/>
              </w:rPr>
              <w:fldChar w:fldCharType="separate"/>
            </w:r>
            <w:r>
              <w:rPr>
                <w:noProof/>
                <w:webHidden/>
              </w:rPr>
              <w:t>4</w:t>
            </w:r>
            <w:r w:rsidR="00065DF4">
              <w:rPr>
                <w:noProof/>
                <w:webHidden/>
              </w:rPr>
              <w:fldChar w:fldCharType="end"/>
            </w:r>
          </w:hyperlink>
        </w:p>
        <w:p w14:paraId="7073461B" w14:textId="5756E764" w:rsidR="00065DF4" w:rsidRDefault="00D14F89">
          <w:pPr>
            <w:pStyle w:val="TOC1"/>
            <w:tabs>
              <w:tab w:val="left" w:pos="440"/>
              <w:tab w:val="right" w:leader="dot" w:pos="9016"/>
            </w:tabs>
            <w:rPr>
              <w:rFonts w:asciiTheme="minorHAnsi" w:eastAsiaTheme="minorEastAsia" w:hAnsiTheme="minorHAnsi"/>
              <w:noProof/>
              <w:lang w:eastAsia="en-GB"/>
            </w:rPr>
          </w:pPr>
          <w:hyperlink w:anchor="_Toc73721831" w:history="1">
            <w:r w:rsidR="00065DF4" w:rsidRPr="00B012C2">
              <w:rPr>
                <w:rStyle w:val="Hyperlink"/>
                <w:noProof/>
              </w:rPr>
              <w:t>2.</w:t>
            </w:r>
            <w:r w:rsidR="00065DF4">
              <w:rPr>
                <w:rFonts w:asciiTheme="minorHAnsi" w:eastAsiaTheme="minorEastAsia" w:hAnsiTheme="minorHAnsi"/>
                <w:noProof/>
                <w:lang w:eastAsia="en-GB"/>
              </w:rPr>
              <w:tab/>
            </w:r>
            <w:r w:rsidR="00065DF4" w:rsidRPr="00B012C2">
              <w:rPr>
                <w:rStyle w:val="Hyperlink"/>
                <w:noProof/>
              </w:rPr>
              <w:t>Description of Service</w:t>
            </w:r>
            <w:r w:rsidR="00065DF4">
              <w:rPr>
                <w:noProof/>
                <w:webHidden/>
              </w:rPr>
              <w:tab/>
            </w:r>
            <w:r w:rsidR="00065DF4">
              <w:rPr>
                <w:noProof/>
                <w:webHidden/>
              </w:rPr>
              <w:fldChar w:fldCharType="begin"/>
            </w:r>
            <w:r w:rsidR="00065DF4">
              <w:rPr>
                <w:noProof/>
                <w:webHidden/>
              </w:rPr>
              <w:instrText xml:space="preserve"> PAGEREF _Toc73721831 \h </w:instrText>
            </w:r>
            <w:r w:rsidR="00065DF4">
              <w:rPr>
                <w:noProof/>
                <w:webHidden/>
              </w:rPr>
            </w:r>
            <w:r w:rsidR="00065DF4">
              <w:rPr>
                <w:noProof/>
                <w:webHidden/>
              </w:rPr>
              <w:fldChar w:fldCharType="separate"/>
            </w:r>
            <w:r>
              <w:rPr>
                <w:noProof/>
                <w:webHidden/>
              </w:rPr>
              <w:t>5</w:t>
            </w:r>
            <w:r w:rsidR="00065DF4">
              <w:rPr>
                <w:noProof/>
                <w:webHidden/>
              </w:rPr>
              <w:fldChar w:fldCharType="end"/>
            </w:r>
          </w:hyperlink>
        </w:p>
        <w:p w14:paraId="11557E23" w14:textId="4A2D4F1B" w:rsidR="00065DF4" w:rsidRDefault="00D14F89">
          <w:pPr>
            <w:pStyle w:val="TOC2"/>
            <w:rPr>
              <w:rFonts w:asciiTheme="minorHAnsi" w:eastAsiaTheme="minorEastAsia" w:hAnsiTheme="minorHAnsi"/>
              <w:noProof/>
              <w:lang w:eastAsia="en-GB"/>
            </w:rPr>
          </w:pPr>
          <w:hyperlink w:anchor="_Toc73721832" w:history="1">
            <w:r w:rsidR="00065DF4" w:rsidRPr="00B012C2">
              <w:rPr>
                <w:rStyle w:val="Hyperlink"/>
                <w:noProof/>
              </w:rPr>
              <w:t>2.1.</w:t>
            </w:r>
            <w:r w:rsidR="00065DF4">
              <w:rPr>
                <w:rFonts w:asciiTheme="minorHAnsi" w:eastAsiaTheme="minorEastAsia" w:hAnsiTheme="minorHAnsi"/>
                <w:noProof/>
                <w:lang w:eastAsia="en-GB"/>
              </w:rPr>
              <w:tab/>
            </w:r>
            <w:r w:rsidR="00065DF4" w:rsidRPr="00B012C2">
              <w:rPr>
                <w:rStyle w:val="Hyperlink"/>
                <w:noProof/>
              </w:rPr>
              <w:t>Business Description</w:t>
            </w:r>
            <w:r w:rsidR="00065DF4">
              <w:rPr>
                <w:noProof/>
                <w:webHidden/>
              </w:rPr>
              <w:tab/>
            </w:r>
            <w:r w:rsidR="00065DF4">
              <w:rPr>
                <w:noProof/>
                <w:webHidden/>
              </w:rPr>
              <w:fldChar w:fldCharType="begin"/>
            </w:r>
            <w:r w:rsidR="00065DF4">
              <w:rPr>
                <w:noProof/>
                <w:webHidden/>
              </w:rPr>
              <w:instrText xml:space="preserve"> PAGEREF _Toc73721832 \h </w:instrText>
            </w:r>
            <w:r w:rsidR="00065DF4">
              <w:rPr>
                <w:noProof/>
                <w:webHidden/>
              </w:rPr>
            </w:r>
            <w:r w:rsidR="00065DF4">
              <w:rPr>
                <w:noProof/>
                <w:webHidden/>
              </w:rPr>
              <w:fldChar w:fldCharType="separate"/>
            </w:r>
            <w:r>
              <w:rPr>
                <w:noProof/>
                <w:webHidden/>
              </w:rPr>
              <w:t>5</w:t>
            </w:r>
            <w:r w:rsidR="00065DF4">
              <w:rPr>
                <w:noProof/>
                <w:webHidden/>
              </w:rPr>
              <w:fldChar w:fldCharType="end"/>
            </w:r>
          </w:hyperlink>
        </w:p>
        <w:p w14:paraId="17D4AFCD" w14:textId="151B7F3F" w:rsidR="00065DF4" w:rsidRDefault="00D14F89">
          <w:pPr>
            <w:pStyle w:val="TOC2"/>
            <w:rPr>
              <w:rFonts w:asciiTheme="minorHAnsi" w:eastAsiaTheme="minorEastAsia" w:hAnsiTheme="minorHAnsi"/>
              <w:noProof/>
              <w:lang w:eastAsia="en-GB"/>
            </w:rPr>
          </w:pPr>
          <w:hyperlink w:anchor="_Toc73721833" w:history="1">
            <w:r w:rsidR="00065DF4" w:rsidRPr="00B012C2">
              <w:rPr>
                <w:rStyle w:val="Hyperlink"/>
                <w:noProof/>
              </w:rPr>
              <w:t>2.2.</w:t>
            </w:r>
            <w:r w:rsidR="00065DF4">
              <w:rPr>
                <w:rFonts w:asciiTheme="minorHAnsi" w:eastAsiaTheme="minorEastAsia" w:hAnsiTheme="minorHAnsi"/>
                <w:noProof/>
                <w:lang w:eastAsia="en-GB"/>
              </w:rPr>
              <w:tab/>
            </w:r>
            <w:r w:rsidR="00065DF4" w:rsidRPr="00B012C2">
              <w:rPr>
                <w:rStyle w:val="Hyperlink"/>
                <w:noProof/>
              </w:rPr>
              <w:t>Service Summary</w:t>
            </w:r>
            <w:r w:rsidR="00065DF4">
              <w:rPr>
                <w:noProof/>
                <w:webHidden/>
              </w:rPr>
              <w:tab/>
            </w:r>
            <w:r w:rsidR="00065DF4">
              <w:rPr>
                <w:noProof/>
                <w:webHidden/>
              </w:rPr>
              <w:fldChar w:fldCharType="begin"/>
            </w:r>
            <w:r w:rsidR="00065DF4">
              <w:rPr>
                <w:noProof/>
                <w:webHidden/>
              </w:rPr>
              <w:instrText xml:space="preserve"> PAGEREF _Toc73721833 \h </w:instrText>
            </w:r>
            <w:r w:rsidR="00065DF4">
              <w:rPr>
                <w:noProof/>
                <w:webHidden/>
              </w:rPr>
            </w:r>
            <w:r w:rsidR="00065DF4">
              <w:rPr>
                <w:noProof/>
                <w:webHidden/>
              </w:rPr>
              <w:fldChar w:fldCharType="separate"/>
            </w:r>
            <w:r>
              <w:rPr>
                <w:noProof/>
                <w:webHidden/>
              </w:rPr>
              <w:t>5</w:t>
            </w:r>
            <w:r w:rsidR="00065DF4">
              <w:rPr>
                <w:noProof/>
                <w:webHidden/>
              </w:rPr>
              <w:fldChar w:fldCharType="end"/>
            </w:r>
          </w:hyperlink>
        </w:p>
        <w:p w14:paraId="55690FF5" w14:textId="5C41E7AC" w:rsidR="00065DF4" w:rsidRDefault="00D14F89">
          <w:pPr>
            <w:pStyle w:val="TOC2"/>
            <w:rPr>
              <w:rFonts w:asciiTheme="minorHAnsi" w:eastAsiaTheme="minorEastAsia" w:hAnsiTheme="minorHAnsi"/>
              <w:noProof/>
              <w:lang w:eastAsia="en-GB"/>
            </w:rPr>
          </w:pPr>
          <w:hyperlink w:anchor="_Toc73721834" w:history="1">
            <w:r w:rsidR="00065DF4" w:rsidRPr="00B012C2">
              <w:rPr>
                <w:rStyle w:val="Hyperlink"/>
                <w:noProof/>
              </w:rPr>
              <w:t>2.3.</w:t>
            </w:r>
            <w:r w:rsidR="00065DF4">
              <w:rPr>
                <w:rFonts w:asciiTheme="minorHAnsi" w:eastAsiaTheme="minorEastAsia" w:hAnsiTheme="minorHAnsi"/>
                <w:noProof/>
                <w:lang w:eastAsia="en-GB"/>
              </w:rPr>
              <w:tab/>
            </w:r>
            <w:r w:rsidR="00065DF4" w:rsidRPr="00B012C2">
              <w:rPr>
                <w:rStyle w:val="Hyperlink"/>
                <w:noProof/>
              </w:rPr>
              <w:t>Hours of Service</w:t>
            </w:r>
            <w:r w:rsidR="00065DF4">
              <w:rPr>
                <w:noProof/>
                <w:webHidden/>
              </w:rPr>
              <w:tab/>
            </w:r>
            <w:r w:rsidR="00065DF4">
              <w:rPr>
                <w:noProof/>
                <w:webHidden/>
              </w:rPr>
              <w:fldChar w:fldCharType="begin"/>
            </w:r>
            <w:r w:rsidR="00065DF4">
              <w:rPr>
                <w:noProof/>
                <w:webHidden/>
              </w:rPr>
              <w:instrText xml:space="preserve"> PAGEREF _Toc73721834 \h </w:instrText>
            </w:r>
            <w:r w:rsidR="00065DF4">
              <w:rPr>
                <w:noProof/>
                <w:webHidden/>
              </w:rPr>
            </w:r>
            <w:r w:rsidR="00065DF4">
              <w:rPr>
                <w:noProof/>
                <w:webHidden/>
              </w:rPr>
              <w:fldChar w:fldCharType="separate"/>
            </w:r>
            <w:r>
              <w:rPr>
                <w:noProof/>
                <w:webHidden/>
              </w:rPr>
              <w:t>5</w:t>
            </w:r>
            <w:r w:rsidR="00065DF4">
              <w:rPr>
                <w:noProof/>
                <w:webHidden/>
              </w:rPr>
              <w:fldChar w:fldCharType="end"/>
            </w:r>
          </w:hyperlink>
        </w:p>
        <w:p w14:paraId="3A960498" w14:textId="243EDFEC" w:rsidR="00065DF4" w:rsidRDefault="00D14F89">
          <w:pPr>
            <w:pStyle w:val="TOC2"/>
            <w:rPr>
              <w:rFonts w:asciiTheme="minorHAnsi" w:eastAsiaTheme="minorEastAsia" w:hAnsiTheme="minorHAnsi"/>
              <w:noProof/>
              <w:lang w:eastAsia="en-GB"/>
            </w:rPr>
          </w:pPr>
          <w:hyperlink w:anchor="_Toc73721835" w:history="1">
            <w:r w:rsidR="00065DF4" w:rsidRPr="00B012C2">
              <w:rPr>
                <w:rStyle w:val="Hyperlink"/>
                <w:noProof/>
              </w:rPr>
              <w:t>2.4.</w:t>
            </w:r>
            <w:r w:rsidR="00065DF4">
              <w:rPr>
                <w:rFonts w:asciiTheme="minorHAnsi" w:eastAsiaTheme="minorEastAsia" w:hAnsiTheme="minorHAnsi"/>
                <w:noProof/>
                <w:lang w:eastAsia="en-GB"/>
              </w:rPr>
              <w:tab/>
            </w:r>
            <w:r w:rsidR="00065DF4" w:rsidRPr="00B012C2">
              <w:rPr>
                <w:rStyle w:val="Hyperlink"/>
                <w:noProof/>
              </w:rPr>
              <w:t>Maintenance Schedule</w:t>
            </w:r>
            <w:r w:rsidR="00065DF4">
              <w:rPr>
                <w:noProof/>
                <w:webHidden/>
              </w:rPr>
              <w:tab/>
            </w:r>
            <w:r w:rsidR="00065DF4">
              <w:rPr>
                <w:noProof/>
                <w:webHidden/>
              </w:rPr>
              <w:fldChar w:fldCharType="begin"/>
            </w:r>
            <w:r w:rsidR="00065DF4">
              <w:rPr>
                <w:noProof/>
                <w:webHidden/>
              </w:rPr>
              <w:instrText xml:space="preserve"> PAGEREF _Toc73721835 \h </w:instrText>
            </w:r>
            <w:r w:rsidR="00065DF4">
              <w:rPr>
                <w:noProof/>
                <w:webHidden/>
              </w:rPr>
            </w:r>
            <w:r w:rsidR="00065DF4">
              <w:rPr>
                <w:noProof/>
                <w:webHidden/>
              </w:rPr>
              <w:fldChar w:fldCharType="separate"/>
            </w:r>
            <w:r>
              <w:rPr>
                <w:noProof/>
                <w:webHidden/>
              </w:rPr>
              <w:t>5</w:t>
            </w:r>
            <w:r w:rsidR="00065DF4">
              <w:rPr>
                <w:noProof/>
                <w:webHidden/>
              </w:rPr>
              <w:fldChar w:fldCharType="end"/>
            </w:r>
          </w:hyperlink>
        </w:p>
        <w:p w14:paraId="283B05D9" w14:textId="606CFDA4" w:rsidR="00065DF4" w:rsidRDefault="00D14F89">
          <w:pPr>
            <w:pStyle w:val="TOC2"/>
            <w:rPr>
              <w:rFonts w:asciiTheme="minorHAnsi" w:eastAsiaTheme="minorEastAsia" w:hAnsiTheme="minorHAnsi"/>
              <w:noProof/>
              <w:lang w:eastAsia="en-GB"/>
            </w:rPr>
          </w:pPr>
          <w:hyperlink w:anchor="_Toc73721836" w:history="1">
            <w:r w:rsidR="00065DF4" w:rsidRPr="00B012C2">
              <w:rPr>
                <w:rStyle w:val="Hyperlink"/>
                <w:noProof/>
              </w:rPr>
              <w:t>2.5.</w:t>
            </w:r>
            <w:r w:rsidR="00065DF4">
              <w:rPr>
                <w:rFonts w:asciiTheme="minorHAnsi" w:eastAsiaTheme="minorEastAsia" w:hAnsiTheme="minorHAnsi"/>
                <w:noProof/>
                <w:lang w:eastAsia="en-GB"/>
              </w:rPr>
              <w:tab/>
            </w:r>
            <w:r w:rsidR="00065DF4" w:rsidRPr="00B012C2">
              <w:rPr>
                <w:rStyle w:val="Hyperlink"/>
                <w:noProof/>
              </w:rPr>
              <w:t>Patching Policy</w:t>
            </w:r>
            <w:r w:rsidR="00065DF4">
              <w:rPr>
                <w:noProof/>
                <w:webHidden/>
              </w:rPr>
              <w:tab/>
            </w:r>
            <w:r w:rsidR="00065DF4">
              <w:rPr>
                <w:noProof/>
                <w:webHidden/>
              </w:rPr>
              <w:fldChar w:fldCharType="begin"/>
            </w:r>
            <w:r w:rsidR="00065DF4">
              <w:rPr>
                <w:noProof/>
                <w:webHidden/>
              </w:rPr>
              <w:instrText xml:space="preserve"> PAGEREF _Toc73721836 \h </w:instrText>
            </w:r>
            <w:r w:rsidR="00065DF4">
              <w:rPr>
                <w:noProof/>
                <w:webHidden/>
              </w:rPr>
            </w:r>
            <w:r w:rsidR="00065DF4">
              <w:rPr>
                <w:noProof/>
                <w:webHidden/>
              </w:rPr>
              <w:fldChar w:fldCharType="separate"/>
            </w:r>
            <w:r>
              <w:rPr>
                <w:noProof/>
                <w:webHidden/>
              </w:rPr>
              <w:t>6</w:t>
            </w:r>
            <w:r w:rsidR="00065DF4">
              <w:rPr>
                <w:noProof/>
                <w:webHidden/>
              </w:rPr>
              <w:fldChar w:fldCharType="end"/>
            </w:r>
          </w:hyperlink>
        </w:p>
        <w:p w14:paraId="7B5C2C5F" w14:textId="7530B930" w:rsidR="00065DF4" w:rsidRDefault="00D14F89">
          <w:pPr>
            <w:pStyle w:val="TOC2"/>
            <w:rPr>
              <w:rFonts w:asciiTheme="minorHAnsi" w:eastAsiaTheme="minorEastAsia" w:hAnsiTheme="minorHAnsi"/>
              <w:noProof/>
              <w:lang w:eastAsia="en-GB"/>
            </w:rPr>
          </w:pPr>
          <w:hyperlink w:anchor="_Toc73721837" w:history="1">
            <w:r w:rsidR="00065DF4" w:rsidRPr="00B012C2">
              <w:rPr>
                <w:rStyle w:val="Hyperlink"/>
                <w:noProof/>
              </w:rPr>
              <w:t>2.6.</w:t>
            </w:r>
            <w:r w:rsidR="00065DF4">
              <w:rPr>
                <w:rFonts w:asciiTheme="minorHAnsi" w:eastAsiaTheme="minorEastAsia" w:hAnsiTheme="minorHAnsi"/>
                <w:noProof/>
                <w:lang w:eastAsia="en-GB"/>
              </w:rPr>
              <w:tab/>
            </w:r>
            <w:r w:rsidR="00065DF4" w:rsidRPr="00B012C2">
              <w:rPr>
                <w:rStyle w:val="Hyperlink"/>
                <w:noProof/>
              </w:rPr>
              <w:t>Entitled Users</w:t>
            </w:r>
            <w:r w:rsidR="00065DF4">
              <w:rPr>
                <w:noProof/>
                <w:webHidden/>
              </w:rPr>
              <w:tab/>
            </w:r>
            <w:r w:rsidR="00065DF4">
              <w:rPr>
                <w:noProof/>
                <w:webHidden/>
              </w:rPr>
              <w:fldChar w:fldCharType="begin"/>
            </w:r>
            <w:r w:rsidR="00065DF4">
              <w:rPr>
                <w:noProof/>
                <w:webHidden/>
              </w:rPr>
              <w:instrText xml:space="preserve"> PAGEREF _Toc73721837 \h </w:instrText>
            </w:r>
            <w:r w:rsidR="00065DF4">
              <w:rPr>
                <w:noProof/>
                <w:webHidden/>
              </w:rPr>
            </w:r>
            <w:r w:rsidR="00065DF4">
              <w:rPr>
                <w:noProof/>
                <w:webHidden/>
              </w:rPr>
              <w:fldChar w:fldCharType="separate"/>
            </w:r>
            <w:r>
              <w:rPr>
                <w:noProof/>
                <w:webHidden/>
              </w:rPr>
              <w:t>6</w:t>
            </w:r>
            <w:r w:rsidR="00065DF4">
              <w:rPr>
                <w:noProof/>
                <w:webHidden/>
              </w:rPr>
              <w:fldChar w:fldCharType="end"/>
            </w:r>
          </w:hyperlink>
        </w:p>
        <w:p w14:paraId="1A1F30D9" w14:textId="70DCF2AC" w:rsidR="00065DF4" w:rsidRDefault="00D14F89">
          <w:pPr>
            <w:pStyle w:val="TOC2"/>
            <w:rPr>
              <w:rFonts w:asciiTheme="minorHAnsi" w:eastAsiaTheme="minorEastAsia" w:hAnsiTheme="minorHAnsi"/>
              <w:noProof/>
              <w:lang w:eastAsia="en-GB"/>
            </w:rPr>
          </w:pPr>
          <w:hyperlink w:anchor="_Toc73721838" w:history="1">
            <w:r w:rsidR="00065DF4" w:rsidRPr="00B012C2">
              <w:rPr>
                <w:rStyle w:val="Hyperlink"/>
                <w:noProof/>
              </w:rPr>
              <w:t>2.7.</w:t>
            </w:r>
            <w:r w:rsidR="00065DF4">
              <w:rPr>
                <w:rFonts w:asciiTheme="minorHAnsi" w:eastAsiaTheme="minorEastAsia" w:hAnsiTheme="minorHAnsi"/>
                <w:noProof/>
                <w:lang w:eastAsia="en-GB"/>
              </w:rPr>
              <w:tab/>
            </w:r>
            <w:r w:rsidR="00065DF4" w:rsidRPr="00B012C2">
              <w:rPr>
                <w:rStyle w:val="Hyperlink"/>
                <w:noProof/>
              </w:rPr>
              <w:t>Access</w:t>
            </w:r>
            <w:r w:rsidR="00065DF4">
              <w:rPr>
                <w:noProof/>
                <w:webHidden/>
              </w:rPr>
              <w:tab/>
            </w:r>
            <w:r w:rsidR="00065DF4">
              <w:rPr>
                <w:noProof/>
                <w:webHidden/>
              </w:rPr>
              <w:fldChar w:fldCharType="begin"/>
            </w:r>
            <w:r w:rsidR="00065DF4">
              <w:rPr>
                <w:noProof/>
                <w:webHidden/>
              </w:rPr>
              <w:instrText xml:space="preserve"> PAGEREF _Toc73721838 \h </w:instrText>
            </w:r>
            <w:r w:rsidR="00065DF4">
              <w:rPr>
                <w:noProof/>
                <w:webHidden/>
              </w:rPr>
            </w:r>
            <w:r w:rsidR="00065DF4">
              <w:rPr>
                <w:noProof/>
                <w:webHidden/>
              </w:rPr>
              <w:fldChar w:fldCharType="separate"/>
            </w:r>
            <w:r>
              <w:rPr>
                <w:noProof/>
                <w:webHidden/>
              </w:rPr>
              <w:t>6</w:t>
            </w:r>
            <w:r w:rsidR="00065DF4">
              <w:rPr>
                <w:noProof/>
                <w:webHidden/>
              </w:rPr>
              <w:fldChar w:fldCharType="end"/>
            </w:r>
          </w:hyperlink>
        </w:p>
        <w:p w14:paraId="39A1C3E2" w14:textId="044C3BAF" w:rsidR="00065DF4" w:rsidRDefault="00D14F89">
          <w:pPr>
            <w:pStyle w:val="TOC2"/>
            <w:rPr>
              <w:rFonts w:asciiTheme="minorHAnsi" w:eastAsiaTheme="minorEastAsia" w:hAnsiTheme="minorHAnsi"/>
              <w:noProof/>
              <w:lang w:eastAsia="en-GB"/>
            </w:rPr>
          </w:pPr>
          <w:hyperlink w:anchor="_Toc73721839" w:history="1">
            <w:r w:rsidR="00065DF4" w:rsidRPr="00B012C2">
              <w:rPr>
                <w:rStyle w:val="Hyperlink"/>
                <w:noProof/>
              </w:rPr>
              <w:t>2.8.</w:t>
            </w:r>
            <w:r w:rsidR="00065DF4">
              <w:rPr>
                <w:rFonts w:asciiTheme="minorHAnsi" w:eastAsiaTheme="minorEastAsia" w:hAnsiTheme="minorHAnsi"/>
                <w:noProof/>
                <w:lang w:eastAsia="en-GB"/>
              </w:rPr>
              <w:tab/>
            </w:r>
            <w:r w:rsidR="00065DF4" w:rsidRPr="00B012C2">
              <w:rPr>
                <w:rStyle w:val="Hyperlink"/>
                <w:noProof/>
              </w:rPr>
              <w:t>Limitations</w:t>
            </w:r>
            <w:r w:rsidR="00065DF4">
              <w:rPr>
                <w:noProof/>
                <w:webHidden/>
              </w:rPr>
              <w:tab/>
            </w:r>
            <w:r w:rsidR="00065DF4">
              <w:rPr>
                <w:noProof/>
                <w:webHidden/>
              </w:rPr>
              <w:fldChar w:fldCharType="begin"/>
            </w:r>
            <w:r w:rsidR="00065DF4">
              <w:rPr>
                <w:noProof/>
                <w:webHidden/>
              </w:rPr>
              <w:instrText xml:space="preserve"> PAGEREF _Toc73721839 \h </w:instrText>
            </w:r>
            <w:r w:rsidR="00065DF4">
              <w:rPr>
                <w:noProof/>
                <w:webHidden/>
              </w:rPr>
            </w:r>
            <w:r w:rsidR="00065DF4">
              <w:rPr>
                <w:noProof/>
                <w:webHidden/>
              </w:rPr>
              <w:fldChar w:fldCharType="separate"/>
            </w:r>
            <w:r>
              <w:rPr>
                <w:noProof/>
                <w:webHidden/>
              </w:rPr>
              <w:t>7</w:t>
            </w:r>
            <w:r w:rsidR="00065DF4">
              <w:rPr>
                <w:noProof/>
                <w:webHidden/>
              </w:rPr>
              <w:fldChar w:fldCharType="end"/>
            </w:r>
          </w:hyperlink>
        </w:p>
        <w:p w14:paraId="0DE480C8" w14:textId="6D87BC59" w:rsidR="00065DF4" w:rsidRDefault="00D14F89">
          <w:pPr>
            <w:pStyle w:val="TOC2"/>
            <w:rPr>
              <w:rFonts w:asciiTheme="minorHAnsi" w:eastAsiaTheme="minorEastAsia" w:hAnsiTheme="minorHAnsi"/>
              <w:noProof/>
              <w:lang w:eastAsia="en-GB"/>
            </w:rPr>
          </w:pPr>
          <w:hyperlink w:anchor="_Toc73721840" w:history="1">
            <w:r w:rsidR="00065DF4" w:rsidRPr="00B012C2">
              <w:rPr>
                <w:rStyle w:val="Hyperlink"/>
                <w:noProof/>
              </w:rPr>
              <w:t>2.9.</w:t>
            </w:r>
            <w:r w:rsidR="00065DF4">
              <w:rPr>
                <w:rFonts w:asciiTheme="minorHAnsi" w:eastAsiaTheme="minorEastAsia" w:hAnsiTheme="minorHAnsi"/>
                <w:noProof/>
                <w:lang w:eastAsia="en-GB"/>
              </w:rPr>
              <w:tab/>
            </w:r>
            <w:r w:rsidR="00065DF4" w:rsidRPr="00B012C2">
              <w:rPr>
                <w:rStyle w:val="Hyperlink"/>
                <w:noProof/>
              </w:rPr>
              <w:t>Funding and Charges</w:t>
            </w:r>
            <w:r w:rsidR="00065DF4">
              <w:rPr>
                <w:noProof/>
                <w:webHidden/>
              </w:rPr>
              <w:tab/>
            </w:r>
            <w:r w:rsidR="00065DF4">
              <w:rPr>
                <w:noProof/>
                <w:webHidden/>
              </w:rPr>
              <w:fldChar w:fldCharType="begin"/>
            </w:r>
            <w:r w:rsidR="00065DF4">
              <w:rPr>
                <w:noProof/>
                <w:webHidden/>
              </w:rPr>
              <w:instrText xml:space="preserve"> PAGEREF _Toc73721840 \h </w:instrText>
            </w:r>
            <w:r w:rsidR="00065DF4">
              <w:rPr>
                <w:noProof/>
                <w:webHidden/>
              </w:rPr>
            </w:r>
            <w:r w:rsidR="00065DF4">
              <w:rPr>
                <w:noProof/>
                <w:webHidden/>
              </w:rPr>
              <w:fldChar w:fldCharType="separate"/>
            </w:r>
            <w:r>
              <w:rPr>
                <w:noProof/>
                <w:webHidden/>
              </w:rPr>
              <w:t>7</w:t>
            </w:r>
            <w:r w:rsidR="00065DF4">
              <w:rPr>
                <w:noProof/>
                <w:webHidden/>
              </w:rPr>
              <w:fldChar w:fldCharType="end"/>
            </w:r>
          </w:hyperlink>
        </w:p>
        <w:p w14:paraId="122D3DAB" w14:textId="52099F3A" w:rsidR="00065DF4" w:rsidRDefault="00D14F89">
          <w:pPr>
            <w:pStyle w:val="TOC2"/>
            <w:rPr>
              <w:rFonts w:asciiTheme="minorHAnsi" w:eastAsiaTheme="minorEastAsia" w:hAnsiTheme="minorHAnsi"/>
              <w:noProof/>
              <w:lang w:eastAsia="en-GB"/>
            </w:rPr>
          </w:pPr>
          <w:hyperlink w:anchor="_Toc73721841" w:history="1">
            <w:r w:rsidR="00065DF4" w:rsidRPr="00B012C2">
              <w:rPr>
                <w:rStyle w:val="Hyperlink"/>
                <w:noProof/>
              </w:rPr>
              <w:t>2.10.</w:t>
            </w:r>
            <w:r w:rsidR="00065DF4">
              <w:rPr>
                <w:rFonts w:asciiTheme="minorHAnsi" w:eastAsiaTheme="minorEastAsia" w:hAnsiTheme="minorHAnsi"/>
                <w:noProof/>
                <w:lang w:eastAsia="en-GB"/>
              </w:rPr>
              <w:tab/>
            </w:r>
            <w:r w:rsidR="00065DF4" w:rsidRPr="00B012C2">
              <w:rPr>
                <w:rStyle w:val="Hyperlink"/>
                <w:noProof/>
              </w:rPr>
              <w:t>Disability and accessibility</w:t>
            </w:r>
            <w:r w:rsidR="00065DF4">
              <w:rPr>
                <w:noProof/>
                <w:webHidden/>
              </w:rPr>
              <w:tab/>
            </w:r>
            <w:r w:rsidR="00065DF4">
              <w:rPr>
                <w:noProof/>
                <w:webHidden/>
              </w:rPr>
              <w:fldChar w:fldCharType="begin"/>
            </w:r>
            <w:r w:rsidR="00065DF4">
              <w:rPr>
                <w:noProof/>
                <w:webHidden/>
              </w:rPr>
              <w:instrText xml:space="preserve"> PAGEREF _Toc73721841 \h </w:instrText>
            </w:r>
            <w:r w:rsidR="00065DF4">
              <w:rPr>
                <w:noProof/>
                <w:webHidden/>
              </w:rPr>
            </w:r>
            <w:r w:rsidR="00065DF4">
              <w:rPr>
                <w:noProof/>
                <w:webHidden/>
              </w:rPr>
              <w:fldChar w:fldCharType="separate"/>
            </w:r>
            <w:r>
              <w:rPr>
                <w:noProof/>
                <w:webHidden/>
              </w:rPr>
              <w:t>7</w:t>
            </w:r>
            <w:r w:rsidR="00065DF4">
              <w:rPr>
                <w:noProof/>
                <w:webHidden/>
              </w:rPr>
              <w:fldChar w:fldCharType="end"/>
            </w:r>
          </w:hyperlink>
        </w:p>
        <w:p w14:paraId="6CA387C2" w14:textId="4C2FF5A2" w:rsidR="00065DF4" w:rsidRDefault="00D14F89">
          <w:pPr>
            <w:pStyle w:val="TOC1"/>
            <w:tabs>
              <w:tab w:val="left" w:pos="440"/>
              <w:tab w:val="right" w:leader="dot" w:pos="9016"/>
            </w:tabs>
            <w:rPr>
              <w:rFonts w:asciiTheme="minorHAnsi" w:eastAsiaTheme="minorEastAsia" w:hAnsiTheme="minorHAnsi"/>
              <w:noProof/>
              <w:lang w:eastAsia="en-GB"/>
            </w:rPr>
          </w:pPr>
          <w:hyperlink w:anchor="_Toc73721842" w:history="1">
            <w:r w:rsidR="00065DF4" w:rsidRPr="00B012C2">
              <w:rPr>
                <w:rStyle w:val="Hyperlink"/>
                <w:noProof/>
              </w:rPr>
              <w:t>3.</w:t>
            </w:r>
            <w:r w:rsidR="00065DF4">
              <w:rPr>
                <w:rFonts w:asciiTheme="minorHAnsi" w:eastAsiaTheme="minorEastAsia" w:hAnsiTheme="minorHAnsi"/>
                <w:noProof/>
                <w:lang w:eastAsia="en-GB"/>
              </w:rPr>
              <w:tab/>
            </w:r>
            <w:r w:rsidR="00065DF4" w:rsidRPr="00B012C2">
              <w:rPr>
                <w:rStyle w:val="Hyperlink"/>
                <w:noProof/>
              </w:rPr>
              <w:t>Service Support</w:t>
            </w:r>
            <w:r w:rsidR="00065DF4">
              <w:rPr>
                <w:noProof/>
                <w:webHidden/>
              </w:rPr>
              <w:tab/>
            </w:r>
            <w:r w:rsidR="00065DF4">
              <w:rPr>
                <w:noProof/>
                <w:webHidden/>
              </w:rPr>
              <w:fldChar w:fldCharType="begin"/>
            </w:r>
            <w:r w:rsidR="00065DF4">
              <w:rPr>
                <w:noProof/>
                <w:webHidden/>
              </w:rPr>
              <w:instrText xml:space="preserve"> PAGEREF _Toc73721842 \h </w:instrText>
            </w:r>
            <w:r w:rsidR="00065DF4">
              <w:rPr>
                <w:noProof/>
                <w:webHidden/>
              </w:rPr>
            </w:r>
            <w:r w:rsidR="00065DF4">
              <w:rPr>
                <w:noProof/>
                <w:webHidden/>
              </w:rPr>
              <w:fldChar w:fldCharType="separate"/>
            </w:r>
            <w:r>
              <w:rPr>
                <w:noProof/>
                <w:webHidden/>
              </w:rPr>
              <w:t>7</w:t>
            </w:r>
            <w:r w:rsidR="00065DF4">
              <w:rPr>
                <w:noProof/>
                <w:webHidden/>
              </w:rPr>
              <w:fldChar w:fldCharType="end"/>
            </w:r>
          </w:hyperlink>
        </w:p>
        <w:p w14:paraId="589C17FC" w14:textId="7D068AD3" w:rsidR="00065DF4" w:rsidRDefault="00D14F89">
          <w:pPr>
            <w:pStyle w:val="TOC2"/>
            <w:rPr>
              <w:rFonts w:asciiTheme="minorHAnsi" w:eastAsiaTheme="minorEastAsia" w:hAnsiTheme="minorHAnsi"/>
              <w:noProof/>
              <w:lang w:eastAsia="en-GB"/>
            </w:rPr>
          </w:pPr>
          <w:hyperlink w:anchor="_Toc73721843" w:history="1">
            <w:r w:rsidR="00065DF4" w:rsidRPr="00B012C2">
              <w:rPr>
                <w:rStyle w:val="Hyperlink"/>
                <w:noProof/>
              </w:rPr>
              <w:t>3.1.</w:t>
            </w:r>
            <w:r w:rsidR="00065DF4">
              <w:rPr>
                <w:rFonts w:asciiTheme="minorHAnsi" w:eastAsiaTheme="minorEastAsia" w:hAnsiTheme="minorHAnsi"/>
                <w:noProof/>
                <w:lang w:eastAsia="en-GB"/>
              </w:rPr>
              <w:tab/>
            </w:r>
            <w:r w:rsidR="00065DF4" w:rsidRPr="00B012C2">
              <w:rPr>
                <w:rStyle w:val="Hyperlink"/>
                <w:noProof/>
              </w:rPr>
              <w:t>Requesting Access</w:t>
            </w:r>
            <w:r w:rsidR="00065DF4">
              <w:rPr>
                <w:noProof/>
                <w:webHidden/>
              </w:rPr>
              <w:tab/>
            </w:r>
            <w:r w:rsidR="00065DF4">
              <w:rPr>
                <w:noProof/>
                <w:webHidden/>
              </w:rPr>
              <w:fldChar w:fldCharType="begin"/>
            </w:r>
            <w:r w:rsidR="00065DF4">
              <w:rPr>
                <w:noProof/>
                <w:webHidden/>
              </w:rPr>
              <w:instrText xml:space="preserve"> PAGEREF _Toc73721843 \h </w:instrText>
            </w:r>
            <w:r w:rsidR="00065DF4">
              <w:rPr>
                <w:noProof/>
                <w:webHidden/>
              </w:rPr>
            </w:r>
            <w:r w:rsidR="00065DF4">
              <w:rPr>
                <w:noProof/>
                <w:webHidden/>
              </w:rPr>
              <w:fldChar w:fldCharType="separate"/>
            </w:r>
            <w:r>
              <w:rPr>
                <w:noProof/>
                <w:webHidden/>
              </w:rPr>
              <w:t>7</w:t>
            </w:r>
            <w:r w:rsidR="00065DF4">
              <w:rPr>
                <w:noProof/>
                <w:webHidden/>
              </w:rPr>
              <w:fldChar w:fldCharType="end"/>
            </w:r>
          </w:hyperlink>
        </w:p>
        <w:p w14:paraId="7750F7C9" w14:textId="0EAD39CB" w:rsidR="00065DF4" w:rsidRDefault="00D14F89">
          <w:pPr>
            <w:pStyle w:val="TOC2"/>
            <w:rPr>
              <w:rFonts w:asciiTheme="minorHAnsi" w:eastAsiaTheme="minorEastAsia" w:hAnsiTheme="minorHAnsi"/>
              <w:noProof/>
              <w:lang w:eastAsia="en-GB"/>
            </w:rPr>
          </w:pPr>
          <w:hyperlink w:anchor="_Toc73721844" w:history="1">
            <w:r w:rsidR="00065DF4" w:rsidRPr="00B012C2">
              <w:rPr>
                <w:rStyle w:val="Hyperlink"/>
                <w:noProof/>
              </w:rPr>
              <w:t>3.2.</w:t>
            </w:r>
            <w:r w:rsidR="00065DF4">
              <w:rPr>
                <w:rFonts w:asciiTheme="minorHAnsi" w:eastAsiaTheme="minorEastAsia" w:hAnsiTheme="minorHAnsi"/>
                <w:noProof/>
                <w:lang w:eastAsia="en-GB"/>
              </w:rPr>
              <w:tab/>
            </w:r>
            <w:r w:rsidR="00065DF4" w:rsidRPr="00B012C2">
              <w:rPr>
                <w:rStyle w:val="Hyperlink"/>
                <w:noProof/>
              </w:rPr>
              <w:t>Requesting Support</w:t>
            </w:r>
            <w:r w:rsidR="00065DF4">
              <w:rPr>
                <w:noProof/>
                <w:webHidden/>
              </w:rPr>
              <w:tab/>
            </w:r>
            <w:r w:rsidR="00065DF4">
              <w:rPr>
                <w:noProof/>
                <w:webHidden/>
              </w:rPr>
              <w:fldChar w:fldCharType="begin"/>
            </w:r>
            <w:r w:rsidR="00065DF4">
              <w:rPr>
                <w:noProof/>
                <w:webHidden/>
              </w:rPr>
              <w:instrText xml:space="preserve"> PAGEREF _Toc73721844 \h </w:instrText>
            </w:r>
            <w:r w:rsidR="00065DF4">
              <w:rPr>
                <w:noProof/>
                <w:webHidden/>
              </w:rPr>
            </w:r>
            <w:r w:rsidR="00065DF4">
              <w:rPr>
                <w:noProof/>
                <w:webHidden/>
              </w:rPr>
              <w:fldChar w:fldCharType="separate"/>
            </w:r>
            <w:r>
              <w:rPr>
                <w:noProof/>
                <w:webHidden/>
              </w:rPr>
              <w:t>7</w:t>
            </w:r>
            <w:r w:rsidR="00065DF4">
              <w:rPr>
                <w:noProof/>
                <w:webHidden/>
              </w:rPr>
              <w:fldChar w:fldCharType="end"/>
            </w:r>
          </w:hyperlink>
        </w:p>
        <w:p w14:paraId="783EC0AB" w14:textId="514AD68D" w:rsidR="00065DF4" w:rsidRDefault="00D14F89">
          <w:pPr>
            <w:pStyle w:val="TOC2"/>
            <w:rPr>
              <w:rFonts w:asciiTheme="minorHAnsi" w:eastAsiaTheme="minorEastAsia" w:hAnsiTheme="minorHAnsi"/>
              <w:noProof/>
              <w:lang w:eastAsia="en-GB"/>
            </w:rPr>
          </w:pPr>
          <w:hyperlink w:anchor="_Toc73721845" w:history="1">
            <w:r w:rsidR="00065DF4" w:rsidRPr="00B012C2">
              <w:rPr>
                <w:rStyle w:val="Hyperlink"/>
                <w:noProof/>
              </w:rPr>
              <w:t>3.3.</w:t>
            </w:r>
            <w:r w:rsidR="00065DF4">
              <w:rPr>
                <w:rFonts w:asciiTheme="minorHAnsi" w:eastAsiaTheme="minorEastAsia" w:hAnsiTheme="minorHAnsi"/>
                <w:noProof/>
                <w:lang w:eastAsia="en-GB"/>
              </w:rPr>
              <w:tab/>
            </w:r>
            <w:r w:rsidR="00065DF4" w:rsidRPr="00B012C2">
              <w:rPr>
                <w:rStyle w:val="Hyperlink"/>
                <w:noProof/>
              </w:rPr>
              <w:t>Requesting Enhancements and Other Changes</w:t>
            </w:r>
            <w:r w:rsidR="00065DF4">
              <w:rPr>
                <w:noProof/>
                <w:webHidden/>
              </w:rPr>
              <w:tab/>
            </w:r>
            <w:r w:rsidR="00065DF4">
              <w:rPr>
                <w:noProof/>
                <w:webHidden/>
              </w:rPr>
              <w:fldChar w:fldCharType="begin"/>
            </w:r>
            <w:r w:rsidR="00065DF4">
              <w:rPr>
                <w:noProof/>
                <w:webHidden/>
              </w:rPr>
              <w:instrText xml:space="preserve"> PAGEREF _Toc73721845 \h </w:instrText>
            </w:r>
            <w:r w:rsidR="00065DF4">
              <w:rPr>
                <w:noProof/>
                <w:webHidden/>
              </w:rPr>
            </w:r>
            <w:r w:rsidR="00065DF4">
              <w:rPr>
                <w:noProof/>
                <w:webHidden/>
              </w:rPr>
              <w:fldChar w:fldCharType="separate"/>
            </w:r>
            <w:r>
              <w:rPr>
                <w:noProof/>
                <w:webHidden/>
              </w:rPr>
              <w:t>8</w:t>
            </w:r>
            <w:r w:rsidR="00065DF4">
              <w:rPr>
                <w:noProof/>
                <w:webHidden/>
              </w:rPr>
              <w:fldChar w:fldCharType="end"/>
            </w:r>
          </w:hyperlink>
        </w:p>
        <w:p w14:paraId="1A725AA2" w14:textId="3E66B820" w:rsidR="00065DF4" w:rsidRDefault="00D14F89">
          <w:pPr>
            <w:pStyle w:val="TOC2"/>
            <w:rPr>
              <w:rFonts w:asciiTheme="minorHAnsi" w:eastAsiaTheme="minorEastAsia" w:hAnsiTheme="minorHAnsi"/>
              <w:noProof/>
              <w:lang w:eastAsia="en-GB"/>
            </w:rPr>
          </w:pPr>
          <w:hyperlink w:anchor="_Toc73721846" w:history="1">
            <w:r w:rsidR="00065DF4" w:rsidRPr="00B012C2">
              <w:rPr>
                <w:rStyle w:val="Hyperlink"/>
                <w:noProof/>
              </w:rPr>
              <w:t>3.4.</w:t>
            </w:r>
            <w:r w:rsidR="00065DF4">
              <w:rPr>
                <w:rFonts w:asciiTheme="minorHAnsi" w:eastAsiaTheme="minorEastAsia" w:hAnsiTheme="minorHAnsi"/>
                <w:noProof/>
                <w:lang w:eastAsia="en-GB"/>
              </w:rPr>
              <w:tab/>
            </w:r>
            <w:r w:rsidR="00065DF4" w:rsidRPr="00B012C2">
              <w:rPr>
                <w:rStyle w:val="Hyperlink"/>
                <w:noProof/>
              </w:rPr>
              <w:t>Response Times</w:t>
            </w:r>
            <w:r w:rsidR="00065DF4">
              <w:rPr>
                <w:noProof/>
                <w:webHidden/>
              </w:rPr>
              <w:tab/>
            </w:r>
            <w:r w:rsidR="00065DF4">
              <w:rPr>
                <w:noProof/>
                <w:webHidden/>
              </w:rPr>
              <w:fldChar w:fldCharType="begin"/>
            </w:r>
            <w:r w:rsidR="00065DF4">
              <w:rPr>
                <w:noProof/>
                <w:webHidden/>
              </w:rPr>
              <w:instrText xml:space="preserve"> PAGEREF _Toc73721846 \h </w:instrText>
            </w:r>
            <w:r w:rsidR="00065DF4">
              <w:rPr>
                <w:noProof/>
                <w:webHidden/>
              </w:rPr>
            </w:r>
            <w:r w:rsidR="00065DF4">
              <w:rPr>
                <w:noProof/>
                <w:webHidden/>
              </w:rPr>
              <w:fldChar w:fldCharType="separate"/>
            </w:r>
            <w:r>
              <w:rPr>
                <w:noProof/>
                <w:webHidden/>
              </w:rPr>
              <w:t>8</w:t>
            </w:r>
            <w:r w:rsidR="00065DF4">
              <w:rPr>
                <w:noProof/>
                <w:webHidden/>
              </w:rPr>
              <w:fldChar w:fldCharType="end"/>
            </w:r>
          </w:hyperlink>
        </w:p>
        <w:p w14:paraId="300BABBB" w14:textId="298A26AA" w:rsidR="00065DF4" w:rsidRDefault="00D14F89">
          <w:pPr>
            <w:pStyle w:val="TOC2"/>
            <w:rPr>
              <w:rFonts w:asciiTheme="minorHAnsi" w:eastAsiaTheme="minorEastAsia" w:hAnsiTheme="minorHAnsi"/>
              <w:noProof/>
              <w:lang w:eastAsia="en-GB"/>
            </w:rPr>
          </w:pPr>
          <w:hyperlink w:anchor="_Toc73721847" w:history="1">
            <w:r w:rsidR="00065DF4" w:rsidRPr="00B012C2">
              <w:rPr>
                <w:rStyle w:val="Hyperlink"/>
                <w:noProof/>
              </w:rPr>
              <w:t>3.5.</w:t>
            </w:r>
            <w:r w:rsidR="00065DF4">
              <w:rPr>
                <w:rFonts w:asciiTheme="minorHAnsi" w:eastAsiaTheme="minorEastAsia" w:hAnsiTheme="minorHAnsi"/>
                <w:noProof/>
                <w:lang w:eastAsia="en-GB"/>
              </w:rPr>
              <w:tab/>
            </w:r>
            <w:r w:rsidR="00065DF4" w:rsidRPr="00B012C2">
              <w:rPr>
                <w:rStyle w:val="Hyperlink"/>
                <w:noProof/>
              </w:rPr>
              <w:t>Notification of Service Issues</w:t>
            </w:r>
            <w:r w:rsidR="00065DF4">
              <w:rPr>
                <w:noProof/>
                <w:webHidden/>
              </w:rPr>
              <w:tab/>
            </w:r>
            <w:r w:rsidR="00065DF4">
              <w:rPr>
                <w:noProof/>
                <w:webHidden/>
              </w:rPr>
              <w:fldChar w:fldCharType="begin"/>
            </w:r>
            <w:r w:rsidR="00065DF4">
              <w:rPr>
                <w:noProof/>
                <w:webHidden/>
              </w:rPr>
              <w:instrText xml:space="preserve"> PAGEREF _Toc73721847 \h </w:instrText>
            </w:r>
            <w:r w:rsidR="00065DF4">
              <w:rPr>
                <w:noProof/>
                <w:webHidden/>
              </w:rPr>
            </w:r>
            <w:r w:rsidR="00065DF4">
              <w:rPr>
                <w:noProof/>
                <w:webHidden/>
              </w:rPr>
              <w:fldChar w:fldCharType="separate"/>
            </w:r>
            <w:r>
              <w:rPr>
                <w:noProof/>
                <w:webHidden/>
              </w:rPr>
              <w:t>8</w:t>
            </w:r>
            <w:r w:rsidR="00065DF4">
              <w:rPr>
                <w:noProof/>
                <w:webHidden/>
              </w:rPr>
              <w:fldChar w:fldCharType="end"/>
            </w:r>
          </w:hyperlink>
        </w:p>
        <w:p w14:paraId="4AC7E539" w14:textId="1D4C833D" w:rsidR="00065DF4" w:rsidRDefault="00D14F89">
          <w:pPr>
            <w:pStyle w:val="TOC2"/>
            <w:rPr>
              <w:rFonts w:asciiTheme="minorHAnsi" w:eastAsiaTheme="minorEastAsia" w:hAnsiTheme="minorHAnsi"/>
              <w:noProof/>
              <w:lang w:eastAsia="en-GB"/>
            </w:rPr>
          </w:pPr>
          <w:hyperlink w:anchor="_Toc73721848" w:history="1">
            <w:r w:rsidR="00065DF4" w:rsidRPr="00B012C2">
              <w:rPr>
                <w:rStyle w:val="Hyperlink"/>
                <w:noProof/>
              </w:rPr>
              <w:t>3.6.</w:t>
            </w:r>
            <w:r w:rsidR="00065DF4">
              <w:rPr>
                <w:rFonts w:asciiTheme="minorHAnsi" w:eastAsiaTheme="minorEastAsia" w:hAnsiTheme="minorHAnsi"/>
                <w:noProof/>
                <w:lang w:eastAsia="en-GB"/>
              </w:rPr>
              <w:tab/>
            </w:r>
            <w:r w:rsidR="00065DF4" w:rsidRPr="00B012C2">
              <w:rPr>
                <w:rStyle w:val="Hyperlink"/>
                <w:noProof/>
              </w:rPr>
              <w:t>User Documentation, Training and Further Information</w:t>
            </w:r>
            <w:r w:rsidR="00065DF4">
              <w:rPr>
                <w:noProof/>
                <w:webHidden/>
              </w:rPr>
              <w:tab/>
            </w:r>
            <w:r w:rsidR="00065DF4">
              <w:rPr>
                <w:noProof/>
                <w:webHidden/>
              </w:rPr>
              <w:fldChar w:fldCharType="begin"/>
            </w:r>
            <w:r w:rsidR="00065DF4">
              <w:rPr>
                <w:noProof/>
                <w:webHidden/>
              </w:rPr>
              <w:instrText xml:space="preserve"> PAGEREF _Toc73721848 \h </w:instrText>
            </w:r>
            <w:r w:rsidR="00065DF4">
              <w:rPr>
                <w:noProof/>
                <w:webHidden/>
              </w:rPr>
            </w:r>
            <w:r w:rsidR="00065DF4">
              <w:rPr>
                <w:noProof/>
                <w:webHidden/>
              </w:rPr>
              <w:fldChar w:fldCharType="separate"/>
            </w:r>
            <w:r>
              <w:rPr>
                <w:noProof/>
                <w:webHidden/>
              </w:rPr>
              <w:t>9</w:t>
            </w:r>
            <w:r w:rsidR="00065DF4">
              <w:rPr>
                <w:noProof/>
                <w:webHidden/>
              </w:rPr>
              <w:fldChar w:fldCharType="end"/>
            </w:r>
          </w:hyperlink>
        </w:p>
        <w:p w14:paraId="71B18FB3" w14:textId="6F5180A3" w:rsidR="00065DF4" w:rsidRDefault="00D14F89">
          <w:pPr>
            <w:pStyle w:val="TOC1"/>
            <w:tabs>
              <w:tab w:val="left" w:pos="440"/>
              <w:tab w:val="right" w:leader="dot" w:pos="9016"/>
            </w:tabs>
            <w:rPr>
              <w:rFonts w:asciiTheme="minorHAnsi" w:eastAsiaTheme="minorEastAsia" w:hAnsiTheme="minorHAnsi"/>
              <w:noProof/>
              <w:lang w:eastAsia="en-GB"/>
            </w:rPr>
          </w:pPr>
          <w:hyperlink w:anchor="_Toc73721849" w:history="1">
            <w:r w:rsidR="00065DF4" w:rsidRPr="00B012C2">
              <w:rPr>
                <w:rStyle w:val="Hyperlink"/>
                <w:noProof/>
              </w:rPr>
              <w:t>4.</w:t>
            </w:r>
            <w:r w:rsidR="00065DF4">
              <w:rPr>
                <w:rFonts w:asciiTheme="minorHAnsi" w:eastAsiaTheme="minorEastAsia" w:hAnsiTheme="minorHAnsi"/>
                <w:noProof/>
                <w:lang w:eastAsia="en-GB"/>
              </w:rPr>
              <w:tab/>
            </w:r>
            <w:r w:rsidR="00065DF4" w:rsidRPr="00B012C2">
              <w:rPr>
                <w:rStyle w:val="Hyperlink"/>
                <w:noProof/>
              </w:rPr>
              <w:t>Service Management</w:t>
            </w:r>
            <w:r w:rsidR="00065DF4">
              <w:rPr>
                <w:noProof/>
                <w:webHidden/>
              </w:rPr>
              <w:tab/>
            </w:r>
            <w:r w:rsidR="00065DF4">
              <w:rPr>
                <w:noProof/>
                <w:webHidden/>
              </w:rPr>
              <w:fldChar w:fldCharType="begin"/>
            </w:r>
            <w:r w:rsidR="00065DF4">
              <w:rPr>
                <w:noProof/>
                <w:webHidden/>
              </w:rPr>
              <w:instrText xml:space="preserve"> PAGEREF _Toc73721849 \h </w:instrText>
            </w:r>
            <w:r w:rsidR="00065DF4">
              <w:rPr>
                <w:noProof/>
                <w:webHidden/>
              </w:rPr>
            </w:r>
            <w:r w:rsidR="00065DF4">
              <w:rPr>
                <w:noProof/>
                <w:webHidden/>
              </w:rPr>
              <w:fldChar w:fldCharType="separate"/>
            </w:r>
            <w:r>
              <w:rPr>
                <w:noProof/>
                <w:webHidden/>
              </w:rPr>
              <w:t>9</w:t>
            </w:r>
            <w:r w:rsidR="00065DF4">
              <w:rPr>
                <w:noProof/>
                <w:webHidden/>
              </w:rPr>
              <w:fldChar w:fldCharType="end"/>
            </w:r>
          </w:hyperlink>
        </w:p>
        <w:p w14:paraId="43E2B79E" w14:textId="16054EC7" w:rsidR="00065DF4" w:rsidRDefault="00D14F89">
          <w:pPr>
            <w:pStyle w:val="TOC2"/>
            <w:rPr>
              <w:rFonts w:asciiTheme="minorHAnsi" w:eastAsiaTheme="minorEastAsia" w:hAnsiTheme="minorHAnsi"/>
              <w:noProof/>
              <w:lang w:eastAsia="en-GB"/>
            </w:rPr>
          </w:pPr>
          <w:hyperlink w:anchor="_Toc73721850" w:history="1">
            <w:r w:rsidR="00065DF4" w:rsidRPr="00B012C2">
              <w:rPr>
                <w:rStyle w:val="Hyperlink"/>
                <w:noProof/>
              </w:rPr>
              <w:t>4.1.</w:t>
            </w:r>
            <w:r w:rsidR="00065DF4">
              <w:rPr>
                <w:rFonts w:asciiTheme="minorHAnsi" w:eastAsiaTheme="minorEastAsia" w:hAnsiTheme="minorHAnsi"/>
                <w:noProof/>
                <w:lang w:eastAsia="en-GB"/>
              </w:rPr>
              <w:tab/>
            </w:r>
            <w:r w:rsidR="00065DF4" w:rsidRPr="00B012C2">
              <w:rPr>
                <w:rStyle w:val="Hyperlink"/>
                <w:noProof/>
              </w:rPr>
              <w:t>Service Measurement and Reporting</w:t>
            </w:r>
            <w:r w:rsidR="00065DF4">
              <w:rPr>
                <w:noProof/>
                <w:webHidden/>
              </w:rPr>
              <w:tab/>
            </w:r>
            <w:r w:rsidR="00065DF4">
              <w:rPr>
                <w:noProof/>
                <w:webHidden/>
              </w:rPr>
              <w:fldChar w:fldCharType="begin"/>
            </w:r>
            <w:r w:rsidR="00065DF4">
              <w:rPr>
                <w:noProof/>
                <w:webHidden/>
              </w:rPr>
              <w:instrText xml:space="preserve"> PAGEREF _Toc73721850 \h </w:instrText>
            </w:r>
            <w:r w:rsidR="00065DF4">
              <w:rPr>
                <w:noProof/>
                <w:webHidden/>
              </w:rPr>
            </w:r>
            <w:r w:rsidR="00065DF4">
              <w:rPr>
                <w:noProof/>
                <w:webHidden/>
              </w:rPr>
              <w:fldChar w:fldCharType="separate"/>
            </w:r>
            <w:r>
              <w:rPr>
                <w:noProof/>
                <w:webHidden/>
              </w:rPr>
              <w:t>9</w:t>
            </w:r>
            <w:r w:rsidR="00065DF4">
              <w:rPr>
                <w:noProof/>
                <w:webHidden/>
              </w:rPr>
              <w:fldChar w:fldCharType="end"/>
            </w:r>
          </w:hyperlink>
        </w:p>
        <w:p w14:paraId="6BAB1052" w14:textId="344B1600" w:rsidR="00065DF4" w:rsidRDefault="00D14F89">
          <w:pPr>
            <w:pStyle w:val="TOC2"/>
            <w:rPr>
              <w:rFonts w:asciiTheme="minorHAnsi" w:eastAsiaTheme="minorEastAsia" w:hAnsiTheme="minorHAnsi"/>
              <w:noProof/>
              <w:lang w:eastAsia="en-GB"/>
            </w:rPr>
          </w:pPr>
          <w:hyperlink w:anchor="_Toc73721851" w:history="1">
            <w:r w:rsidR="00065DF4" w:rsidRPr="00B012C2">
              <w:rPr>
                <w:rStyle w:val="Hyperlink"/>
                <w:noProof/>
              </w:rPr>
              <w:t>4.2.</w:t>
            </w:r>
            <w:r w:rsidR="00065DF4">
              <w:rPr>
                <w:rFonts w:asciiTheme="minorHAnsi" w:eastAsiaTheme="minorEastAsia" w:hAnsiTheme="minorHAnsi"/>
                <w:noProof/>
                <w:lang w:eastAsia="en-GB"/>
              </w:rPr>
              <w:tab/>
            </w:r>
            <w:r w:rsidR="00065DF4" w:rsidRPr="00B012C2">
              <w:rPr>
                <w:rStyle w:val="Hyperlink"/>
                <w:noProof/>
              </w:rPr>
              <w:t>Service Level Description Review</w:t>
            </w:r>
            <w:r w:rsidR="00065DF4">
              <w:rPr>
                <w:noProof/>
                <w:webHidden/>
              </w:rPr>
              <w:tab/>
            </w:r>
            <w:r w:rsidR="00065DF4">
              <w:rPr>
                <w:noProof/>
                <w:webHidden/>
              </w:rPr>
              <w:fldChar w:fldCharType="begin"/>
            </w:r>
            <w:r w:rsidR="00065DF4">
              <w:rPr>
                <w:noProof/>
                <w:webHidden/>
              </w:rPr>
              <w:instrText xml:space="preserve"> PAGEREF _Toc73721851 \h </w:instrText>
            </w:r>
            <w:r w:rsidR="00065DF4">
              <w:rPr>
                <w:noProof/>
                <w:webHidden/>
              </w:rPr>
            </w:r>
            <w:r w:rsidR="00065DF4">
              <w:rPr>
                <w:noProof/>
                <w:webHidden/>
              </w:rPr>
              <w:fldChar w:fldCharType="separate"/>
            </w:r>
            <w:r>
              <w:rPr>
                <w:noProof/>
                <w:webHidden/>
              </w:rPr>
              <w:t>9</w:t>
            </w:r>
            <w:r w:rsidR="00065DF4">
              <w:rPr>
                <w:noProof/>
                <w:webHidden/>
              </w:rPr>
              <w:fldChar w:fldCharType="end"/>
            </w:r>
          </w:hyperlink>
        </w:p>
        <w:p w14:paraId="1C9E1785" w14:textId="3ECA4A14" w:rsidR="00065DF4" w:rsidRDefault="00D14F89">
          <w:pPr>
            <w:pStyle w:val="TOC2"/>
            <w:rPr>
              <w:rFonts w:asciiTheme="minorHAnsi" w:eastAsiaTheme="minorEastAsia" w:hAnsiTheme="minorHAnsi"/>
              <w:noProof/>
              <w:lang w:eastAsia="en-GB"/>
            </w:rPr>
          </w:pPr>
          <w:hyperlink w:anchor="_Toc73721852" w:history="1">
            <w:r w:rsidR="00065DF4" w:rsidRPr="00B012C2">
              <w:rPr>
                <w:rStyle w:val="Hyperlink"/>
                <w:noProof/>
              </w:rPr>
              <w:t>4.3.</w:t>
            </w:r>
            <w:r w:rsidR="00065DF4">
              <w:rPr>
                <w:rFonts w:asciiTheme="minorHAnsi" w:eastAsiaTheme="minorEastAsia" w:hAnsiTheme="minorHAnsi"/>
                <w:noProof/>
                <w:lang w:eastAsia="en-GB"/>
              </w:rPr>
              <w:tab/>
            </w:r>
            <w:r w:rsidR="00065DF4" w:rsidRPr="00B012C2">
              <w:rPr>
                <w:rStyle w:val="Hyperlink"/>
                <w:noProof/>
              </w:rPr>
              <w:t>Change Management</w:t>
            </w:r>
            <w:r w:rsidR="00065DF4">
              <w:rPr>
                <w:noProof/>
                <w:webHidden/>
              </w:rPr>
              <w:tab/>
            </w:r>
            <w:r w:rsidR="00065DF4">
              <w:rPr>
                <w:noProof/>
                <w:webHidden/>
              </w:rPr>
              <w:fldChar w:fldCharType="begin"/>
            </w:r>
            <w:r w:rsidR="00065DF4">
              <w:rPr>
                <w:noProof/>
                <w:webHidden/>
              </w:rPr>
              <w:instrText xml:space="preserve"> PAGEREF _Toc73721852 \h </w:instrText>
            </w:r>
            <w:r w:rsidR="00065DF4">
              <w:rPr>
                <w:noProof/>
                <w:webHidden/>
              </w:rPr>
            </w:r>
            <w:r w:rsidR="00065DF4">
              <w:rPr>
                <w:noProof/>
                <w:webHidden/>
              </w:rPr>
              <w:fldChar w:fldCharType="separate"/>
            </w:r>
            <w:r>
              <w:rPr>
                <w:noProof/>
                <w:webHidden/>
              </w:rPr>
              <w:t>9</w:t>
            </w:r>
            <w:r w:rsidR="00065DF4">
              <w:rPr>
                <w:noProof/>
                <w:webHidden/>
              </w:rPr>
              <w:fldChar w:fldCharType="end"/>
            </w:r>
          </w:hyperlink>
        </w:p>
        <w:p w14:paraId="77F91B5C" w14:textId="27C0927D" w:rsidR="00065DF4" w:rsidRDefault="00D14F89">
          <w:pPr>
            <w:pStyle w:val="TOC1"/>
            <w:tabs>
              <w:tab w:val="left" w:pos="440"/>
              <w:tab w:val="right" w:leader="dot" w:pos="9016"/>
            </w:tabs>
            <w:rPr>
              <w:rFonts w:asciiTheme="minorHAnsi" w:eastAsiaTheme="minorEastAsia" w:hAnsiTheme="minorHAnsi"/>
              <w:noProof/>
              <w:lang w:eastAsia="en-GB"/>
            </w:rPr>
          </w:pPr>
          <w:hyperlink w:anchor="_Toc73721853" w:history="1">
            <w:r w:rsidR="00065DF4" w:rsidRPr="00B012C2">
              <w:rPr>
                <w:rStyle w:val="Hyperlink"/>
                <w:noProof/>
              </w:rPr>
              <w:t>5.</w:t>
            </w:r>
            <w:r w:rsidR="00065DF4">
              <w:rPr>
                <w:rFonts w:asciiTheme="minorHAnsi" w:eastAsiaTheme="minorEastAsia" w:hAnsiTheme="minorHAnsi"/>
                <w:noProof/>
                <w:lang w:eastAsia="en-GB"/>
              </w:rPr>
              <w:tab/>
            </w:r>
            <w:r w:rsidR="00065DF4" w:rsidRPr="00B012C2">
              <w:rPr>
                <w:rStyle w:val="Hyperlink"/>
                <w:noProof/>
              </w:rPr>
              <w:t>Security</w:t>
            </w:r>
            <w:r w:rsidR="00065DF4">
              <w:rPr>
                <w:noProof/>
                <w:webHidden/>
              </w:rPr>
              <w:tab/>
            </w:r>
            <w:r w:rsidR="00065DF4">
              <w:rPr>
                <w:noProof/>
                <w:webHidden/>
              </w:rPr>
              <w:fldChar w:fldCharType="begin"/>
            </w:r>
            <w:r w:rsidR="00065DF4">
              <w:rPr>
                <w:noProof/>
                <w:webHidden/>
              </w:rPr>
              <w:instrText xml:space="preserve"> PAGEREF _Toc73721853 \h </w:instrText>
            </w:r>
            <w:r w:rsidR="00065DF4">
              <w:rPr>
                <w:noProof/>
                <w:webHidden/>
              </w:rPr>
            </w:r>
            <w:r w:rsidR="00065DF4">
              <w:rPr>
                <w:noProof/>
                <w:webHidden/>
              </w:rPr>
              <w:fldChar w:fldCharType="separate"/>
            </w:r>
            <w:r>
              <w:rPr>
                <w:noProof/>
                <w:webHidden/>
              </w:rPr>
              <w:t>10</w:t>
            </w:r>
            <w:r w:rsidR="00065DF4">
              <w:rPr>
                <w:noProof/>
                <w:webHidden/>
              </w:rPr>
              <w:fldChar w:fldCharType="end"/>
            </w:r>
          </w:hyperlink>
        </w:p>
        <w:p w14:paraId="2A9B94A8" w14:textId="7234D3C0" w:rsidR="00065DF4" w:rsidRDefault="00D14F89">
          <w:pPr>
            <w:pStyle w:val="TOC2"/>
            <w:rPr>
              <w:rFonts w:asciiTheme="minorHAnsi" w:eastAsiaTheme="minorEastAsia" w:hAnsiTheme="minorHAnsi"/>
              <w:noProof/>
              <w:lang w:eastAsia="en-GB"/>
            </w:rPr>
          </w:pPr>
          <w:hyperlink w:anchor="_Toc73721854" w:history="1">
            <w:r w:rsidR="00065DF4" w:rsidRPr="00B012C2">
              <w:rPr>
                <w:rStyle w:val="Hyperlink"/>
                <w:noProof/>
              </w:rPr>
              <w:t>5.1.</w:t>
            </w:r>
            <w:r w:rsidR="00065DF4">
              <w:rPr>
                <w:rFonts w:asciiTheme="minorHAnsi" w:eastAsiaTheme="minorEastAsia" w:hAnsiTheme="minorHAnsi"/>
                <w:noProof/>
                <w:lang w:eastAsia="en-GB"/>
              </w:rPr>
              <w:tab/>
            </w:r>
            <w:r w:rsidR="00065DF4" w:rsidRPr="00B012C2">
              <w:rPr>
                <w:rStyle w:val="Hyperlink"/>
                <w:noProof/>
              </w:rPr>
              <w:t>Data Retention</w:t>
            </w:r>
            <w:r w:rsidR="00065DF4">
              <w:rPr>
                <w:noProof/>
                <w:webHidden/>
              </w:rPr>
              <w:tab/>
            </w:r>
            <w:r w:rsidR="00065DF4">
              <w:rPr>
                <w:noProof/>
                <w:webHidden/>
              </w:rPr>
              <w:fldChar w:fldCharType="begin"/>
            </w:r>
            <w:r w:rsidR="00065DF4">
              <w:rPr>
                <w:noProof/>
                <w:webHidden/>
              </w:rPr>
              <w:instrText xml:space="preserve"> PAGEREF _Toc73721854 \h </w:instrText>
            </w:r>
            <w:r w:rsidR="00065DF4">
              <w:rPr>
                <w:noProof/>
                <w:webHidden/>
              </w:rPr>
            </w:r>
            <w:r w:rsidR="00065DF4">
              <w:rPr>
                <w:noProof/>
                <w:webHidden/>
              </w:rPr>
              <w:fldChar w:fldCharType="separate"/>
            </w:r>
            <w:r>
              <w:rPr>
                <w:noProof/>
                <w:webHidden/>
              </w:rPr>
              <w:t>10</w:t>
            </w:r>
            <w:r w:rsidR="00065DF4">
              <w:rPr>
                <w:noProof/>
                <w:webHidden/>
              </w:rPr>
              <w:fldChar w:fldCharType="end"/>
            </w:r>
          </w:hyperlink>
        </w:p>
        <w:p w14:paraId="2DA2AACD" w14:textId="4549D979" w:rsidR="00065DF4" w:rsidRDefault="00D14F89">
          <w:pPr>
            <w:pStyle w:val="TOC2"/>
            <w:rPr>
              <w:rFonts w:asciiTheme="minorHAnsi" w:eastAsiaTheme="minorEastAsia" w:hAnsiTheme="minorHAnsi"/>
              <w:noProof/>
              <w:lang w:eastAsia="en-GB"/>
            </w:rPr>
          </w:pPr>
          <w:hyperlink w:anchor="_Toc73721855" w:history="1">
            <w:r w:rsidR="00065DF4" w:rsidRPr="00B012C2">
              <w:rPr>
                <w:rStyle w:val="Hyperlink"/>
                <w:noProof/>
              </w:rPr>
              <w:t>5.2.</w:t>
            </w:r>
            <w:r w:rsidR="00065DF4">
              <w:rPr>
                <w:rFonts w:asciiTheme="minorHAnsi" w:eastAsiaTheme="minorEastAsia" w:hAnsiTheme="minorHAnsi"/>
                <w:noProof/>
                <w:lang w:eastAsia="en-GB"/>
              </w:rPr>
              <w:tab/>
            </w:r>
            <w:r w:rsidR="00065DF4" w:rsidRPr="00B012C2">
              <w:rPr>
                <w:rStyle w:val="Hyperlink"/>
                <w:noProof/>
              </w:rPr>
              <w:t>Business Continuity</w:t>
            </w:r>
            <w:r w:rsidR="00065DF4">
              <w:rPr>
                <w:noProof/>
                <w:webHidden/>
              </w:rPr>
              <w:tab/>
            </w:r>
            <w:r w:rsidR="00065DF4">
              <w:rPr>
                <w:noProof/>
                <w:webHidden/>
              </w:rPr>
              <w:fldChar w:fldCharType="begin"/>
            </w:r>
            <w:r w:rsidR="00065DF4">
              <w:rPr>
                <w:noProof/>
                <w:webHidden/>
              </w:rPr>
              <w:instrText xml:space="preserve"> PAGEREF _Toc73721855 \h </w:instrText>
            </w:r>
            <w:r w:rsidR="00065DF4">
              <w:rPr>
                <w:noProof/>
                <w:webHidden/>
              </w:rPr>
            </w:r>
            <w:r w:rsidR="00065DF4">
              <w:rPr>
                <w:noProof/>
                <w:webHidden/>
              </w:rPr>
              <w:fldChar w:fldCharType="separate"/>
            </w:r>
            <w:r>
              <w:rPr>
                <w:noProof/>
                <w:webHidden/>
              </w:rPr>
              <w:t>10</w:t>
            </w:r>
            <w:r w:rsidR="00065DF4">
              <w:rPr>
                <w:noProof/>
                <w:webHidden/>
              </w:rPr>
              <w:fldChar w:fldCharType="end"/>
            </w:r>
          </w:hyperlink>
        </w:p>
        <w:p w14:paraId="547F5609" w14:textId="62632DD5" w:rsidR="00065DF4" w:rsidRDefault="00D14F89">
          <w:pPr>
            <w:pStyle w:val="TOC2"/>
            <w:rPr>
              <w:rFonts w:asciiTheme="minorHAnsi" w:eastAsiaTheme="minorEastAsia" w:hAnsiTheme="minorHAnsi"/>
              <w:noProof/>
              <w:lang w:eastAsia="en-GB"/>
            </w:rPr>
          </w:pPr>
          <w:hyperlink w:anchor="_Toc73721856" w:history="1">
            <w:r w:rsidR="00065DF4" w:rsidRPr="00B012C2">
              <w:rPr>
                <w:rStyle w:val="Hyperlink"/>
                <w:noProof/>
              </w:rPr>
              <w:t>5.2</w:t>
            </w:r>
            <w:r w:rsidR="00065DF4">
              <w:rPr>
                <w:rFonts w:asciiTheme="minorHAnsi" w:eastAsiaTheme="minorEastAsia" w:hAnsiTheme="minorHAnsi"/>
                <w:noProof/>
                <w:lang w:eastAsia="en-GB"/>
              </w:rPr>
              <w:tab/>
            </w:r>
            <w:r w:rsidR="00065DF4" w:rsidRPr="00B012C2">
              <w:rPr>
                <w:rStyle w:val="Hyperlink"/>
                <w:noProof/>
              </w:rPr>
              <w:t>Service Recovery</w:t>
            </w:r>
            <w:r w:rsidR="00065DF4">
              <w:rPr>
                <w:noProof/>
                <w:webHidden/>
              </w:rPr>
              <w:tab/>
            </w:r>
            <w:r w:rsidR="00065DF4">
              <w:rPr>
                <w:noProof/>
                <w:webHidden/>
              </w:rPr>
              <w:fldChar w:fldCharType="begin"/>
            </w:r>
            <w:r w:rsidR="00065DF4">
              <w:rPr>
                <w:noProof/>
                <w:webHidden/>
              </w:rPr>
              <w:instrText xml:space="preserve"> PAGEREF _Toc73721856 \h </w:instrText>
            </w:r>
            <w:r w:rsidR="00065DF4">
              <w:rPr>
                <w:noProof/>
                <w:webHidden/>
              </w:rPr>
            </w:r>
            <w:r w:rsidR="00065DF4">
              <w:rPr>
                <w:noProof/>
                <w:webHidden/>
              </w:rPr>
              <w:fldChar w:fldCharType="separate"/>
            </w:r>
            <w:r>
              <w:rPr>
                <w:noProof/>
                <w:webHidden/>
              </w:rPr>
              <w:t>10</w:t>
            </w:r>
            <w:r w:rsidR="00065DF4">
              <w:rPr>
                <w:noProof/>
                <w:webHidden/>
              </w:rPr>
              <w:fldChar w:fldCharType="end"/>
            </w:r>
          </w:hyperlink>
        </w:p>
        <w:p w14:paraId="34146FC3" w14:textId="2AF318EA" w:rsidR="00065DF4" w:rsidRDefault="00D14F89">
          <w:pPr>
            <w:pStyle w:val="TOC1"/>
            <w:tabs>
              <w:tab w:val="left" w:pos="440"/>
              <w:tab w:val="right" w:leader="dot" w:pos="9016"/>
            </w:tabs>
            <w:rPr>
              <w:rFonts w:asciiTheme="minorHAnsi" w:eastAsiaTheme="minorEastAsia" w:hAnsiTheme="minorHAnsi"/>
              <w:noProof/>
              <w:lang w:eastAsia="en-GB"/>
            </w:rPr>
          </w:pPr>
          <w:hyperlink w:anchor="_Toc73721857" w:history="1">
            <w:r w:rsidR="00065DF4" w:rsidRPr="00B012C2">
              <w:rPr>
                <w:rStyle w:val="Hyperlink"/>
                <w:noProof/>
              </w:rPr>
              <w:t>6.</w:t>
            </w:r>
            <w:r w:rsidR="00065DF4">
              <w:rPr>
                <w:rFonts w:asciiTheme="minorHAnsi" w:eastAsiaTheme="minorEastAsia" w:hAnsiTheme="minorHAnsi"/>
                <w:noProof/>
                <w:lang w:eastAsia="en-GB"/>
              </w:rPr>
              <w:tab/>
            </w:r>
            <w:r w:rsidR="00065DF4" w:rsidRPr="00B012C2">
              <w:rPr>
                <w:rStyle w:val="Hyperlink"/>
                <w:noProof/>
              </w:rPr>
              <w:t>Responsibilities</w:t>
            </w:r>
            <w:r w:rsidR="00065DF4">
              <w:rPr>
                <w:noProof/>
                <w:webHidden/>
              </w:rPr>
              <w:tab/>
            </w:r>
            <w:r w:rsidR="00065DF4">
              <w:rPr>
                <w:noProof/>
                <w:webHidden/>
              </w:rPr>
              <w:fldChar w:fldCharType="begin"/>
            </w:r>
            <w:r w:rsidR="00065DF4">
              <w:rPr>
                <w:noProof/>
                <w:webHidden/>
              </w:rPr>
              <w:instrText xml:space="preserve"> PAGEREF _Toc73721857 \h </w:instrText>
            </w:r>
            <w:r w:rsidR="00065DF4">
              <w:rPr>
                <w:noProof/>
                <w:webHidden/>
              </w:rPr>
            </w:r>
            <w:r w:rsidR="00065DF4">
              <w:rPr>
                <w:noProof/>
                <w:webHidden/>
              </w:rPr>
              <w:fldChar w:fldCharType="separate"/>
            </w:r>
            <w:r>
              <w:rPr>
                <w:noProof/>
                <w:webHidden/>
              </w:rPr>
              <w:t>10</w:t>
            </w:r>
            <w:r w:rsidR="00065DF4">
              <w:rPr>
                <w:noProof/>
                <w:webHidden/>
              </w:rPr>
              <w:fldChar w:fldCharType="end"/>
            </w:r>
          </w:hyperlink>
        </w:p>
        <w:p w14:paraId="0F10532D" w14:textId="2E831790" w:rsidR="00065DF4" w:rsidRDefault="00D14F89">
          <w:pPr>
            <w:pStyle w:val="TOC2"/>
            <w:rPr>
              <w:rFonts w:asciiTheme="minorHAnsi" w:eastAsiaTheme="minorEastAsia" w:hAnsiTheme="minorHAnsi"/>
              <w:noProof/>
              <w:lang w:eastAsia="en-GB"/>
            </w:rPr>
          </w:pPr>
          <w:hyperlink w:anchor="_Toc73721858" w:history="1">
            <w:r w:rsidR="00065DF4" w:rsidRPr="00B012C2">
              <w:rPr>
                <w:rStyle w:val="Hyperlink"/>
                <w:noProof/>
              </w:rPr>
              <w:t>6.1.</w:t>
            </w:r>
            <w:r w:rsidR="00065DF4">
              <w:rPr>
                <w:rFonts w:asciiTheme="minorHAnsi" w:eastAsiaTheme="minorEastAsia" w:hAnsiTheme="minorHAnsi"/>
                <w:noProof/>
                <w:lang w:eastAsia="en-GB"/>
              </w:rPr>
              <w:tab/>
            </w:r>
            <w:r w:rsidR="00065DF4" w:rsidRPr="00B012C2">
              <w:rPr>
                <w:rStyle w:val="Hyperlink"/>
                <w:noProof/>
              </w:rPr>
              <w:t>Service Provider Responsibilities</w:t>
            </w:r>
            <w:r w:rsidR="00065DF4">
              <w:rPr>
                <w:noProof/>
                <w:webHidden/>
              </w:rPr>
              <w:tab/>
            </w:r>
            <w:r w:rsidR="00065DF4">
              <w:rPr>
                <w:noProof/>
                <w:webHidden/>
              </w:rPr>
              <w:fldChar w:fldCharType="begin"/>
            </w:r>
            <w:r w:rsidR="00065DF4">
              <w:rPr>
                <w:noProof/>
                <w:webHidden/>
              </w:rPr>
              <w:instrText xml:space="preserve"> PAGEREF _Toc73721858 \h </w:instrText>
            </w:r>
            <w:r w:rsidR="00065DF4">
              <w:rPr>
                <w:noProof/>
                <w:webHidden/>
              </w:rPr>
            </w:r>
            <w:r w:rsidR="00065DF4">
              <w:rPr>
                <w:noProof/>
                <w:webHidden/>
              </w:rPr>
              <w:fldChar w:fldCharType="separate"/>
            </w:r>
            <w:r>
              <w:rPr>
                <w:noProof/>
                <w:webHidden/>
              </w:rPr>
              <w:t>10</w:t>
            </w:r>
            <w:r w:rsidR="00065DF4">
              <w:rPr>
                <w:noProof/>
                <w:webHidden/>
              </w:rPr>
              <w:fldChar w:fldCharType="end"/>
            </w:r>
          </w:hyperlink>
        </w:p>
        <w:p w14:paraId="005395D5" w14:textId="0589549B" w:rsidR="00065DF4" w:rsidRDefault="00D14F89">
          <w:pPr>
            <w:pStyle w:val="TOC2"/>
            <w:rPr>
              <w:rFonts w:asciiTheme="minorHAnsi" w:eastAsiaTheme="minorEastAsia" w:hAnsiTheme="minorHAnsi"/>
              <w:noProof/>
              <w:lang w:eastAsia="en-GB"/>
            </w:rPr>
          </w:pPr>
          <w:hyperlink w:anchor="_Toc73721859" w:history="1">
            <w:r w:rsidR="00065DF4" w:rsidRPr="00B012C2">
              <w:rPr>
                <w:rStyle w:val="Hyperlink"/>
                <w:noProof/>
              </w:rPr>
              <w:t>6.2.</w:t>
            </w:r>
            <w:r w:rsidR="00065DF4">
              <w:rPr>
                <w:rFonts w:asciiTheme="minorHAnsi" w:eastAsiaTheme="minorEastAsia" w:hAnsiTheme="minorHAnsi"/>
                <w:noProof/>
                <w:lang w:eastAsia="en-GB"/>
              </w:rPr>
              <w:tab/>
            </w:r>
            <w:r w:rsidR="00065DF4" w:rsidRPr="00B012C2">
              <w:rPr>
                <w:rStyle w:val="Hyperlink"/>
                <w:noProof/>
              </w:rPr>
              <w:t>Customer Responsibilities</w:t>
            </w:r>
            <w:r w:rsidR="00065DF4">
              <w:rPr>
                <w:noProof/>
                <w:webHidden/>
              </w:rPr>
              <w:tab/>
            </w:r>
            <w:r w:rsidR="00065DF4">
              <w:rPr>
                <w:noProof/>
                <w:webHidden/>
              </w:rPr>
              <w:fldChar w:fldCharType="begin"/>
            </w:r>
            <w:r w:rsidR="00065DF4">
              <w:rPr>
                <w:noProof/>
                <w:webHidden/>
              </w:rPr>
              <w:instrText xml:space="preserve"> PAGEREF _Toc73721859 \h </w:instrText>
            </w:r>
            <w:r w:rsidR="00065DF4">
              <w:rPr>
                <w:noProof/>
                <w:webHidden/>
              </w:rPr>
            </w:r>
            <w:r w:rsidR="00065DF4">
              <w:rPr>
                <w:noProof/>
                <w:webHidden/>
              </w:rPr>
              <w:fldChar w:fldCharType="separate"/>
            </w:r>
            <w:r>
              <w:rPr>
                <w:noProof/>
                <w:webHidden/>
              </w:rPr>
              <w:t>10</w:t>
            </w:r>
            <w:r w:rsidR="00065DF4">
              <w:rPr>
                <w:noProof/>
                <w:webHidden/>
              </w:rPr>
              <w:fldChar w:fldCharType="end"/>
            </w:r>
          </w:hyperlink>
        </w:p>
        <w:p w14:paraId="21A7AD80" w14:textId="364DE5E5" w:rsidR="00065DF4" w:rsidRDefault="00D14F89">
          <w:pPr>
            <w:pStyle w:val="TOC2"/>
            <w:rPr>
              <w:rFonts w:asciiTheme="minorHAnsi" w:eastAsiaTheme="minorEastAsia" w:hAnsiTheme="minorHAnsi"/>
              <w:noProof/>
              <w:lang w:eastAsia="en-GB"/>
            </w:rPr>
          </w:pPr>
          <w:hyperlink w:anchor="_Toc73721860" w:history="1">
            <w:r w:rsidR="00065DF4" w:rsidRPr="00B012C2">
              <w:rPr>
                <w:rStyle w:val="Hyperlink"/>
                <w:noProof/>
              </w:rPr>
              <w:t>6.3.</w:t>
            </w:r>
            <w:r w:rsidR="00065DF4">
              <w:rPr>
                <w:rFonts w:asciiTheme="minorHAnsi" w:eastAsiaTheme="minorEastAsia" w:hAnsiTheme="minorHAnsi"/>
                <w:noProof/>
                <w:lang w:eastAsia="en-GB"/>
              </w:rPr>
              <w:tab/>
            </w:r>
            <w:r w:rsidR="00065DF4" w:rsidRPr="00B012C2">
              <w:rPr>
                <w:rStyle w:val="Hyperlink"/>
                <w:noProof/>
              </w:rPr>
              <w:t>User Responsibilities</w:t>
            </w:r>
            <w:r w:rsidR="00065DF4">
              <w:rPr>
                <w:noProof/>
                <w:webHidden/>
              </w:rPr>
              <w:tab/>
            </w:r>
            <w:r w:rsidR="00065DF4">
              <w:rPr>
                <w:noProof/>
                <w:webHidden/>
              </w:rPr>
              <w:fldChar w:fldCharType="begin"/>
            </w:r>
            <w:r w:rsidR="00065DF4">
              <w:rPr>
                <w:noProof/>
                <w:webHidden/>
              </w:rPr>
              <w:instrText xml:space="preserve"> PAGEREF _Toc73721860 \h </w:instrText>
            </w:r>
            <w:r w:rsidR="00065DF4">
              <w:rPr>
                <w:noProof/>
                <w:webHidden/>
              </w:rPr>
            </w:r>
            <w:r w:rsidR="00065DF4">
              <w:rPr>
                <w:noProof/>
                <w:webHidden/>
              </w:rPr>
              <w:fldChar w:fldCharType="separate"/>
            </w:r>
            <w:r>
              <w:rPr>
                <w:noProof/>
                <w:webHidden/>
              </w:rPr>
              <w:t>11</w:t>
            </w:r>
            <w:r w:rsidR="00065DF4">
              <w:rPr>
                <w:noProof/>
                <w:webHidden/>
              </w:rPr>
              <w:fldChar w:fldCharType="end"/>
            </w:r>
          </w:hyperlink>
        </w:p>
        <w:p w14:paraId="38B7C5EB" w14:textId="65796492" w:rsidR="00065DF4" w:rsidRDefault="00D14F89">
          <w:pPr>
            <w:pStyle w:val="TOC3"/>
            <w:tabs>
              <w:tab w:val="right" w:leader="dot" w:pos="9016"/>
            </w:tabs>
            <w:rPr>
              <w:rFonts w:asciiTheme="minorHAnsi" w:eastAsiaTheme="minorEastAsia" w:hAnsiTheme="minorHAnsi"/>
              <w:noProof/>
              <w:lang w:eastAsia="en-GB"/>
            </w:rPr>
          </w:pPr>
          <w:r>
            <w:rPr>
              <w:noProof/>
            </w:rPr>
            <w:fldChar w:fldCharType="begin"/>
          </w:r>
          <w:r>
            <w:rPr>
              <w:noProof/>
            </w:rPr>
            <w:instrText xml:space="preserve"> HYPERLINK \l "_Toc73721861" </w:instrText>
          </w:r>
          <w:r w:rsidR="001A1429">
            <w:rPr>
              <w:noProof/>
            </w:rPr>
          </w:r>
          <w:r>
            <w:rPr>
              <w:noProof/>
            </w:rPr>
            <w:fldChar w:fldCharType="separate"/>
          </w:r>
          <w:r w:rsidR="00065DF4" w:rsidRPr="00B012C2">
            <w:rPr>
              <w:rStyle w:val="Hyperlink"/>
              <w:noProof/>
            </w:rPr>
            <w:t>6.3.1 Fair Use Policy</w:t>
          </w:r>
          <w:r w:rsidR="00065DF4">
            <w:rPr>
              <w:noProof/>
              <w:webHidden/>
            </w:rPr>
            <w:tab/>
          </w:r>
          <w:r w:rsidR="00065DF4">
            <w:rPr>
              <w:noProof/>
              <w:webHidden/>
            </w:rPr>
            <w:fldChar w:fldCharType="begin"/>
          </w:r>
          <w:r w:rsidR="00065DF4">
            <w:rPr>
              <w:noProof/>
              <w:webHidden/>
            </w:rPr>
            <w:instrText xml:space="preserve"> PAGEREF _Toc73721861 \h </w:instrText>
          </w:r>
          <w:r w:rsidR="00065DF4">
            <w:rPr>
              <w:noProof/>
              <w:webHidden/>
            </w:rPr>
          </w:r>
          <w:r w:rsidR="00065DF4">
            <w:rPr>
              <w:noProof/>
              <w:webHidden/>
            </w:rPr>
            <w:fldChar w:fldCharType="separate"/>
          </w:r>
          <w:ins w:id="14" w:author="Author">
            <w:r>
              <w:rPr>
                <w:noProof/>
                <w:webHidden/>
              </w:rPr>
              <w:t>11</w:t>
            </w:r>
          </w:ins>
          <w:del w:id="15" w:author="Author">
            <w:r w:rsidR="001A1429" w:rsidDel="00D14F89">
              <w:rPr>
                <w:noProof/>
                <w:webHidden/>
              </w:rPr>
              <w:delText>12</w:delText>
            </w:r>
          </w:del>
          <w:r w:rsidR="00065DF4">
            <w:rPr>
              <w:noProof/>
              <w:webHidden/>
            </w:rPr>
            <w:fldChar w:fldCharType="end"/>
          </w:r>
          <w:r>
            <w:rPr>
              <w:noProof/>
            </w:rPr>
            <w:fldChar w:fldCharType="end"/>
          </w:r>
        </w:p>
        <w:p w14:paraId="7D3095FE" w14:textId="7D142D4C" w:rsidR="00065DF4" w:rsidRDefault="00D14F89">
          <w:pPr>
            <w:pStyle w:val="TOC1"/>
            <w:tabs>
              <w:tab w:val="left" w:pos="440"/>
              <w:tab w:val="right" w:leader="dot" w:pos="9016"/>
            </w:tabs>
            <w:rPr>
              <w:rFonts w:asciiTheme="minorHAnsi" w:eastAsiaTheme="minorEastAsia" w:hAnsiTheme="minorHAnsi"/>
              <w:noProof/>
              <w:lang w:eastAsia="en-GB"/>
            </w:rPr>
          </w:pPr>
          <w:r>
            <w:rPr>
              <w:noProof/>
            </w:rPr>
            <w:fldChar w:fldCharType="begin"/>
          </w:r>
          <w:r>
            <w:rPr>
              <w:noProof/>
            </w:rPr>
            <w:instrText xml:space="preserve"> HYPERLINK \l "_Toc73721862" </w:instrText>
          </w:r>
          <w:r w:rsidR="001A1429">
            <w:rPr>
              <w:noProof/>
            </w:rPr>
          </w:r>
          <w:r>
            <w:rPr>
              <w:noProof/>
            </w:rPr>
            <w:fldChar w:fldCharType="separate"/>
          </w:r>
          <w:r w:rsidR="00065DF4" w:rsidRPr="00B012C2">
            <w:rPr>
              <w:rStyle w:val="Hyperlink"/>
              <w:noProof/>
            </w:rPr>
            <w:t>7.</w:t>
          </w:r>
          <w:r w:rsidR="00065DF4">
            <w:rPr>
              <w:rFonts w:asciiTheme="minorHAnsi" w:eastAsiaTheme="minorEastAsia" w:hAnsiTheme="minorHAnsi"/>
              <w:noProof/>
              <w:lang w:eastAsia="en-GB"/>
            </w:rPr>
            <w:tab/>
          </w:r>
          <w:r w:rsidR="00065DF4" w:rsidRPr="00B012C2">
            <w:rPr>
              <w:rStyle w:val="Hyperlink"/>
              <w:noProof/>
            </w:rPr>
            <w:t>Appendix A: Incident Severity Classification</w:t>
          </w:r>
          <w:r w:rsidR="00065DF4">
            <w:rPr>
              <w:noProof/>
              <w:webHidden/>
            </w:rPr>
            <w:tab/>
          </w:r>
          <w:r w:rsidR="00065DF4">
            <w:rPr>
              <w:noProof/>
              <w:webHidden/>
            </w:rPr>
            <w:fldChar w:fldCharType="begin"/>
          </w:r>
          <w:r w:rsidR="00065DF4">
            <w:rPr>
              <w:noProof/>
              <w:webHidden/>
            </w:rPr>
            <w:instrText xml:space="preserve"> PAGEREF _Toc73721862 \h </w:instrText>
          </w:r>
          <w:r w:rsidR="00065DF4">
            <w:rPr>
              <w:noProof/>
              <w:webHidden/>
            </w:rPr>
          </w:r>
          <w:r w:rsidR="00065DF4">
            <w:rPr>
              <w:noProof/>
              <w:webHidden/>
            </w:rPr>
            <w:fldChar w:fldCharType="separate"/>
          </w:r>
          <w:ins w:id="16" w:author="Author">
            <w:r>
              <w:rPr>
                <w:noProof/>
                <w:webHidden/>
              </w:rPr>
              <w:t>12</w:t>
            </w:r>
          </w:ins>
          <w:del w:id="17" w:author="Author">
            <w:r w:rsidR="001A1429" w:rsidDel="00D14F89">
              <w:rPr>
                <w:noProof/>
                <w:webHidden/>
              </w:rPr>
              <w:delText>13</w:delText>
            </w:r>
          </w:del>
          <w:r w:rsidR="00065DF4">
            <w:rPr>
              <w:noProof/>
              <w:webHidden/>
            </w:rPr>
            <w:fldChar w:fldCharType="end"/>
          </w:r>
          <w:r>
            <w:rPr>
              <w:noProof/>
            </w:rPr>
            <w:fldChar w:fldCharType="end"/>
          </w:r>
        </w:p>
        <w:p w14:paraId="4BF7385E" w14:textId="0A1AAAE8" w:rsidR="00065DF4" w:rsidRDefault="00D14F89">
          <w:pPr>
            <w:pStyle w:val="TOC1"/>
            <w:tabs>
              <w:tab w:val="left" w:pos="440"/>
              <w:tab w:val="right" w:leader="dot" w:pos="9016"/>
            </w:tabs>
            <w:rPr>
              <w:rFonts w:asciiTheme="minorHAnsi" w:eastAsiaTheme="minorEastAsia" w:hAnsiTheme="minorHAnsi"/>
              <w:noProof/>
              <w:lang w:eastAsia="en-GB"/>
            </w:rPr>
          </w:pPr>
          <w:r>
            <w:rPr>
              <w:noProof/>
            </w:rPr>
            <w:fldChar w:fldCharType="begin"/>
          </w:r>
          <w:r>
            <w:rPr>
              <w:noProof/>
            </w:rPr>
            <w:instrText xml:space="preserve"> HYPERLINK \l "_Toc73721863" </w:instrText>
          </w:r>
          <w:r w:rsidR="001A1429">
            <w:rPr>
              <w:noProof/>
            </w:rPr>
          </w:r>
          <w:r>
            <w:rPr>
              <w:noProof/>
            </w:rPr>
            <w:fldChar w:fldCharType="separate"/>
          </w:r>
          <w:r w:rsidR="00065DF4" w:rsidRPr="00B012C2">
            <w:rPr>
              <w:rStyle w:val="Hyperlink"/>
              <w:noProof/>
            </w:rPr>
            <w:t>8.</w:t>
          </w:r>
          <w:r w:rsidR="00065DF4">
            <w:rPr>
              <w:rFonts w:asciiTheme="minorHAnsi" w:eastAsiaTheme="minorEastAsia" w:hAnsiTheme="minorHAnsi"/>
              <w:noProof/>
              <w:lang w:eastAsia="en-GB"/>
            </w:rPr>
            <w:tab/>
          </w:r>
          <w:r w:rsidR="00065DF4" w:rsidRPr="00B012C2">
            <w:rPr>
              <w:rStyle w:val="Hyperlink"/>
              <w:noProof/>
            </w:rPr>
            <w:t>Appendix B: RACI Model of accountability</w:t>
          </w:r>
          <w:r w:rsidR="00065DF4">
            <w:rPr>
              <w:noProof/>
              <w:webHidden/>
            </w:rPr>
            <w:tab/>
          </w:r>
          <w:r w:rsidR="00065DF4">
            <w:rPr>
              <w:noProof/>
              <w:webHidden/>
            </w:rPr>
            <w:fldChar w:fldCharType="begin"/>
          </w:r>
          <w:r w:rsidR="00065DF4">
            <w:rPr>
              <w:noProof/>
              <w:webHidden/>
            </w:rPr>
            <w:instrText xml:space="preserve"> PAGEREF _Toc73721863 \h </w:instrText>
          </w:r>
          <w:r w:rsidR="00065DF4">
            <w:rPr>
              <w:noProof/>
              <w:webHidden/>
            </w:rPr>
          </w:r>
          <w:r w:rsidR="00065DF4">
            <w:rPr>
              <w:noProof/>
              <w:webHidden/>
            </w:rPr>
            <w:fldChar w:fldCharType="separate"/>
          </w:r>
          <w:ins w:id="18" w:author="Author">
            <w:r>
              <w:rPr>
                <w:noProof/>
                <w:webHidden/>
              </w:rPr>
              <w:t>13</w:t>
            </w:r>
          </w:ins>
          <w:del w:id="19" w:author="Author">
            <w:r w:rsidR="001A1429" w:rsidDel="00D14F89">
              <w:rPr>
                <w:noProof/>
                <w:webHidden/>
              </w:rPr>
              <w:delText>14</w:delText>
            </w:r>
          </w:del>
          <w:r w:rsidR="00065DF4">
            <w:rPr>
              <w:noProof/>
              <w:webHidden/>
            </w:rPr>
            <w:fldChar w:fldCharType="end"/>
          </w:r>
          <w:r>
            <w:rPr>
              <w:noProof/>
            </w:rPr>
            <w:fldChar w:fldCharType="end"/>
          </w:r>
        </w:p>
        <w:p w14:paraId="663A5B2B" w14:textId="3C1B4825" w:rsidR="00065DF4" w:rsidRDefault="00D14F89">
          <w:pPr>
            <w:pStyle w:val="TOC1"/>
            <w:tabs>
              <w:tab w:val="left" w:pos="440"/>
              <w:tab w:val="right" w:leader="dot" w:pos="9016"/>
            </w:tabs>
            <w:rPr>
              <w:rFonts w:asciiTheme="minorHAnsi" w:eastAsiaTheme="minorEastAsia" w:hAnsiTheme="minorHAnsi"/>
              <w:noProof/>
              <w:lang w:eastAsia="en-GB"/>
            </w:rPr>
          </w:pPr>
          <w:r>
            <w:rPr>
              <w:noProof/>
            </w:rPr>
            <w:fldChar w:fldCharType="begin"/>
          </w:r>
          <w:r>
            <w:rPr>
              <w:noProof/>
            </w:rPr>
            <w:instrText xml:space="preserve"> HYPERLINK \l "_Toc73721864" </w:instrText>
          </w:r>
          <w:r w:rsidR="001A1429">
            <w:rPr>
              <w:noProof/>
            </w:rPr>
          </w:r>
          <w:r>
            <w:rPr>
              <w:noProof/>
            </w:rPr>
            <w:fldChar w:fldCharType="separate"/>
          </w:r>
          <w:r w:rsidR="00065DF4" w:rsidRPr="00B012C2">
            <w:rPr>
              <w:rStyle w:val="Hyperlink"/>
              <w:noProof/>
            </w:rPr>
            <w:t>9.</w:t>
          </w:r>
          <w:r w:rsidR="00065DF4">
            <w:rPr>
              <w:rFonts w:asciiTheme="minorHAnsi" w:eastAsiaTheme="minorEastAsia" w:hAnsiTheme="minorHAnsi"/>
              <w:noProof/>
              <w:lang w:eastAsia="en-GB"/>
            </w:rPr>
            <w:tab/>
          </w:r>
          <w:r w:rsidR="00065DF4" w:rsidRPr="00B012C2">
            <w:rPr>
              <w:rStyle w:val="Hyperlink"/>
              <w:noProof/>
            </w:rPr>
            <w:t>Appendix C: Entitled Business Units/Users</w:t>
          </w:r>
          <w:r w:rsidR="00065DF4">
            <w:rPr>
              <w:noProof/>
              <w:webHidden/>
            </w:rPr>
            <w:tab/>
          </w:r>
          <w:r w:rsidR="00065DF4">
            <w:rPr>
              <w:noProof/>
              <w:webHidden/>
            </w:rPr>
            <w:fldChar w:fldCharType="begin"/>
          </w:r>
          <w:r w:rsidR="00065DF4">
            <w:rPr>
              <w:noProof/>
              <w:webHidden/>
            </w:rPr>
            <w:instrText xml:space="preserve"> PAGEREF _Toc73721864 \h </w:instrText>
          </w:r>
          <w:r w:rsidR="00065DF4">
            <w:rPr>
              <w:noProof/>
              <w:webHidden/>
            </w:rPr>
          </w:r>
          <w:r w:rsidR="00065DF4">
            <w:rPr>
              <w:noProof/>
              <w:webHidden/>
            </w:rPr>
            <w:fldChar w:fldCharType="separate"/>
          </w:r>
          <w:ins w:id="20" w:author="Author">
            <w:r>
              <w:rPr>
                <w:noProof/>
                <w:webHidden/>
              </w:rPr>
              <w:t>14</w:t>
            </w:r>
          </w:ins>
          <w:del w:id="21" w:author="Author">
            <w:r w:rsidR="001A1429" w:rsidDel="00D14F89">
              <w:rPr>
                <w:noProof/>
                <w:webHidden/>
              </w:rPr>
              <w:delText>15</w:delText>
            </w:r>
          </w:del>
          <w:r w:rsidR="00065DF4">
            <w:rPr>
              <w:noProof/>
              <w:webHidden/>
            </w:rPr>
            <w:fldChar w:fldCharType="end"/>
          </w:r>
          <w:r>
            <w:rPr>
              <w:noProof/>
            </w:rPr>
            <w:fldChar w:fldCharType="end"/>
          </w:r>
        </w:p>
        <w:p w14:paraId="67C86579" w14:textId="7DAB8050" w:rsidR="00065DF4" w:rsidRDefault="00D14F89">
          <w:pPr>
            <w:pStyle w:val="TOC1"/>
            <w:tabs>
              <w:tab w:val="left" w:pos="660"/>
              <w:tab w:val="right" w:leader="dot" w:pos="9016"/>
            </w:tabs>
            <w:rPr>
              <w:rFonts w:asciiTheme="minorHAnsi" w:eastAsiaTheme="minorEastAsia" w:hAnsiTheme="minorHAnsi"/>
              <w:noProof/>
              <w:lang w:eastAsia="en-GB"/>
            </w:rPr>
          </w:pPr>
          <w:r>
            <w:rPr>
              <w:noProof/>
            </w:rPr>
            <w:fldChar w:fldCharType="begin"/>
          </w:r>
          <w:r>
            <w:rPr>
              <w:noProof/>
            </w:rPr>
            <w:instrText xml:space="preserve"> HYPERLINK \l "_Toc73721865" </w:instrText>
          </w:r>
          <w:r w:rsidR="001A1429">
            <w:rPr>
              <w:noProof/>
            </w:rPr>
          </w:r>
          <w:r>
            <w:rPr>
              <w:noProof/>
            </w:rPr>
            <w:fldChar w:fldCharType="separate"/>
          </w:r>
          <w:r w:rsidR="00065DF4" w:rsidRPr="00B012C2">
            <w:rPr>
              <w:rStyle w:val="Hyperlink"/>
              <w:noProof/>
            </w:rPr>
            <w:t>10.</w:t>
          </w:r>
          <w:r w:rsidR="00065DF4">
            <w:rPr>
              <w:rFonts w:asciiTheme="minorHAnsi" w:eastAsiaTheme="minorEastAsia" w:hAnsiTheme="minorHAnsi"/>
              <w:noProof/>
              <w:lang w:eastAsia="en-GB"/>
            </w:rPr>
            <w:tab/>
          </w:r>
          <w:r w:rsidR="00065DF4" w:rsidRPr="00B012C2">
            <w:rPr>
              <w:rStyle w:val="Hyperlink"/>
              <w:noProof/>
            </w:rPr>
            <w:t>Appendix D: Service Role Descriptions</w:t>
          </w:r>
          <w:r w:rsidR="00065DF4">
            <w:rPr>
              <w:noProof/>
              <w:webHidden/>
            </w:rPr>
            <w:tab/>
          </w:r>
          <w:r w:rsidR="00065DF4">
            <w:rPr>
              <w:noProof/>
              <w:webHidden/>
            </w:rPr>
            <w:fldChar w:fldCharType="begin"/>
          </w:r>
          <w:r w:rsidR="00065DF4">
            <w:rPr>
              <w:noProof/>
              <w:webHidden/>
            </w:rPr>
            <w:instrText xml:space="preserve"> PAGEREF _Toc73721865 \h </w:instrText>
          </w:r>
          <w:r w:rsidR="00065DF4">
            <w:rPr>
              <w:noProof/>
              <w:webHidden/>
            </w:rPr>
          </w:r>
          <w:r w:rsidR="00065DF4">
            <w:rPr>
              <w:noProof/>
              <w:webHidden/>
            </w:rPr>
            <w:fldChar w:fldCharType="separate"/>
          </w:r>
          <w:ins w:id="22" w:author="Author">
            <w:r>
              <w:rPr>
                <w:noProof/>
                <w:webHidden/>
              </w:rPr>
              <w:t>15</w:t>
            </w:r>
          </w:ins>
          <w:del w:id="23" w:author="Author">
            <w:r w:rsidR="001A1429" w:rsidDel="00D14F89">
              <w:rPr>
                <w:noProof/>
                <w:webHidden/>
              </w:rPr>
              <w:delText>16</w:delText>
            </w:r>
          </w:del>
          <w:r w:rsidR="00065DF4">
            <w:rPr>
              <w:noProof/>
              <w:webHidden/>
            </w:rPr>
            <w:fldChar w:fldCharType="end"/>
          </w:r>
          <w:r>
            <w:rPr>
              <w:noProof/>
            </w:rPr>
            <w:fldChar w:fldCharType="end"/>
          </w:r>
        </w:p>
        <w:p w14:paraId="0DE9BF88" w14:textId="37668B34" w:rsidR="00065DF4" w:rsidRDefault="00D14F89">
          <w:pPr>
            <w:pStyle w:val="TOC1"/>
            <w:tabs>
              <w:tab w:val="left" w:pos="660"/>
              <w:tab w:val="right" w:leader="dot" w:pos="9016"/>
            </w:tabs>
            <w:rPr>
              <w:rFonts w:asciiTheme="minorHAnsi" w:eastAsiaTheme="minorEastAsia" w:hAnsiTheme="minorHAnsi"/>
              <w:noProof/>
              <w:lang w:eastAsia="en-GB"/>
            </w:rPr>
          </w:pPr>
          <w:r>
            <w:rPr>
              <w:noProof/>
            </w:rPr>
            <w:fldChar w:fldCharType="begin"/>
          </w:r>
          <w:r>
            <w:rPr>
              <w:noProof/>
            </w:rPr>
            <w:instrText xml:space="preserve"> HYPERLINK \l "_Toc73721866" </w:instrText>
          </w:r>
          <w:r w:rsidR="001A1429">
            <w:rPr>
              <w:noProof/>
            </w:rPr>
          </w:r>
          <w:r>
            <w:rPr>
              <w:noProof/>
            </w:rPr>
            <w:fldChar w:fldCharType="separate"/>
          </w:r>
          <w:r w:rsidR="00065DF4" w:rsidRPr="00B012C2">
            <w:rPr>
              <w:rStyle w:val="Hyperlink"/>
              <w:noProof/>
            </w:rPr>
            <w:t>11.</w:t>
          </w:r>
          <w:r w:rsidR="00065DF4">
            <w:rPr>
              <w:rFonts w:asciiTheme="minorHAnsi" w:eastAsiaTheme="minorEastAsia" w:hAnsiTheme="minorHAnsi"/>
              <w:noProof/>
              <w:lang w:eastAsia="en-GB"/>
            </w:rPr>
            <w:tab/>
          </w:r>
          <w:r w:rsidR="00065DF4" w:rsidRPr="00B012C2">
            <w:rPr>
              <w:rStyle w:val="Hyperlink"/>
              <w:noProof/>
            </w:rPr>
            <w:t>Appendix E: Definitions</w:t>
          </w:r>
          <w:r w:rsidR="00065DF4">
            <w:rPr>
              <w:noProof/>
              <w:webHidden/>
            </w:rPr>
            <w:tab/>
          </w:r>
          <w:r w:rsidR="00065DF4">
            <w:rPr>
              <w:noProof/>
              <w:webHidden/>
            </w:rPr>
            <w:fldChar w:fldCharType="begin"/>
          </w:r>
          <w:r w:rsidR="00065DF4">
            <w:rPr>
              <w:noProof/>
              <w:webHidden/>
            </w:rPr>
            <w:instrText xml:space="preserve"> PAGEREF _Toc73721866 \h </w:instrText>
          </w:r>
          <w:r w:rsidR="00065DF4">
            <w:rPr>
              <w:noProof/>
              <w:webHidden/>
            </w:rPr>
          </w:r>
          <w:r w:rsidR="00065DF4">
            <w:rPr>
              <w:noProof/>
              <w:webHidden/>
            </w:rPr>
            <w:fldChar w:fldCharType="separate"/>
          </w:r>
          <w:ins w:id="24" w:author="Author">
            <w:r>
              <w:rPr>
                <w:noProof/>
                <w:webHidden/>
              </w:rPr>
              <w:t>16</w:t>
            </w:r>
          </w:ins>
          <w:del w:id="25" w:author="Author">
            <w:r w:rsidR="001A1429" w:rsidDel="00D14F89">
              <w:rPr>
                <w:noProof/>
                <w:webHidden/>
              </w:rPr>
              <w:delText>17</w:delText>
            </w:r>
          </w:del>
          <w:r w:rsidR="00065DF4">
            <w:rPr>
              <w:noProof/>
              <w:webHidden/>
            </w:rPr>
            <w:fldChar w:fldCharType="end"/>
          </w:r>
          <w:r>
            <w:rPr>
              <w:noProof/>
            </w:rPr>
            <w:fldChar w:fldCharType="end"/>
          </w:r>
        </w:p>
        <w:p w14:paraId="5FC8C991" w14:textId="29EA2228" w:rsidR="00537D01" w:rsidRDefault="00537D01" w:rsidP="001A2501">
          <w:pPr>
            <w:spacing w:after="0" w:line="240" w:lineRule="auto"/>
          </w:pPr>
          <w:r>
            <w:rPr>
              <w:b/>
              <w:bCs/>
              <w:noProof/>
            </w:rPr>
            <w:fldChar w:fldCharType="end"/>
          </w:r>
        </w:p>
      </w:sdtContent>
    </w:sdt>
    <w:p w14:paraId="34E9B829" w14:textId="77777777" w:rsidR="00537D01" w:rsidRDefault="00537D01" w:rsidP="00537D01">
      <w:pPr>
        <w:spacing w:line="240" w:lineRule="auto"/>
      </w:pPr>
      <w:r>
        <w:br w:type="page"/>
      </w:r>
    </w:p>
    <w:p w14:paraId="054AD9BC" w14:textId="16B15A92" w:rsidR="00537D01" w:rsidRPr="00E35D36" w:rsidRDefault="00700114" w:rsidP="005C60C9">
      <w:pPr>
        <w:spacing w:after="320" w:line="240" w:lineRule="auto"/>
        <w:jc w:val="center"/>
        <w:rPr>
          <w:rFonts w:ascii="Calibri Light" w:hAnsi="Calibri Light"/>
          <w:i/>
          <w:sz w:val="28"/>
          <w:szCs w:val="40"/>
        </w:rPr>
      </w:pPr>
      <w:r w:rsidRPr="00E35D36">
        <w:rPr>
          <w:b/>
          <w:sz w:val="32"/>
          <w:szCs w:val="32"/>
        </w:rPr>
        <w:lastRenderedPageBreak/>
        <w:t>Health</w:t>
      </w:r>
      <w:r w:rsidR="005C60C9">
        <w:rPr>
          <w:b/>
          <w:sz w:val="32"/>
          <w:szCs w:val="32"/>
        </w:rPr>
        <w:t xml:space="preserve">, </w:t>
      </w:r>
      <w:r w:rsidRPr="00E35D36">
        <w:rPr>
          <w:b/>
          <w:sz w:val="32"/>
          <w:szCs w:val="32"/>
        </w:rPr>
        <w:t>Safety and Environmental Incidents Reporting and Investigation System</w:t>
      </w:r>
      <w:r w:rsidR="00E35D36" w:rsidRPr="00E35D36">
        <w:rPr>
          <w:b/>
          <w:sz w:val="32"/>
          <w:szCs w:val="32"/>
        </w:rPr>
        <w:t xml:space="preserve"> (IRIS)</w:t>
      </w:r>
    </w:p>
    <w:p w14:paraId="238FB6CC" w14:textId="1BDF1D2A" w:rsidR="006B1B9C" w:rsidRPr="00073BD7" w:rsidRDefault="006B1B9C" w:rsidP="00073BD7">
      <w:pPr>
        <w:spacing w:before="120" w:line="240" w:lineRule="auto"/>
        <w:jc w:val="center"/>
        <w:rPr>
          <w:rFonts w:ascii="Calibri Light" w:hAnsi="Calibri Light"/>
          <w:sz w:val="20"/>
          <w:szCs w:val="20"/>
        </w:rPr>
      </w:pPr>
      <w:r w:rsidRPr="00073BD7">
        <w:rPr>
          <w:rFonts w:ascii="Calibri Light" w:hAnsi="Calibri Light"/>
          <w:sz w:val="20"/>
          <w:szCs w:val="20"/>
        </w:rPr>
        <w:t>(</w:t>
      </w:r>
      <w:r w:rsidR="00EB4757" w:rsidRPr="00073BD7">
        <w:rPr>
          <w:rFonts w:ascii="inherit" w:hAnsi="inherit"/>
          <w:sz w:val="20"/>
          <w:szCs w:val="20"/>
          <w:shd w:val="clear" w:color="auto" w:fill="FFFFFF"/>
        </w:rPr>
        <w:t xml:space="preserve">Service </w:t>
      </w:r>
      <w:r w:rsidR="00073BD7">
        <w:rPr>
          <w:rFonts w:ascii="inherit" w:hAnsi="inherit"/>
          <w:sz w:val="20"/>
          <w:szCs w:val="20"/>
          <w:shd w:val="clear" w:color="auto" w:fill="FFFFFF"/>
        </w:rPr>
        <w:t>Category</w:t>
      </w:r>
      <w:r w:rsidR="00EB4757" w:rsidRPr="00073BD7">
        <w:rPr>
          <w:rFonts w:ascii="inherit" w:hAnsi="inherit"/>
          <w:sz w:val="20"/>
          <w:szCs w:val="20"/>
          <w:shd w:val="clear" w:color="auto" w:fill="FFFFFF"/>
        </w:rPr>
        <w:t>:</w:t>
      </w:r>
      <w:r w:rsidR="00EB4757" w:rsidRPr="00073BD7">
        <w:rPr>
          <w:rFonts w:ascii="Calibri Light" w:hAnsi="Calibri Light"/>
          <w:sz w:val="20"/>
          <w:szCs w:val="20"/>
        </w:rPr>
        <w:t xml:space="preserve"> P</w:t>
      </w:r>
      <w:r w:rsidR="00EB4757" w:rsidRPr="00073BD7">
        <w:rPr>
          <w:rFonts w:ascii="inherit" w:hAnsi="inherit"/>
          <w:sz w:val="20"/>
          <w:szCs w:val="20"/>
          <w:shd w:val="clear" w:color="auto" w:fill="FFFFFF"/>
        </w:rPr>
        <w:t>rofessional Services and University Administration</w:t>
      </w:r>
      <w:r w:rsidRPr="00073BD7">
        <w:rPr>
          <w:rFonts w:ascii="Calibri Light" w:hAnsi="Calibri Light"/>
          <w:sz w:val="20"/>
          <w:szCs w:val="20"/>
        </w:rPr>
        <w:t>)</w:t>
      </w:r>
    </w:p>
    <w:p w14:paraId="29C6784E" w14:textId="46D4C2B7" w:rsidR="00073BD7" w:rsidRPr="00073BD7" w:rsidRDefault="00073BD7" w:rsidP="00073BD7">
      <w:pPr>
        <w:spacing w:before="120" w:line="240" w:lineRule="auto"/>
        <w:jc w:val="center"/>
        <w:rPr>
          <w:rFonts w:ascii="inherit" w:hAnsi="inherit"/>
          <w:sz w:val="20"/>
          <w:szCs w:val="20"/>
          <w:shd w:val="clear" w:color="auto" w:fill="FFFFFF"/>
        </w:rPr>
      </w:pPr>
      <w:r w:rsidRPr="00073BD7">
        <w:rPr>
          <w:rFonts w:ascii="inherit" w:hAnsi="inherit"/>
          <w:sz w:val="20"/>
          <w:szCs w:val="20"/>
          <w:shd w:val="clear" w:color="auto" w:fill="FFFFFF"/>
        </w:rPr>
        <w:t>(Service Line: HR Information Systems)</w:t>
      </w:r>
    </w:p>
    <w:p w14:paraId="5B647E1C" w14:textId="77777777" w:rsidR="00537D01" w:rsidRDefault="00537D01" w:rsidP="00FE68AB">
      <w:pPr>
        <w:pStyle w:val="Heading1"/>
      </w:pPr>
      <w:bookmarkStart w:id="26" w:name="_Toc73721828"/>
      <w:r>
        <w:t>Introduction</w:t>
      </w:r>
      <w:bookmarkEnd w:id="26"/>
    </w:p>
    <w:p w14:paraId="64EA2316" w14:textId="5A4C550E" w:rsidR="00E5548F" w:rsidRDefault="00E5548F" w:rsidP="00E5548F">
      <w:pPr>
        <w:spacing w:line="240" w:lineRule="auto"/>
      </w:pPr>
      <w:r>
        <w:t xml:space="preserve">This document describes a service </w:t>
      </w:r>
      <w:r w:rsidR="00DB5965">
        <w:t xml:space="preserve">or service package (the “Service”) </w:t>
      </w:r>
      <w:r w:rsidRPr="005C60C9">
        <w:t>that is provided by University Safety Office.</w:t>
      </w:r>
      <w:r>
        <w:t xml:space="preserve"> </w:t>
      </w:r>
    </w:p>
    <w:p w14:paraId="3B1F9BF5" w14:textId="2E7092AA" w:rsidR="0057084D" w:rsidRDefault="0057084D" w:rsidP="0057084D">
      <w:pPr>
        <w:spacing w:line="240" w:lineRule="auto"/>
      </w:pPr>
      <w:r w:rsidRPr="0009149D">
        <w:t>The Business Owner acts on behalf of the “Customer” who requests and receives the service, and the Service Owner acts on behalf of the “Service Provider” who supplies the service as stated.</w:t>
      </w:r>
    </w:p>
    <w:p w14:paraId="1F4FF250" w14:textId="38B680B6" w:rsidR="00E5548F" w:rsidRDefault="00E5548F" w:rsidP="00E5548F">
      <w:pPr>
        <w:spacing w:line="240" w:lineRule="auto"/>
      </w:pPr>
      <w:r>
        <w:t xml:space="preserve">This document also sets out default service levels where these are applicable and/or apply to all agreements for provision of the Service. </w:t>
      </w:r>
    </w:p>
    <w:p w14:paraId="668B57E7" w14:textId="48D9AE90" w:rsidR="004158ED" w:rsidRDefault="004158ED" w:rsidP="00537D01">
      <w:pPr>
        <w:spacing w:line="240" w:lineRule="auto"/>
      </w:pPr>
      <w:r>
        <w:t xml:space="preserve">See </w:t>
      </w:r>
      <w:r w:rsidR="000D1E15" w:rsidRPr="000D1E15">
        <w:rPr>
          <w:i/>
        </w:rPr>
        <w:t xml:space="preserve">Appendix </w:t>
      </w:r>
      <w:r w:rsidR="0052342B">
        <w:rPr>
          <w:i/>
        </w:rPr>
        <w:t>E</w:t>
      </w:r>
      <w:r w:rsidR="000D1E15" w:rsidRPr="000D1E15">
        <w:rPr>
          <w:i/>
        </w:rPr>
        <w:t>: Definitions</w:t>
      </w:r>
      <w:r w:rsidR="000D1E15" w:rsidRPr="000D1E15">
        <w:t xml:space="preserve"> </w:t>
      </w:r>
      <w:r w:rsidR="000D1E15">
        <w:t xml:space="preserve">and </w:t>
      </w:r>
      <w:r w:rsidRPr="004158ED">
        <w:rPr>
          <w:i/>
        </w:rPr>
        <w:t xml:space="preserve">Appendix </w:t>
      </w:r>
      <w:r w:rsidR="0052342B">
        <w:rPr>
          <w:i/>
        </w:rPr>
        <w:t>D</w:t>
      </w:r>
      <w:r w:rsidRPr="004158ED">
        <w:rPr>
          <w:i/>
        </w:rPr>
        <w:t>: Service Role Descriptions</w:t>
      </w:r>
      <w:r>
        <w:t xml:space="preserve"> for </w:t>
      </w:r>
      <w:r w:rsidRPr="004158ED">
        <w:t>further detail</w:t>
      </w:r>
      <w:r>
        <w:t>s</w:t>
      </w:r>
      <w:r w:rsidRPr="004158ED">
        <w:t xml:space="preserve"> </w:t>
      </w:r>
      <w:r>
        <w:t>of</w:t>
      </w:r>
      <w:r w:rsidRPr="004158ED">
        <w:t xml:space="preserve"> a number of terms used within this document</w:t>
      </w:r>
      <w:r>
        <w:t>.</w:t>
      </w:r>
    </w:p>
    <w:p w14:paraId="582134B9" w14:textId="77777777" w:rsidR="004158ED" w:rsidRPr="0009149D" w:rsidRDefault="004158ED" w:rsidP="00537D01">
      <w:pPr>
        <w:spacing w:line="240" w:lineRule="auto"/>
      </w:pPr>
    </w:p>
    <w:p w14:paraId="6D74E8F1" w14:textId="18B8FAAA" w:rsidR="00B84ACC" w:rsidRDefault="00516937" w:rsidP="00B84ACC">
      <w:pPr>
        <w:pStyle w:val="Heading2"/>
      </w:pPr>
      <w:bookmarkStart w:id="27" w:name="_Toc73721829"/>
      <w:r>
        <w:t>Contacts for this Service</w:t>
      </w:r>
      <w:bookmarkEnd w:id="27"/>
    </w:p>
    <w:tbl>
      <w:tblPr>
        <w:tblStyle w:val="PlainTable3"/>
        <w:tblW w:w="0" w:type="auto"/>
        <w:tblLook w:val="04A0" w:firstRow="1" w:lastRow="0" w:firstColumn="1" w:lastColumn="0" w:noHBand="0" w:noVBand="1"/>
      </w:tblPr>
      <w:tblGrid>
        <w:gridCol w:w="1912"/>
        <w:gridCol w:w="1916"/>
        <w:gridCol w:w="1780"/>
        <w:gridCol w:w="3418"/>
      </w:tblGrid>
      <w:tr w:rsidR="00B84ACC" w14:paraId="772D61E4" w14:textId="77777777" w:rsidTr="00BA14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2" w:type="dxa"/>
          </w:tcPr>
          <w:p w14:paraId="3919454F" w14:textId="77777777" w:rsidR="00B84ACC" w:rsidRDefault="00B84ACC" w:rsidP="00B84ACC">
            <w:r>
              <w:t>Role</w:t>
            </w:r>
          </w:p>
        </w:tc>
        <w:tc>
          <w:tcPr>
            <w:tcW w:w="1916" w:type="dxa"/>
          </w:tcPr>
          <w:p w14:paraId="1984C6F0" w14:textId="77777777" w:rsidR="00B84ACC" w:rsidRDefault="00B84ACC" w:rsidP="00B84ACC">
            <w:pPr>
              <w:cnfStyle w:val="100000000000" w:firstRow="1" w:lastRow="0" w:firstColumn="0" w:lastColumn="0" w:oddVBand="0" w:evenVBand="0" w:oddHBand="0" w:evenHBand="0" w:firstRowFirstColumn="0" w:firstRowLastColumn="0" w:lastRowFirstColumn="0" w:lastRowLastColumn="0"/>
            </w:pPr>
            <w:r>
              <w:t>Name / Role</w:t>
            </w:r>
          </w:p>
        </w:tc>
        <w:tc>
          <w:tcPr>
            <w:tcW w:w="1780" w:type="dxa"/>
          </w:tcPr>
          <w:p w14:paraId="15D0937F" w14:textId="77777777" w:rsidR="00B84ACC" w:rsidRDefault="00B84ACC" w:rsidP="00B84ACC">
            <w:pPr>
              <w:cnfStyle w:val="100000000000" w:firstRow="1" w:lastRow="0" w:firstColumn="0" w:lastColumn="0" w:oddVBand="0" w:evenVBand="0" w:oddHBand="0" w:evenHBand="0" w:firstRowFirstColumn="0" w:firstRowLastColumn="0" w:lastRowFirstColumn="0" w:lastRowLastColumn="0"/>
            </w:pPr>
            <w:r>
              <w:t>Telephone</w:t>
            </w:r>
          </w:p>
        </w:tc>
        <w:tc>
          <w:tcPr>
            <w:tcW w:w="3418" w:type="dxa"/>
          </w:tcPr>
          <w:p w14:paraId="7DB72C5A" w14:textId="77777777" w:rsidR="00B84ACC" w:rsidRDefault="00B84ACC" w:rsidP="00B84ACC">
            <w:pPr>
              <w:cnfStyle w:val="100000000000" w:firstRow="1" w:lastRow="0" w:firstColumn="0" w:lastColumn="0" w:oddVBand="0" w:evenVBand="0" w:oddHBand="0" w:evenHBand="0" w:firstRowFirstColumn="0" w:firstRowLastColumn="0" w:lastRowFirstColumn="0" w:lastRowLastColumn="0"/>
            </w:pPr>
            <w:r>
              <w:t>Email</w:t>
            </w:r>
          </w:p>
        </w:tc>
      </w:tr>
      <w:tr w:rsidR="00B84ACC" w14:paraId="5A419D9A" w14:textId="77777777" w:rsidTr="00BA1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2" w:type="dxa"/>
          </w:tcPr>
          <w:p w14:paraId="231168EF" w14:textId="77777777" w:rsidR="00B84ACC" w:rsidRDefault="00B84ACC" w:rsidP="00B84ACC">
            <w:r>
              <w:t>Business Owner</w:t>
            </w:r>
          </w:p>
        </w:tc>
        <w:tc>
          <w:tcPr>
            <w:tcW w:w="1916" w:type="dxa"/>
          </w:tcPr>
          <w:p w14:paraId="6DF34B19" w14:textId="0501D829" w:rsidR="00B84ACC" w:rsidRDefault="00D06ECE" w:rsidP="00B84ACC">
            <w:pPr>
              <w:cnfStyle w:val="000000100000" w:firstRow="0" w:lastRow="0" w:firstColumn="0" w:lastColumn="0" w:oddVBand="0" w:evenVBand="0" w:oddHBand="1" w:evenHBand="0" w:firstRowFirstColumn="0" w:firstRowLastColumn="0" w:lastRowFirstColumn="0" w:lastRowLastColumn="0"/>
            </w:pPr>
            <w:r>
              <w:t>Les Wright</w:t>
            </w:r>
          </w:p>
        </w:tc>
        <w:tc>
          <w:tcPr>
            <w:tcW w:w="1780" w:type="dxa"/>
          </w:tcPr>
          <w:p w14:paraId="2994F9B7" w14:textId="77777777" w:rsidR="00B84ACC" w:rsidRDefault="00B84ACC" w:rsidP="00B84ACC">
            <w:pPr>
              <w:cnfStyle w:val="000000100000" w:firstRow="0" w:lastRow="0" w:firstColumn="0" w:lastColumn="0" w:oddVBand="0" w:evenVBand="0" w:oddHBand="1" w:evenHBand="0" w:firstRowFirstColumn="0" w:firstRowLastColumn="0" w:lastRowFirstColumn="0" w:lastRowLastColumn="0"/>
            </w:pPr>
          </w:p>
        </w:tc>
        <w:tc>
          <w:tcPr>
            <w:tcW w:w="3418" w:type="dxa"/>
          </w:tcPr>
          <w:p w14:paraId="533CB03B" w14:textId="2ADD079E" w:rsidR="00B84ACC" w:rsidRDefault="00D06ECE" w:rsidP="00B84ACC">
            <w:pPr>
              <w:cnfStyle w:val="000000100000" w:firstRow="0" w:lastRow="0" w:firstColumn="0" w:lastColumn="0" w:oddVBand="0" w:evenVBand="0" w:oddHBand="1" w:evenHBand="0" w:firstRowFirstColumn="0" w:firstRowLastColumn="0" w:lastRowFirstColumn="0" w:lastRowLastColumn="0"/>
            </w:pPr>
            <w:r w:rsidRPr="00D06ECE">
              <w:rPr>
                <w:rStyle w:val="Hyperlink"/>
              </w:rPr>
              <w:t>l</w:t>
            </w:r>
            <w:hyperlink r:id="rId11" w:history="1">
              <w:r w:rsidRPr="00D06ECE">
                <w:rPr>
                  <w:rStyle w:val="Hyperlink"/>
                </w:rPr>
                <w:t>eslie.wright@admin.ox.ac.uk</w:t>
              </w:r>
            </w:hyperlink>
          </w:p>
        </w:tc>
      </w:tr>
      <w:tr w:rsidR="00B84ACC" w14:paraId="092C5F23" w14:textId="77777777" w:rsidTr="00BA14D2">
        <w:tc>
          <w:tcPr>
            <w:cnfStyle w:val="001000000000" w:firstRow="0" w:lastRow="0" w:firstColumn="1" w:lastColumn="0" w:oddVBand="0" w:evenVBand="0" w:oddHBand="0" w:evenHBand="0" w:firstRowFirstColumn="0" w:firstRowLastColumn="0" w:lastRowFirstColumn="0" w:lastRowLastColumn="0"/>
            <w:tcW w:w="1912" w:type="dxa"/>
          </w:tcPr>
          <w:p w14:paraId="51AFA041" w14:textId="77777777" w:rsidR="00B84ACC" w:rsidRDefault="00B84ACC" w:rsidP="00B84ACC">
            <w:r>
              <w:t>Service Owner</w:t>
            </w:r>
          </w:p>
        </w:tc>
        <w:tc>
          <w:tcPr>
            <w:tcW w:w="1916" w:type="dxa"/>
          </w:tcPr>
          <w:p w14:paraId="59A3BCB2" w14:textId="364E51F7" w:rsidR="00B84ACC" w:rsidRDefault="00DC028D" w:rsidP="00B84ACC">
            <w:pPr>
              <w:cnfStyle w:val="000000000000" w:firstRow="0" w:lastRow="0" w:firstColumn="0" w:lastColumn="0" w:oddVBand="0" w:evenVBand="0" w:oddHBand="0" w:evenHBand="0" w:firstRowFirstColumn="0" w:firstRowLastColumn="0" w:lastRowFirstColumn="0" w:lastRowLastColumn="0"/>
            </w:pPr>
            <w:r>
              <w:t xml:space="preserve">Brian </w:t>
            </w:r>
            <w:r w:rsidR="008F7466">
              <w:t>J</w:t>
            </w:r>
            <w:r>
              <w:t>enkins</w:t>
            </w:r>
          </w:p>
        </w:tc>
        <w:tc>
          <w:tcPr>
            <w:tcW w:w="1780" w:type="dxa"/>
          </w:tcPr>
          <w:p w14:paraId="798AE5C2" w14:textId="5C3AD6E0" w:rsidR="00B84ACC" w:rsidRDefault="00DC028D" w:rsidP="00B84ACC">
            <w:pPr>
              <w:cnfStyle w:val="000000000000" w:firstRow="0" w:lastRow="0" w:firstColumn="0" w:lastColumn="0" w:oddVBand="0" w:evenVBand="0" w:oddHBand="0" w:evenHBand="0" w:firstRowFirstColumn="0" w:firstRowLastColumn="0" w:lastRowFirstColumn="0" w:lastRowLastColumn="0"/>
            </w:pPr>
            <w:r w:rsidRPr="00AF0331">
              <w:t>01865 270814</w:t>
            </w:r>
          </w:p>
        </w:tc>
        <w:tc>
          <w:tcPr>
            <w:tcW w:w="3418" w:type="dxa"/>
          </w:tcPr>
          <w:p w14:paraId="609D2F4C" w14:textId="6A24FFEC" w:rsidR="00B84ACC" w:rsidRDefault="00D14F89" w:rsidP="00B84ACC">
            <w:pPr>
              <w:cnfStyle w:val="000000000000" w:firstRow="0" w:lastRow="0" w:firstColumn="0" w:lastColumn="0" w:oddVBand="0" w:evenVBand="0" w:oddHBand="0" w:evenHBand="0" w:firstRowFirstColumn="0" w:firstRowLastColumn="0" w:lastRowFirstColumn="0" w:lastRowLastColumn="0"/>
            </w:pPr>
            <w:hyperlink r:id="rId12" w:history="1">
              <w:r w:rsidR="00DC028D" w:rsidRPr="00305ECE">
                <w:rPr>
                  <w:rStyle w:val="Hyperlink"/>
                </w:rPr>
                <w:t>brian.jenkins@safety.ox.ac.uk</w:t>
              </w:r>
            </w:hyperlink>
          </w:p>
        </w:tc>
      </w:tr>
      <w:tr w:rsidR="00B84ACC" w14:paraId="35EC1D22" w14:textId="77777777" w:rsidTr="00BA1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2" w:type="dxa"/>
          </w:tcPr>
          <w:p w14:paraId="064A841B" w14:textId="77777777" w:rsidR="00B84ACC" w:rsidRDefault="00B84ACC" w:rsidP="00B84ACC">
            <w:r>
              <w:t>Service Delivery Manager</w:t>
            </w:r>
          </w:p>
        </w:tc>
        <w:tc>
          <w:tcPr>
            <w:tcW w:w="1916" w:type="dxa"/>
          </w:tcPr>
          <w:p w14:paraId="73BAB0BC" w14:textId="728AD38D" w:rsidR="00B84ACC" w:rsidRDefault="00DC028D" w:rsidP="00B84ACC">
            <w:pPr>
              <w:cnfStyle w:val="000000100000" w:firstRow="0" w:lastRow="0" w:firstColumn="0" w:lastColumn="0" w:oddVBand="0" w:evenVBand="0" w:oddHBand="1" w:evenHBand="0" w:firstRowFirstColumn="0" w:firstRowLastColumn="0" w:lastRowFirstColumn="0" w:lastRowLastColumn="0"/>
            </w:pPr>
            <w:r>
              <w:t>Christopher Sanders</w:t>
            </w:r>
          </w:p>
        </w:tc>
        <w:tc>
          <w:tcPr>
            <w:tcW w:w="1780" w:type="dxa"/>
          </w:tcPr>
          <w:p w14:paraId="5C1B0D96" w14:textId="679966C7" w:rsidR="00B84ACC" w:rsidRDefault="004A2506" w:rsidP="004A2506">
            <w:pPr>
              <w:cnfStyle w:val="000000100000" w:firstRow="0" w:lastRow="0" w:firstColumn="0" w:lastColumn="0" w:oddVBand="0" w:evenVBand="0" w:oddHBand="1" w:evenHBand="0" w:firstRowFirstColumn="0" w:firstRowLastColumn="0" w:lastRowFirstColumn="0" w:lastRowLastColumn="0"/>
            </w:pPr>
            <w:r>
              <w:t>01865 270811</w:t>
            </w:r>
          </w:p>
        </w:tc>
        <w:tc>
          <w:tcPr>
            <w:tcW w:w="3418" w:type="dxa"/>
          </w:tcPr>
          <w:p w14:paraId="14E525E9" w14:textId="25EBB5E3" w:rsidR="00B84ACC" w:rsidRDefault="00DC028D" w:rsidP="00B84ACC">
            <w:pPr>
              <w:cnfStyle w:val="000000100000" w:firstRow="0" w:lastRow="0" w:firstColumn="0" w:lastColumn="0" w:oddVBand="0" w:evenVBand="0" w:oddHBand="1" w:evenHBand="0" w:firstRowFirstColumn="0" w:firstRowLastColumn="0" w:lastRowFirstColumn="0" w:lastRowLastColumn="0"/>
            </w:pPr>
            <w:r w:rsidRPr="00DC028D">
              <w:rPr>
                <w:rStyle w:val="Hyperlink"/>
              </w:rPr>
              <w:t>christopher.sanders@uohs.ox.ac.uk</w:t>
            </w:r>
          </w:p>
        </w:tc>
      </w:tr>
      <w:tr w:rsidR="00DC028D" w14:paraId="1CC3AB27" w14:textId="77777777" w:rsidTr="00BA14D2">
        <w:tc>
          <w:tcPr>
            <w:cnfStyle w:val="001000000000" w:firstRow="0" w:lastRow="0" w:firstColumn="1" w:lastColumn="0" w:oddVBand="0" w:evenVBand="0" w:oddHBand="0" w:evenHBand="0" w:firstRowFirstColumn="0" w:firstRowLastColumn="0" w:lastRowFirstColumn="0" w:lastRowLastColumn="0"/>
            <w:tcW w:w="1912" w:type="dxa"/>
          </w:tcPr>
          <w:p w14:paraId="0260127A" w14:textId="16AB0414" w:rsidR="00DC028D" w:rsidRDefault="00DC028D" w:rsidP="00B84ACC">
            <w:r>
              <w:t>SAfety office Help Desk</w:t>
            </w:r>
          </w:p>
        </w:tc>
        <w:tc>
          <w:tcPr>
            <w:tcW w:w="1916" w:type="dxa"/>
          </w:tcPr>
          <w:p w14:paraId="3AB171F1" w14:textId="2A1687C5" w:rsidR="00DC028D" w:rsidRDefault="00DC028D" w:rsidP="00B84ACC">
            <w:pPr>
              <w:cnfStyle w:val="000000000000" w:firstRow="0" w:lastRow="0" w:firstColumn="0" w:lastColumn="0" w:oddVBand="0" w:evenVBand="0" w:oddHBand="0" w:evenHBand="0" w:firstRowFirstColumn="0" w:firstRowLastColumn="0" w:lastRowFirstColumn="0" w:lastRowLastColumn="0"/>
            </w:pPr>
          </w:p>
        </w:tc>
        <w:tc>
          <w:tcPr>
            <w:tcW w:w="1780" w:type="dxa"/>
          </w:tcPr>
          <w:p w14:paraId="446CF70E" w14:textId="3B667A93" w:rsidR="00DC028D" w:rsidRDefault="002257D4" w:rsidP="00306A36">
            <w:pPr>
              <w:cnfStyle w:val="000000000000" w:firstRow="0" w:lastRow="0" w:firstColumn="0" w:lastColumn="0" w:oddVBand="0" w:evenVBand="0" w:oddHBand="0" w:evenHBand="0" w:firstRowFirstColumn="0" w:firstRowLastColumn="0" w:lastRowFirstColumn="0" w:lastRowLastColumn="0"/>
            </w:pPr>
            <w:r>
              <w:rPr>
                <w:rFonts w:asciiTheme="minorHAnsi" w:hAnsiTheme="minorHAnsi"/>
                <w:lang w:val="de-DE"/>
              </w:rPr>
              <w:t>01865 2</w:t>
            </w:r>
            <w:r w:rsidRPr="00F23C07">
              <w:rPr>
                <w:rFonts w:asciiTheme="minorHAnsi" w:hAnsiTheme="minorHAnsi"/>
                <w:lang w:val="de-DE"/>
              </w:rPr>
              <w:t>7081</w:t>
            </w:r>
            <w:r>
              <w:rPr>
                <w:rFonts w:asciiTheme="minorHAnsi" w:hAnsiTheme="minorHAnsi"/>
                <w:lang w:val="de-DE"/>
              </w:rPr>
              <w:t>1</w:t>
            </w:r>
          </w:p>
        </w:tc>
        <w:tc>
          <w:tcPr>
            <w:tcW w:w="3418" w:type="dxa"/>
          </w:tcPr>
          <w:p w14:paraId="234EB006" w14:textId="222A0C9A" w:rsidR="00DC028D" w:rsidRDefault="00891031" w:rsidP="00B84ACC">
            <w:pPr>
              <w:cnfStyle w:val="000000000000" w:firstRow="0" w:lastRow="0" w:firstColumn="0" w:lastColumn="0" w:oddVBand="0" w:evenVBand="0" w:oddHBand="0" w:evenHBand="0" w:firstRowFirstColumn="0" w:firstRowLastColumn="0" w:lastRowFirstColumn="0" w:lastRowLastColumn="0"/>
            </w:pPr>
            <w:r w:rsidRPr="0052342B">
              <w:rPr>
                <w:rStyle w:val="Hyperlink"/>
              </w:rPr>
              <w:t>enquiries@safety.ox.ac.uk</w:t>
            </w:r>
          </w:p>
        </w:tc>
      </w:tr>
    </w:tbl>
    <w:p w14:paraId="1EBA59F2" w14:textId="5543DFA4" w:rsidR="00B84ACC" w:rsidRPr="000D1E15" w:rsidRDefault="000D1E15" w:rsidP="00B84ACC">
      <w:pPr>
        <w:rPr>
          <w:i/>
          <w:sz w:val="20"/>
          <w:szCs w:val="20"/>
        </w:rPr>
      </w:pPr>
      <w:r w:rsidRPr="000D1E15">
        <w:rPr>
          <w:i/>
          <w:sz w:val="20"/>
          <w:szCs w:val="20"/>
        </w:rPr>
        <w:t xml:space="preserve">Definitions for Service Roles are referenced in Appendix </w:t>
      </w:r>
      <w:r w:rsidR="0052342B">
        <w:rPr>
          <w:i/>
          <w:sz w:val="20"/>
          <w:szCs w:val="20"/>
        </w:rPr>
        <w:t>D</w:t>
      </w:r>
      <w:r w:rsidRPr="000D1E15">
        <w:rPr>
          <w:i/>
          <w:sz w:val="20"/>
          <w:szCs w:val="20"/>
        </w:rPr>
        <w:t>: Service Role Descriptions</w:t>
      </w:r>
    </w:p>
    <w:p w14:paraId="04329748" w14:textId="7164D1B5" w:rsidR="000153AF" w:rsidRDefault="009313E9" w:rsidP="00F63BE1">
      <w:bookmarkStart w:id="28" w:name="_Toc73721830"/>
      <w:r w:rsidRPr="000153AF">
        <w:rPr>
          <w:rStyle w:val="Heading2Char"/>
        </w:rPr>
        <w:t xml:space="preserve">1.2 </w:t>
      </w:r>
      <w:r w:rsidR="00C56874">
        <w:rPr>
          <w:rStyle w:val="Heading2Char"/>
        </w:rPr>
        <w:tab/>
      </w:r>
      <w:r w:rsidRPr="000153AF">
        <w:rPr>
          <w:rStyle w:val="Heading2Char"/>
        </w:rPr>
        <w:t>Authority of Document</w:t>
      </w:r>
      <w:bookmarkEnd w:id="28"/>
      <w:r w:rsidR="00962DA8">
        <w:t xml:space="preserve"> </w:t>
      </w:r>
    </w:p>
    <w:p w14:paraId="535F3FDE" w14:textId="0B59D285" w:rsidR="00516937" w:rsidRDefault="00516937" w:rsidP="00F63BE1">
      <w:r>
        <w:t>The document is owned and approved by the Service Owner.</w:t>
      </w:r>
    </w:p>
    <w:p w14:paraId="0FD06352" w14:textId="524F9DA2" w:rsidR="004158ED" w:rsidRDefault="004158ED" w:rsidP="00F63BE1">
      <w:r w:rsidRPr="004158ED">
        <w:t xml:space="preserve">This document is time based and its authority </w:t>
      </w:r>
      <w:r>
        <w:t xml:space="preserve">is </w:t>
      </w:r>
      <w:r w:rsidRPr="004158ED">
        <w:t xml:space="preserve">a collaboration between the Business Owner and </w:t>
      </w:r>
      <w:r>
        <w:t xml:space="preserve">the </w:t>
      </w:r>
      <w:r w:rsidRPr="004158ED">
        <w:t>Service Owner.  A review of content will take place at an agreed date and at regular intervals.</w:t>
      </w:r>
    </w:p>
    <w:p w14:paraId="6E194EDC" w14:textId="56126B1C" w:rsidR="00FE68AB" w:rsidRDefault="00FE68AB" w:rsidP="00537D01">
      <w:pPr>
        <w:pStyle w:val="Heading1"/>
      </w:pPr>
      <w:bookmarkStart w:id="29" w:name="_Toc73721831"/>
      <w:r>
        <w:lastRenderedPageBreak/>
        <w:t>Description of Service</w:t>
      </w:r>
      <w:bookmarkEnd w:id="29"/>
    </w:p>
    <w:p w14:paraId="439846CA" w14:textId="32DA40AA" w:rsidR="0057084D" w:rsidRDefault="0057084D" w:rsidP="00FE68AB">
      <w:pPr>
        <w:pStyle w:val="Heading2"/>
      </w:pPr>
      <w:bookmarkStart w:id="30" w:name="_Toc73721832"/>
      <w:bookmarkStart w:id="31" w:name="_Toc477779564"/>
      <w:bookmarkStart w:id="32" w:name="_Toc482784747"/>
      <w:r>
        <w:t>Business Description</w:t>
      </w:r>
      <w:bookmarkEnd w:id="30"/>
    </w:p>
    <w:p w14:paraId="373CDD0E" w14:textId="152FC046" w:rsidR="0057084D" w:rsidRDefault="0057084D" w:rsidP="0057084D">
      <w:pPr>
        <w:spacing w:line="240" w:lineRule="auto"/>
      </w:pPr>
      <w:r w:rsidRPr="00EE6873">
        <w:t xml:space="preserve">The purpose of </w:t>
      </w:r>
      <w:r>
        <w:t>the IRIS</w:t>
      </w:r>
      <w:r w:rsidRPr="00EE6873">
        <w:t xml:space="preserve"> </w:t>
      </w:r>
      <w:r>
        <w:t xml:space="preserve">(Incident Reporting and Investigation System) </w:t>
      </w:r>
      <w:r w:rsidRPr="00EE6873">
        <w:t xml:space="preserve">is to ensure that the University Safety Office can adequately perform its legal obligations to report, document and </w:t>
      </w:r>
      <w:r w:rsidR="00D06ECE">
        <w:t>analyse patterns of</w:t>
      </w:r>
      <w:r w:rsidR="00D06ECE" w:rsidRPr="00EE6873">
        <w:t xml:space="preserve"> </w:t>
      </w:r>
      <w:r w:rsidRPr="00EE6873">
        <w:t>accidents</w:t>
      </w:r>
      <w:r w:rsidR="00162B92">
        <w:t xml:space="preserve"> and</w:t>
      </w:r>
      <w:r w:rsidRPr="00EE6873">
        <w:t xml:space="preserve"> safety related incidents </w:t>
      </w:r>
      <w:commentRangeStart w:id="33"/>
      <w:r w:rsidRPr="00EE6873">
        <w:t xml:space="preserve"> </w:t>
      </w:r>
      <w:commentRangeEnd w:id="33"/>
      <w:r w:rsidR="00B14266">
        <w:rPr>
          <w:rStyle w:val="CommentReference"/>
        </w:rPr>
        <w:commentReference w:id="33"/>
      </w:r>
      <w:r w:rsidRPr="00EE6873">
        <w:t>under UK safety legislation</w:t>
      </w:r>
      <w:r>
        <w:t xml:space="preserve">. </w:t>
      </w:r>
    </w:p>
    <w:p w14:paraId="5BF345BB" w14:textId="6A36639C" w:rsidR="00A11329" w:rsidRDefault="00A11329" w:rsidP="00FE68AB">
      <w:pPr>
        <w:pStyle w:val="Heading2"/>
      </w:pPr>
      <w:bookmarkStart w:id="34" w:name="_Toc73721833"/>
      <w:r>
        <w:t>Service Summary</w:t>
      </w:r>
      <w:bookmarkEnd w:id="34"/>
    </w:p>
    <w:p w14:paraId="12D3F4BF" w14:textId="15F5641F" w:rsidR="009A756A" w:rsidRDefault="009A756A" w:rsidP="004158ED">
      <w:pPr>
        <w:spacing w:line="240" w:lineRule="auto"/>
      </w:pPr>
      <w:r>
        <w:t xml:space="preserve">IRIS replaces the paper based set of manual processes with </w:t>
      </w:r>
      <w:commentRangeStart w:id="35"/>
      <w:r>
        <w:t xml:space="preserve">a new policy </w:t>
      </w:r>
      <w:commentRangeEnd w:id="35"/>
      <w:r w:rsidR="00B14266">
        <w:rPr>
          <w:rStyle w:val="CommentReference"/>
        </w:rPr>
        <w:commentReference w:id="35"/>
      </w:r>
      <w:proofErr w:type="gramStart"/>
      <w:r>
        <w:t xml:space="preserve">and </w:t>
      </w:r>
      <w:r w:rsidR="00162B92">
        <w:t xml:space="preserve"> a</w:t>
      </w:r>
      <w:proofErr w:type="gramEnd"/>
      <w:r w:rsidR="00162B92">
        <w:t xml:space="preserve"> </w:t>
      </w:r>
      <w:r>
        <w:t xml:space="preserve">digital processes.  The Safety Office procured a health and safety management system called </w:t>
      </w:r>
      <w:proofErr w:type="spellStart"/>
      <w:r>
        <w:t>InfoExchange</w:t>
      </w:r>
      <w:proofErr w:type="spellEnd"/>
      <w:r>
        <w:t xml:space="preserve">, which is produced by </w:t>
      </w:r>
      <w:proofErr w:type="spellStart"/>
      <w:r>
        <w:t>Alcumus</w:t>
      </w:r>
      <w:proofErr w:type="spellEnd"/>
      <w:r>
        <w:t xml:space="preserve"> Group</w:t>
      </w:r>
      <w:r w:rsidR="00162B92">
        <w:t xml:space="preserve"> (‘Supplier’)</w:t>
      </w:r>
      <w:r>
        <w:t xml:space="preserve">.  This system is delivered using a </w:t>
      </w:r>
      <w:r w:rsidR="00162B92">
        <w:t>SaaS (S</w:t>
      </w:r>
      <w:r>
        <w:t>oftware as a Service</w:t>
      </w:r>
      <w:r w:rsidR="00162B92">
        <w:t>)</w:t>
      </w:r>
      <w:r>
        <w:t xml:space="preserve"> model</w:t>
      </w:r>
      <w:r w:rsidR="009027F2">
        <w:t>.</w:t>
      </w:r>
    </w:p>
    <w:p w14:paraId="14106021" w14:textId="27772FA4" w:rsidR="009027F2" w:rsidRDefault="009027F2" w:rsidP="004158ED">
      <w:pPr>
        <w:spacing w:line="240" w:lineRule="auto"/>
      </w:pPr>
      <w:r>
        <w:t xml:space="preserve">Staff and Students will have access to IRIS to report </w:t>
      </w:r>
      <w:r w:rsidR="0057084D">
        <w:t>Health</w:t>
      </w:r>
      <w:r w:rsidR="005C60C9">
        <w:t xml:space="preserve">, </w:t>
      </w:r>
      <w:r w:rsidR="0057084D">
        <w:t xml:space="preserve">Safety and Environmental related </w:t>
      </w:r>
      <w:r>
        <w:t xml:space="preserve">incidents.  The incident reports will be reviewed on the system by Safety Officers.  Safety Officer will put an action plan together for follow up or future preventative actions.  These actions will be assigned to departmental safety officers or departmental managers via email notification.  </w:t>
      </w:r>
    </w:p>
    <w:p w14:paraId="539F101D" w14:textId="77777777" w:rsidR="00FE68AB" w:rsidRPr="0003421B" w:rsidRDefault="00FE68AB" w:rsidP="00FE68AB">
      <w:pPr>
        <w:pStyle w:val="Heading2"/>
      </w:pPr>
      <w:bookmarkStart w:id="36" w:name="_Toc73721834"/>
      <w:r w:rsidRPr="0003421B">
        <w:t>Hours of Service</w:t>
      </w:r>
      <w:bookmarkEnd w:id="31"/>
      <w:bookmarkEnd w:id="32"/>
      <w:bookmarkEnd w:id="36"/>
    </w:p>
    <w:p w14:paraId="7451DB8A" w14:textId="342A5FFC" w:rsidR="001C046C" w:rsidRDefault="005135CC" w:rsidP="001C046C">
      <w:pPr>
        <w:spacing w:line="240" w:lineRule="auto"/>
      </w:pPr>
      <w:r>
        <w:t>T</w:t>
      </w:r>
      <w:r w:rsidR="004D40AD">
        <w:t>he Service</w:t>
      </w:r>
      <w:r w:rsidR="00FE68AB">
        <w:t xml:space="preserve"> is </w:t>
      </w:r>
      <w:r w:rsidR="008150A2">
        <w:t xml:space="preserve">intended to be available </w:t>
      </w:r>
      <w:r w:rsidR="0057084D">
        <w:t xml:space="preserve">for logging incidents </w:t>
      </w:r>
      <w:r w:rsidR="001C046C" w:rsidRPr="002E2B9B">
        <w:t>24 hours a day, 7 days a week, 365 days a year</w:t>
      </w:r>
      <w:r w:rsidR="001C046C">
        <w:t>,</w:t>
      </w:r>
      <w:r w:rsidR="001C046C" w:rsidRPr="001C046C">
        <w:t xml:space="preserve"> </w:t>
      </w:r>
      <w:r w:rsidR="001C046C" w:rsidRPr="002E2B9B">
        <w:t>from anywhere with an internet connection</w:t>
      </w:r>
      <w:r w:rsidR="00BA14D2">
        <w:t>.</w:t>
      </w:r>
    </w:p>
    <w:p w14:paraId="38784B25" w14:textId="2A1EA5F4" w:rsidR="001C046C" w:rsidRDefault="00BB012F" w:rsidP="001C046C">
      <w:pPr>
        <w:spacing w:line="240" w:lineRule="auto"/>
      </w:pPr>
      <w:r>
        <w:t>Health and Safety related i</w:t>
      </w:r>
      <w:r w:rsidR="001C046C" w:rsidRPr="002E2B9B">
        <w:t xml:space="preserve">ncidents </w:t>
      </w:r>
      <w:r w:rsidR="005F7944">
        <w:t xml:space="preserve">to </w:t>
      </w:r>
      <w:r w:rsidR="001C046C" w:rsidRPr="002E2B9B">
        <w:t>be reported</w:t>
      </w:r>
      <w:r w:rsidR="001C046C">
        <w:t xml:space="preserve"> </w:t>
      </w:r>
      <w:r w:rsidR="00891031">
        <w:t xml:space="preserve">using the webform </w:t>
      </w:r>
      <w:r w:rsidR="005F7944">
        <w:t xml:space="preserve">available from </w:t>
      </w:r>
      <w:hyperlink r:id="rId16" w:history="1">
        <w:r w:rsidRPr="004C0567">
          <w:rPr>
            <w:rStyle w:val="Hyperlink"/>
          </w:rPr>
          <w:t>report-incident</w:t>
        </w:r>
      </w:hyperlink>
      <w:r w:rsidR="005F7944">
        <w:t xml:space="preserve">, </w:t>
      </w:r>
      <w:r w:rsidR="005C60C9">
        <w:t>using</w:t>
      </w:r>
      <w:r w:rsidR="001C046C" w:rsidRPr="002E2B9B">
        <w:t xml:space="preserve"> any </w:t>
      </w:r>
      <w:r w:rsidR="005C60C9">
        <w:t>of the following</w:t>
      </w:r>
      <w:r w:rsidR="001C046C" w:rsidRPr="002E2B9B">
        <w:t>: desktop, laptop, tablet or</w:t>
      </w:r>
      <w:r w:rsidR="00CE3193" w:rsidRPr="002E2B9B">
        <w:t xml:space="preserve"> </w:t>
      </w:r>
      <w:r w:rsidR="00CE3193">
        <w:t xml:space="preserve">smart </w:t>
      </w:r>
      <w:r w:rsidR="001C046C" w:rsidRPr="002E2B9B">
        <w:t>phone</w:t>
      </w:r>
      <w:r w:rsidR="001C046C">
        <w:t>.</w:t>
      </w:r>
    </w:p>
    <w:p w14:paraId="361EF4CD" w14:textId="21ED3D08" w:rsidR="005F7944" w:rsidRDefault="005F7944" w:rsidP="00E12526">
      <w:pPr>
        <w:spacing w:after="0" w:line="240" w:lineRule="auto"/>
        <w:rPr>
          <w:rStyle w:val="Hyperlink"/>
        </w:rPr>
      </w:pPr>
      <w:r>
        <w:t>If the online reporting form is not available or accessible, incidents can be raised via the Safety office</w:t>
      </w:r>
      <w:r w:rsidR="00E12526">
        <w:t>. Contact details as per: ‘</w:t>
      </w:r>
      <w:hyperlink r:id="rId17" w:history="1">
        <w:r w:rsidR="00E12526">
          <w:rPr>
            <w:rStyle w:val="Hyperlink"/>
          </w:rPr>
          <w:t>Safety Office Web Site</w:t>
        </w:r>
      </w:hyperlink>
      <w:r w:rsidR="00E12526">
        <w:rPr>
          <w:rStyle w:val="Hyperlink"/>
        </w:rPr>
        <w:t>’</w:t>
      </w:r>
    </w:p>
    <w:p w14:paraId="4922C906" w14:textId="77777777" w:rsidR="00652FF4" w:rsidRDefault="00652FF4" w:rsidP="00E12526">
      <w:pPr>
        <w:spacing w:after="0" w:line="240" w:lineRule="auto"/>
        <w:rPr>
          <w:rStyle w:val="Hyperlink"/>
        </w:rPr>
      </w:pPr>
    </w:p>
    <w:p w14:paraId="07540DB4" w14:textId="3CF96E44" w:rsidR="004A3F92" w:rsidRDefault="008150A2" w:rsidP="006E18E4">
      <w:pPr>
        <w:pStyle w:val="ListParagraph"/>
        <w:numPr>
          <w:ilvl w:val="0"/>
          <w:numId w:val="30"/>
        </w:numPr>
        <w:spacing w:line="240" w:lineRule="auto"/>
      </w:pPr>
      <w:r>
        <w:t xml:space="preserve">Full support for the service is available </w:t>
      </w:r>
      <w:r w:rsidR="00891031">
        <w:t>9</w:t>
      </w:r>
      <w:r w:rsidR="00FE68AB" w:rsidRPr="00BE19EA">
        <w:t xml:space="preserve">am - 5pm on </w:t>
      </w:r>
      <w:r w:rsidR="00FE68AB">
        <w:t>normal working days</w:t>
      </w:r>
      <w:r w:rsidR="004A3F92">
        <w:t>. Normal working days are Monday – Friday, excluding bank holidays and University closures.</w:t>
      </w:r>
    </w:p>
    <w:p w14:paraId="17B434C2" w14:textId="0CAB0BE6" w:rsidR="006E18E4" w:rsidRDefault="006E18E4" w:rsidP="006E18E4">
      <w:pPr>
        <w:pStyle w:val="ListParagraph"/>
        <w:spacing w:line="240" w:lineRule="auto"/>
      </w:pPr>
    </w:p>
    <w:p w14:paraId="715D9D9E" w14:textId="77777777" w:rsidR="00C21E3E" w:rsidRPr="009A3B60" w:rsidRDefault="00C21E3E" w:rsidP="00C21E3E">
      <w:pPr>
        <w:pStyle w:val="ListParagraph"/>
        <w:numPr>
          <w:ilvl w:val="0"/>
          <w:numId w:val="30"/>
        </w:numPr>
        <w:tabs>
          <w:tab w:val="left" w:pos="851"/>
          <w:tab w:val="left" w:pos="1152"/>
          <w:tab w:val="left" w:pos="1728"/>
          <w:tab w:val="left" w:pos="5760"/>
          <w:tab w:val="right" w:pos="9029"/>
        </w:tabs>
        <w:ind w:right="56"/>
        <w:jc w:val="left"/>
      </w:pPr>
      <w:r w:rsidRPr="009A3B60">
        <w:rPr>
          <w:b/>
        </w:rPr>
        <w:t>All other times</w:t>
      </w:r>
      <w:r w:rsidRPr="00A30135">
        <w:t xml:space="preserve"> - the service oper</w:t>
      </w:r>
      <w:r>
        <w:t>ates without technical support</w:t>
      </w:r>
    </w:p>
    <w:p w14:paraId="1C3776D5" w14:textId="240BD294" w:rsidR="00CF3E93" w:rsidRDefault="00CF3E93" w:rsidP="00CF0A36">
      <w:pPr>
        <w:spacing w:line="240" w:lineRule="auto"/>
      </w:pPr>
      <w:r>
        <w:t>For contact details please see section 3.2</w:t>
      </w:r>
      <w:r w:rsidR="006E18E4">
        <w:t xml:space="preserve"> -</w:t>
      </w:r>
      <w:r>
        <w:t xml:space="preserve"> Requesting Support.</w:t>
      </w:r>
    </w:p>
    <w:p w14:paraId="5C01DAFA" w14:textId="77777777" w:rsidR="008150A2" w:rsidRDefault="008150A2" w:rsidP="00FE68AB">
      <w:pPr>
        <w:pStyle w:val="Heading2"/>
      </w:pPr>
      <w:bookmarkStart w:id="37" w:name="_Toc73721835"/>
      <w:bookmarkStart w:id="38" w:name="_Toc477779572"/>
      <w:bookmarkStart w:id="39" w:name="_Toc482784756"/>
      <w:r>
        <w:t>Maintenance Schedule</w:t>
      </w:r>
      <w:bookmarkEnd w:id="37"/>
    </w:p>
    <w:p w14:paraId="648FCB44" w14:textId="1F443BD3" w:rsidR="0057084D" w:rsidRDefault="00BF2A74" w:rsidP="00FA3BAD">
      <w:pPr>
        <w:pStyle w:val="CommentText"/>
        <w:rPr>
          <w:sz w:val="22"/>
          <w:szCs w:val="22"/>
        </w:rPr>
      </w:pPr>
      <w:r w:rsidRPr="00FA3BAD">
        <w:rPr>
          <w:sz w:val="22"/>
          <w:szCs w:val="22"/>
        </w:rPr>
        <w:t>Routine</w:t>
      </w:r>
      <w:r w:rsidR="0097644A" w:rsidRPr="00FA3BAD">
        <w:rPr>
          <w:sz w:val="22"/>
          <w:szCs w:val="22"/>
        </w:rPr>
        <w:t xml:space="preserve"> (planned) </w:t>
      </w:r>
      <w:r w:rsidRPr="00FA3BAD">
        <w:rPr>
          <w:sz w:val="22"/>
          <w:szCs w:val="22"/>
        </w:rPr>
        <w:t>M</w:t>
      </w:r>
      <w:r w:rsidR="008150A2" w:rsidRPr="00FA3BAD">
        <w:rPr>
          <w:sz w:val="22"/>
          <w:szCs w:val="22"/>
        </w:rPr>
        <w:t xml:space="preserve">aintenance </w:t>
      </w:r>
      <w:r w:rsidR="00FA3BAD" w:rsidRPr="00FA3BAD">
        <w:rPr>
          <w:sz w:val="22"/>
          <w:szCs w:val="22"/>
        </w:rPr>
        <w:t xml:space="preserve">by </w:t>
      </w:r>
      <w:r w:rsidR="00162B92">
        <w:rPr>
          <w:sz w:val="22"/>
          <w:szCs w:val="22"/>
        </w:rPr>
        <w:t xml:space="preserve">the </w:t>
      </w:r>
      <w:r w:rsidR="00EE5B1B">
        <w:rPr>
          <w:sz w:val="22"/>
          <w:szCs w:val="22"/>
        </w:rPr>
        <w:t>S</w:t>
      </w:r>
      <w:r w:rsidR="00FA3BAD">
        <w:rPr>
          <w:sz w:val="22"/>
          <w:szCs w:val="22"/>
        </w:rPr>
        <w:t>upplier</w:t>
      </w:r>
      <w:r w:rsidR="00FA3BAD" w:rsidRPr="00FA3BAD">
        <w:rPr>
          <w:sz w:val="22"/>
          <w:szCs w:val="22"/>
        </w:rPr>
        <w:t xml:space="preserve"> </w:t>
      </w:r>
      <w:r w:rsidR="008150A2" w:rsidRPr="00FA3BAD">
        <w:rPr>
          <w:sz w:val="22"/>
          <w:szCs w:val="22"/>
        </w:rPr>
        <w:t xml:space="preserve">will be scheduled within a service window of </w:t>
      </w:r>
      <w:r w:rsidR="0033244D" w:rsidRPr="00FA3BAD">
        <w:rPr>
          <w:sz w:val="22"/>
          <w:szCs w:val="22"/>
        </w:rPr>
        <w:t>12am to 6am</w:t>
      </w:r>
      <w:r w:rsidR="006D6CAE" w:rsidRPr="00FA3BAD">
        <w:rPr>
          <w:sz w:val="22"/>
          <w:szCs w:val="22"/>
        </w:rPr>
        <w:t xml:space="preserve"> whenever possible</w:t>
      </w:r>
      <w:r w:rsidRPr="00FA3BAD">
        <w:rPr>
          <w:sz w:val="22"/>
          <w:szCs w:val="22"/>
        </w:rPr>
        <w:t>. Routine M</w:t>
      </w:r>
      <w:r w:rsidR="008150A2" w:rsidRPr="00FA3BAD">
        <w:rPr>
          <w:sz w:val="22"/>
          <w:szCs w:val="22"/>
        </w:rPr>
        <w:t>aintenance may impact the service, which may be unavailable or available at reduced quality wh</w:t>
      </w:r>
      <w:r w:rsidRPr="00FA3BAD">
        <w:rPr>
          <w:sz w:val="22"/>
          <w:szCs w:val="22"/>
        </w:rPr>
        <w:t xml:space="preserve">ile work is completed. </w:t>
      </w:r>
      <w:r w:rsidR="00FA3BAD">
        <w:rPr>
          <w:sz w:val="22"/>
          <w:szCs w:val="22"/>
        </w:rPr>
        <w:t xml:space="preserve">The </w:t>
      </w:r>
      <w:r w:rsidR="00EE5B1B">
        <w:rPr>
          <w:sz w:val="22"/>
          <w:szCs w:val="22"/>
        </w:rPr>
        <w:t>S</w:t>
      </w:r>
      <w:r w:rsidR="00FA3BAD">
        <w:rPr>
          <w:sz w:val="22"/>
          <w:szCs w:val="22"/>
        </w:rPr>
        <w:t>upplier</w:t>
      </w:r>
      <w:r w:rsidR="00FA3BAD" w:rsidRPr="00FA3BAD">
        <w:rPr>
          <w:sz w:val="22"/>
          <w:szCs w:val="22"/>
        </w:rPr>
        <w:t xml:space="preserve"> will email S</w:t>
      </w:r>
      <w:r w:rsidR="00162B92">
        <w:rPr>
          <w:sz w:val="22"/>
          <w:szCs w:val="22"/>
        </w:rPr>
        <w:t xml:space="preserve">ervice </w:t>
      </w:r>
      <w:r w:rsidR="00FA3BAD" w:rsidRPr="00FA3BAD">
        <w:rPr>
          <w:sz w:val="22"/>
          <w:szCs w:val="22"/>
        </w:rPr>
        <w:t>O</w:t>
      </w:r>
      <w:r w:rsidR="00162B92">
        <w:rPr>
          <w:sz w:val="22"/>
          <w:szCs w:val="22"/>
        </w:rPr>
        <w:t>wner</w:t>
      </w:r>
      <w:r w:rsidR="00FA3BAD" w:rsidRPr="00FA3BAD">
        <w:rPr>
          <w:sz w:val="22"/>
          <w:szCs w:val="22"/>
        </w:rPr>
        <w:t>, S</w:t>
      </w:r>
      <w:r w:rsidR="00162B92">
        <w:rPr>
          <w:sz w:val="22"/>
          <w:szCs w:val="22"/>
        </w:rPr>
        <w:t xml:space="preserve">ervice </w:t>
      </w:r>
      <w:r w:rsidR="00FA3BAD" w:rsidRPr="00FA3BAD">
        <w:rPr>
          <w:sz w:val="22"/>
          <w:szCs w:val="22"/>
        </w:rPr>
        <w:t>D</w:t>
      </w:r>
      <w:r w:rsidR="00162B92">
        <w:rPr>
          <w:sz w:val="22"/>
          <w:szCs w:val="22"/>
        </w:rPr>
        <w:t xml:space="preserve">elivery </w:t>
      </w:r>
      <w:r w:rsidR="00FA3BAD" w:rsidRPr="00FA3BAD">
        <w:rPr>
          <w:sz w:val="22"/>
          <w:szCs w:val="22"/>
        </w:rPr>
        <w:t>M</w:t>
      </w:r>
      <w:r w:rsidR="00162B92">
        <w:rPr>
          <w:sz w:val="22"/>
          <w:szCs w:val="22"/>
        </w:rPr>
        <w:t>anager</w:t>
      </w:r>
      <w:r w:rsidR="00FA3BAD" w:rsidRPr="00FA3BAD">
        <w:rPr>
          <w:sz w:val="22"/>
          <w:szCs w:val="22"/>
        </w:rPr>
        <w:t xml:space="preserve"> and </w:t>
      </w:r>
      <w:r w:rsidR="00162B92">
        <w:rPr>
          <w:sz w:val="22"/>
          <w:szCs w:val="22"/>
        </w:rPr>
        <w:t>Head of HR Systems</w:t>
      </w:r>
      <w:r w:rsidR="00FA3BAD" w:rsidRPr="00FA3BAD">
        <w:rPr>
          <w:sz w:val="22"/>
          <w:szCs w:val="22"/>
        </w:rPr>
        <w:t xml:space="preserve"> (Supplier relationship)</w:t>
      </w:r>
      <w:r w:rsidR="00EE5B1B">
        <w:rPr>
          <w:sz w:val="22"/>
          <w:szCs w:val="22"/>
        </w:rPr>
        <w:t xml:space="preserve">, providing a notice period of </w:t>
      </w:r>
      <w:r w:rsidR="00FA3BAD" w:rsidRPr="00FA3BAD">
        <w:rPr>
          <w:sz w:val="22"/>
          <w:szCs w:val="22"/>
        </w:rPr>
        <w:t xml:space="preserve">5 </w:t>
      </w:r>
      <w:r w:rsidR="00EE5B1B">
        <w:rPr>
          <w:sz w:val="22"/>
          <w:szCs w:val="22"/>
        </w:rPr>
        <w:t>working days.</w:t>
      </w:r>
    </w:p>
    <w:p w14:paraId="27252569" w14:textId="29658211" w:rsidR="00FA3BAD" w:rsidRPr="00FA3BAD" w:rsidRDefault="00FA3BAD" w:rsidP="00FA3BAD">
      <w:pPr>
        <w:pStyle w:val="CommentText"/>
        <w:rPr>
          <w:sz w:val="22"/>
          <w:szCs w:val="22"/>
        </w:rPr>
      </w:pPr>
      <w:r>
        <w:rPr>
          <w:sz w:val="22"/>
          <w:szCs w:val="22"/>
        </w:rPr>
        <w:t>N</w:t>
      </w:r>
      <w:r w:rsidR="009B39B6">
        <w:rPr>
          <w:sz w:val="22"/>
          <w:szCs w:val="22"/>
        </w:rPr>
        <w:t xml:space="preserve">otifications for planned </w:t>
      </w:r>
      <w:proofErr w:type="spellStart"/>
      <w:r w:rsidR="009B39B6">
        <w:rPr>
          <w:sz w:val="22"/>
          <w:szCs w:val="22"/>
        </w:rPr>
        <w:t>Servce</w:t>
      </w:r>
      <w:proofErr w:type="spellEnd"/>
      <w:r w:rsidR="009B39B6">
        <w:rPr>
          <w:sz w:val="22"/>
          <w:szCs w:val="22"/>
        </w:rPr>
        <w:t xml:space="preserve"> maintenance and issues as per section 3.5</w:t>
      </w:r>
    </w:p>
    <w:p w14:paraId="37850A1E" w14:textId="7C126C2E" w:rsidR="008150A2" w:rsidRDefault="008150A2" w:rsidP="008150A2">
      <w:r>
        <w:t>Maintenance performed outside of the service window w</w:t>
      </w:r>
      <w:r w:rsidR="00BF2A74">
        <w:t>ill be classified as Emergency M</w:t>
      </w:r>
      <w:r>
        <w:t xml:space="preserve">aintenance, </w:t>
      </w:r>
      <w:r w:rsidR="00BF2A74">
        <w:t>and any instances of Emergency M</w:t>
      </w:r>
      <w:r>
        <w:t>aintenance will be notified</w:t>
      </w:r>
      <w:r w:rsidR="00C775B7">
        <w:t xml:space="preserve"> directly to the </w:t>
      </w:r>
      <w:r w:rsidR="006D011F">
        <w:t>Service</w:t>
      </w:r>
      <w:r w:rsidR="00C775B7">
        <w:t xml:space="preserve"> Owner</w:t>
      </w:r>
      <w:r w:rsidR="00A17E94">
        <w:t xml:space="preserve"> and</w:t>
      </w:r>
      <w:r w:rsidR="00C775B7">
        <w:t xml:space="preserve"> </w:t>
      </w:r>
      <w:r>
        <w:t xml:space="preserve">Service </w:t>
      </w:r>
      <w:r w:rsidR="006D011F">
        <w:lastRenderedPageBreak/>
        <w:t>Delivery Manager</w:t>
      </w:r>
      <w:r w:rsidR="00C775B7">
        <w:t xml:space="preserve">, </w:t>
      </w:r>
      <w:r w:rsidR="00B6093B">
        <w:t>who will disseminate</w:t>
      </w:r>
      <w:r w:rsidR="006D011F" w:rsidRPr="00A3243C">
        <w:t xml:space="preserve"> </w:t>
      </w:r>
      <w:r w:rsidR="00B6093B" w:rsidRPr="00A3243C">
        <w:t>t</w:t>
      </w:r>
      <w:r w:rsidR="006D011F" w:rsidRPr="00A3243C">
        <w:t>he</w:t>
      </w:r>
      <w:r w:rsidR="00625F1B" w:rsidRPr="00A3243C">
        <w:t xml:space="preserve"> </w:t>
      </w:r>
      <w:r w:rsidR="00CE3193" w:rsidRPr="00A3243C">
        <w:t xml:space="preserve">information </w:t>
      </w:r>
      <w:r w:rsidR="00625F1B" w:rsidRPr="00A3243C">
        <w:t xml:space="preserve"> via the mailing</w:t>
      </w:r>
      <w:bookmarkStart w:id="40" w:name="_Ref70525816"/>
      <w:r w:rsidR="00EE5B1B">
        <w:rPr>
          <w:rStyle w:val="FootnoteReference"/>
        </w:rPr>
        <w:footnoteReference w:id="2"/>
      </w:r>
      <w:bookmarkEnd w:id="40"/>
      <w:r w:rsidR="00625F1B" w:rsidRPr="00A3243C">
        <w:t xml:space="preserve"> list</w:t>
      </w:r>
      <w:r w:rsidR="0057084D">
        <w:t xml:space="preserve"> </w:t>
      </w:r>
      <w:r w:rsidR="00EE5B1B">
        <w:t>(</w:t>
      </w:r>
      <w:hyperlink r:id="rId18" w:history="1">
        <w:r w:rsidR="00EE5B1B" w:rsidRPr="00005114">
          <w:rPr>
            <w:rStyle w:val="Hyperlink"/>
            <w:rFonts w:cs="Calibri"/>
            <w:shd w:val="clear" w:color="auto" w:fill="FFFFFF"/>
          </w:rPr>
          <w:t>iris-all-users@maillist.admin.ox.ac.uk</w:t>
        </w:r>
      </w:hyperlink>
      <w:r w:rsidR="00EE5B1B">
        <w:rPr>
          <w:rFonts w:cs="Calibri"/>
          <w:color w:val="1F497D"/>
          <w:shd w:val="clear" w:color="auto" w:fill="FFFFFF"/>
        </w:rPr>
        <w:t>)</w:t>
      </w:r>
      <w:r w:rsidR="00C775B7">
        <w:t xml:space="preserve"> as soon as possible.</w:t>
      </w:r>
    </w:p>
    <w:p w14:paraId="4C13DE1A" w14:textId="30BB0327" w:rsidR="0066234B" w:rsidRDefault="0066234B" w:rsidP="0066234B">
      <w:pPr>
        <w:pStyle w:val="Heading2"/>
      </w:pPr>
      <w:bookmarkStart w:id="41" w:name="_Toc73721836"/>
      <w:r>
        <w:t>Patching Policy</w:t>
      </w:r>
      <w:bookmarkEnd w:id="41"/>
    </w:p>
    <w:p w14:paraId="1AFC8A99" w14:textId="32481CC7" w:rsidR="00A3243C" w:rsidRPr="0075379E" w:rsidRDefault="00A3243C" w:rsidP="008150A2">
      <w:commentRangeStart w:id="42"/>
      <w:proofErr w:type="spellStart"/>
      <w:r w:rsidRPr="0075379E">
        <w:t>Alcumus</w:t>
      </w:r>
      <w:proofErr w:type="spellEnd"/>
      <w:r w:rsidRPr="0075379E">
        <w:t xml:space="preserve"> patching policy overview</w:t>
      </w:r>
      <w:r w:rsidR="0075379E" w:rsidRPr="0075379E">
        <w:rPr>
          <w:rStyle w:val="FootnoteReference"/>
        </w:rPr>
        <w:footnoteReference w:id="3"/>
      </w:r>
      <w:commentRangeEnd w:id="42"/>
      <w:r w:rsidR="00462959">
        <w:rPr>
          <w:rStyle w:val="CommentReference"/>
        </w:rPr>
        <w:commentReference w:id="42"/>
      </w:r>
    </w:p>
    <w:p w14:paraId="7B5C13B2" w14:textId="3CE47D26" w:rsidR="0075379E" w:rsidRPr="0066234B" w:rsidRDefault="0075379E" w:rsidP="008150A2">
      <w:pPr>
        <w:rPr>
          <w:color w:val="E36C0A" w:themeColor="accent6" w:themeShade="BF"/>
        </w:rPr>
      </w:pPr>
      <w:r w:rsidRPr="0075379E">
        <w:rPr>
          <w:rFonts w:cs="Calibri"/>
          <w:i/>
          <w:iCs/>
          <w:shd w:val="clear" w:color="auto" w:fill="FFFFFF"/>
        </w:rPr>
        <w:t xml:space="preserve">Infrastructure/Software </w:t>
      </w:r>
      <w:r>
        <w:rPr>
          <w:rFonts w:cs="Calibri"/>
          <w:i/>
          <w:iCs/>
          <w:shd w:val="clear" w:color="auto" w:fill="FFFFFF"/>
        </w:rPr>
        <w:t>m</w:t>
      </w:r>
      <w:r w:rsidRPr="0075379E">
        <w:rPr>
          <w:rFonts w:cs="Calibri"/>
          <w:i/>
          <w:iCs/>
          <w:shd w:val="clear" w:color="auto" w:fill="FFFFFF"/>
        </w:rPr>
        <w:t xml:space="preserve">aintenance &amp; </w:t>
      </w:r>
      <w:r>
        <w:rPr>
          <w:rFonts w:cs="Calibri"/>
          <w:i/>
          <w:iCs/>
          <w:shd w:val="clear" w:color="auto" w:fill="FFFFFF"/>
        </w:rPr>
        <w:t>u</w:t>
      </w:r>
      <w:r w:rsidRPr="0075379E">
        <w:rPr>
          <w:rFonts w:cs="Calibri"/>
          <w:i/>
          <w:iCs/>
          <w:shd w:val="clear" w:color="auto" w:fill="FFFFFF"/>
        </w:rPr>
        <w:t xml:space="preserve">pdates </w:t>
      </w:r>
      <w:r>
        <w:rPr>
          <w:rFonts w:cs="Calibri"/>
          <w:i/>
          <w:iCs/>
          <w:shd w:val="clear" w:color="auto" w:fill="FFFFFF"/>
        </w:rPr>
        <w:t>p</w:t>
      </w:r>
      <w:r w:rsidRPr="0075379E">
        <w:rPr>
          <w:rFonts w:cs="Calibri"/>
          <w:i/>
          <w:iCs/>
          <w:shd w:val="clear" w:color="auto" w:fill="FFFFFF"/>
        </w:rPr>
        <w:t>lanned maintenance is typically 1 software release per month with application downtime of no more than 1 hour normally completed outside of N</w:t>
      </w:r>
      <w:r w:rsidR="00005114">
        <w:rPr>
          <w:rFonts w:cs="Calibri"/>
          <w:i/>
          <w:iCs/>
          <w:shd w:val="clear" w:color="auto" w:fill="FFFFFF"/>
        </w:rPr>
        <w:t>B</w:t>
      </w:r>
      <w:r w:rsidRPr="0075379E">
        <w:rPr>
          <w:rFonts w:cs="Calibri"/>
          <w:i/>
          <w:iCs/>
          <w:shd w:val="clear" w:color="auto" w:fill="FFFFFF"/>
        </w:rPr>
        <w:t>H</w:t>
      </w:r>
      <w:bookmarkStart w:id="43" w:name="_Ref58338657"/>
      <w:r w:rsidR="00BA14D2">
        <w:rPr>
          <w:rStyle w:val="FootnoteReference"/>
          <w:rFonts w:cs="Calibri"/>
          <w:i/>
          <w:iCs/>
          <w:shd w:val="clear" w:color="auto" w:fill="FFFFFF"/>
        </w:rPr>
        <w:footnoteReference w:id="4"/>
      </w:r>
      <w:bookmarkEnd w:id="43"/>
      <w:r w:rsidRPr="0075379E">
        <w:rPr>
          <w:rFonts w:cs="Calibri"/>
          <w:i/>
          <w:iCs/>
          <w:shd w:val="clear" w:color="auto" w:fill="FFFFFF"/>
        </w:rPr>
        <w:t xml:space="preserve"> e.g. 17:00 – 18:00 GMT. A minimum 5 NWD</w:t>
      </w:r>
      <w:r w:rsidR="00711226" w:rsidRPr="00711226">
        <w:rPr>
          <w:rFonts w:cs="Calibri"/>
          <w:i/>
          <w:iCs/>
          <w:shd w:val="clear" w:color="auto" w:fill="FFFFFF"/>
          <w:vertAlign w:val="superscript"/>
        </w:rPr>
        <w:fldChar w:fldCharType="begin"/>
      </w:r>
      <w:r w:rsidR="00711226" w:rsidRPr="00711226">
        <w:rPr>
          <w:rFonts w:cs="Calibri"/>
          <w:i/>
          <w:iCs/>
          <w:shd w:val="clear" w:color="auto" w:fill="FFFFFF"/>
          <w:vertAlign w:val="superscript"/>
        </w:rPr>
        <w:instrText xml:space="preserve"> NOTEREF _Ref58338657 \h </w:instrText>
      </w:r>
      <w:r w:rsidR="00711226">
        <w:rPr>
          <w:rFonts w:cs="Calibri"/>
          <w:i/>
          <w:iCs/>
          <w:shd w:val="clear" w:color="auto" w:fill="FFFFFF"/>
          <w:vertAlign w:val="superscript"/>
        </w:rPr>
        <w:instrText xml:space="preserve"> \* MERGEFORMAT </w:instrText>
      </w:r>
      <w:r w:rsidR="00711226" w:rsidRPr="00711226">
        <w:rPr>
          <w:rFonts w:cs="Calibri"/>
          <w:i/>
          <w:iCs/>
          <w:shd w:val="clear" w:color="auto" w:fill="FFFFFF"/>
          <w:vertAlign w:val="superscript"/>
        </w:rPr>
      </w:r>
      <w:r w:rsidR="00711226" w:rsidRPr="00711226">
        <w:rPr>
          <w:rFonts w:cs="Calibri"/>
          <w:i/>
          <w:iCs/>
          <w:shd w:val="clear" w:color="auto" w:fill="FFFFFF"/>
          <w:vertAlign w:val="superscript"/>
        </w:rPr>
        <w:fldChar w:fldCharType="separate"/>
      </w:r>
      <w:r w:rsidR="00D14F89">
        <w:rPr>
          <w:rFonts w:cs="Calibri"/>
          <w:i/>
          <w:iCs/>
          <w:shd w:val="clear" w:color="auto" w:fill="FFFFFF"/>
          <w:vertAlign w:val="superscript"/>
        </w:rPr>
        <w:t>3</w:t>
      </w:r>
      <w:r w:rsidR="00711226" w:rsidRPr="00711226">
        <w:rPr>
          <w:rFonts w:cs="Calibri"/>
          <w:i/>
          <w:iCs/>
          <w:shd w:val="clear" w:color="auto" w:fill="FFFFFF"/>
          <w:vertAlign w:val="superscript"/>
        </w:rPr>
        <w:fldChar w:fldCharType="end"/>
      </w:r>
      <w:r w:rsidRPr="0075379E">
        <w:rPr>
          <w:rFonts w:cs="Calibri"/>
          <w:i/>
          <w:iCs/>
          <w:shd w:val="clear" w:color="auto" w:fill="FFFFFF"/>
        </w:rPr>
        <w:t xml:space="preserve"> notice is issued to all client Exchange administrators advising of any planned maintenance or software updates impacting the service provision. Release notes are issued to clients detailing the new functionality available and how the client may proceed with requesting new functionality to be configured within the client’s exchange.</w:t>
      </w:r>
    </w:p>
    <w:p w14:paraId="05E1EADB" w14:textId="77777777" w:rsidR="00FE68AB" w:rsidRPr="005D6B99" w:rsidRDefault="00127479" w:rsidP="00FE68AB">
      <w:pPr>
        <w:pStyle w:val="Heading2"/>
      </w:pPr>
      <w:bookmarkStart w:id="44" w:name="_Toc73721837"/>
      <w:bookmarkEnd w:id="38"/>
      <w:bookmarkEnd w:id="39"/>
      <w:r>
        <w:t>Entitled Users</w:t>
      </w:r>
      <w:bookmarkEnd w:id="44"/>
    </w:p>
    <w:p w14:paraId="46FB91C0" w14:textId="5F037500" w:rsidR="00FE68AB" w:rsidRDefault="005135CC" w:rsidP="008150A2">
      <w:bookmarkStart w:id="45" w:name="_Toc477779573"/>
      <w:bookmarkStart w:id="46" w:name="_Toc482784757"/>
      <w:r>
        <w:t>T</w:t>
      </w:r>
      <w:r w:rsidR="004D40AD">
        <w:t>he Service</w:t>
      </w:r>
      <w:r w:rsidR="00FE68AB">
        <w:t xml:space="preserve"> is provided </w:t>
      </w:r>
      <w:r w:rsidR="008150A2">
        <w:t xml:space="preserve">for use </w:t>
      </w:r>
      <w:r w:rsidR="00FE68AB" w:rsidRPr="006D011F">
        <w:t xml:space="preserve">by </w:t>
      </w:r>
      <w:r w:rsidR="00A17E94" w:rsidRPr="006D011F">
        <w:t xml:space="preserve">University </w:t>
      </w:r>
      <w:r w:rsidR="002E2B9B" w:rsidRPr="006D011F">
        <w:t>employees</w:t>
      </w:r>
      <w:r w:rsidR="00A17E94" w:rsidRPr="006D011F">
        <w:t xml:space="preserve"> and students</w:t>
      </w:r>
      <w:r w:rsidR="00FE68AB">
        <w:t xml:space="preserve">. </w:t>
      </w:r>
      <w:r w:rsidR="0009149D">
        <w:t xml:space="preserve">See Appendix </w:t>
      </w:r>
      <w:r w:rsidR="0052342B">
        <w:t>C</w:t>
      </w:r>
      <w:r w:rsidR="006D6CAE">
        <w:t xml:space="preserve"> for further details</w:t>
      </w:r>
      <w:r w:rsidR="0009149D">
        <w:t>.</w:t>
      </w:r>
    </w:p>
    <w:p w14:paraId="3C134373" w14:textId="77777777" w:rsidR="00FE68AB" w:rsidRPr="005D6B99" w:rsidRDefault="00A843FC" w:rsidP="00FE68AB">
      <w:pPr>
        <w:pStyle w:val="Heading2"/>
      </w:pPr>
      <w:bookmarkStart w:id="47" w:name="_Toc73721838"/>
      <w:bookmarkEnd w:id="45"/>
      <w:bookmarkEnd w:id="46"/>
      <w:r>
        <w:t>Access</w:t>
      </w:r>
      <w:bookmarkEnd w:id="47"/>
    </w:p>
    <w:p w14:paraId="02F83A7B" w14:textId="33A33491" w:rsidR="00512B5B" w:rsidRDefault="00512B5B" w:rsidP="00257397">
      <w:pPr>
        <w:spacing w:after="150" w:line="240" w:lineRule="auto"/>
        <w:jc w:val="left"/>
      </w:pPr>
      <w:r>
        <w:t>H</w:t>
      </w:r>
      <w:r w:rsidRPr="002E2B9B">
        <w:t xml:space="preserve">ealth, safety or environmental </w:t>
      </w:r>
      <w:r>
        <w:t>i</w:t>
      </w:r>
      <w:r w:rsidRPr="002E2B9B">
        <w:t xml:space="preserve">ncidents </w:t>
      </w:r>
      <w:r>
        <w:t xml:space="preserve">are to </w:t>
      </w:r>
      <w:r w:rsidRPr="002E2B9B">
        <w:t>be reported by any University employee or student</w:t>
      </w:r>
      <w:r>
        <w:t xml:space="preserve"> using</w:t>
      </w:r>
      <w:r w:rsidRPr="002E2B9B">
        <w:t xml:space="preserve"> the</w:t>
      </w:r>
      <w:r>
        <w:t xml:space="preserve"> online</w:t>
      </w:r>
      <w:r w:rsidRPr="002E2B9B">
        <w:t xml:space="preserve"> incident reporting form</w:t>
      </w:r>
      <w:r>
        <w:t xml:space="preserve">. </w:t>
      </w:r>
      <w:r w:rsidR="005F00D8">
        <w:t>S</w:t>
      </w:r>
      <w:r w:rsidR="005F00D8" w:rsidRPr="003E4507">
        <w:t xml:space="preserve">ingle sign on </w:t>
      </w:r>
      <w:r w:rsidR="005F00D8">
        <w:t>(</w:t>
      </w:r>
      <w:r>
        <w:t>SSO</w:t>
      </w:r>
      <w:r w:rsidR="005F00D8">
        <w:t>)</w:t>
      </w:r>
      <w:r>
        <w:t xml:space="preserve"> is not required for this</w:t>
      </w:r>
      <w:r w:rsidR="005F00D8">
        <w:t>.</w:t>
      </w:r>
    </w:p>
    <w:p w14:paraId="0090EC96" w14:textId="54CBD155" w:rsidR="00512B5B" w:rsidRDefault="005F00D8" w:rsidP="00512B5B">
      <w:pPr>
        <w:spacing w:after="150" w:line="240" w:lineRule="auto"/>
        <w:jc w:val="left"/>
      </w:pPr>
      <w:r>
        <w:t>F</w:t>
      </w:r>
      <w:r w:rsidR="00512B5B">
        <w:t>or University Safety Officers and IRIS Support team</w:t>
      </w:r>
      <w:r>
        <w:t>, a</w:t>
      </w:r>
      <w:r w:rsidRPr="003E4507">
        <w:t xml:space="preserve">ccess to </w:t>
      </w:r>
      <w:r>
        <w:t xml:space="preserve">the </w:t>
      </w:r>
      <w:r w:rsidRPr="003E4507">
        <w:t xml:space="preserve">IRIS </w:t>
      </w:r>
      <w:r>
        <w:t>application</w:t>
      </w:r>
      <w:r w:rsidR="00512B5B" w:rsidRPr="003E4507">
        <w:t xml:space="preserve"> </w:t>
      </w:r>
      <w:r w:rsidR="003E4507" w:rsidRPr="003E4507">
        <w:t xml:space="preserve">requires </w:t>
      </w:r>
      <w:r w:rsidR="00030ED6" w:rsidRPr="003E4507">
        <w:t>SSO credentials</w:t>
      </w:r>
      <w:r w:rsidR="008D1B0A">
        <w:t>. I</w:t>
      </w:r>
      <w:r w:rsidR="00512B5B">
        <w:t>n addition</w:t>
      </w:r>
      <w:ins w:id="48" w:author="Author">
        <w:r w:rsidR="008D1B0A">
          <w:t>,</w:t>
        </w:r>
      </w:ins>
      <w:r>
        <w:t xml:space="preserve"> a secure University VPN </w:t>
      </w:r>
      <w:r w:rsidR="008D1B0A">
        <w:t xml:space="preserve">is required </w:t>
      </w:r>
      <w:proofErr w:type="spellStart"/>
      <w:r>
        <w:t>incase</w:t>
      </w:r>
      <w:proofErr w:type="spellEnd"/>
      <w:r>
        <w:t xml:space="preserve"> </w:t>
      </w:r>
      <w:r w:rsidR="00512B5B">
        <w:t>access</w:t>
      </w:r>
      <w:r>
        <w:t>ing</w:t>
      </w:r>
      <w:r w:rsidR="00512B5B">
        <w:t xml:space="preserve"> from outside </w:t>
      </w:r>
      <w:r>
        <w:t xml:space="preserve">of </w:t>
      </w:r>
      <w:r w:rsidR="00512B5B">
        <w:t>the University network</w:t>
      </w:r>
      <w:r>
        <w:t>.</w:t>
      </w:r>
      <w:r w:rsidR="00512B5B">
        <w:t xml:space="preserve"> </w:t>
      </w:r>
    </w:p>
    <w:p w14:paraId="5D07F900" w14:textId="6BC9F778" w:rsidR="00EC2602" w:rsidRDefault="005135CC" w:rsidP="00512B5B">
      <w:pPr>
        <w:spacing w:after="150" w:line="240" w:lineRule="auto"/>
        <w:jc w:val="left"/>
      </w:pPr>
      <w:r>
        <w:t>T</w:t>
      </w:r>
      <w:r w:rsidR="004D40AD">
        <w:t>he Service</w:t>
      </w:r>
      <w:r w:rsidR="00FE68AB">
        <w:t xml:space="preserve"> is designed to be access</w:t>
      </w:r>
      <w:r w:rsidR="00A843FC">
        <w:t>ible</w:t>
      </w:r>
      <w:r w:rsidR="00FE68AB">
        <w:t xml:space="preserve"> from any</w:t>
      </w:r>
      <w:r w:rsidR="00FE68AB" w:rsidRPr="00F215C2">
        <w:t xml:space="preserve"> modern </w:t>
      </w:r>
      <w:r w:rsidR="00FE68AB">
        <w:t xml:space="preserve">web </w:t>
      </w:r>
      <w:r w:rsidR="00A843FC">
        <w:t xml:space="preserve">browser, </w:t>
      </w:r>
      <w:r w:rsidR="006B1379">
        <w:t xml:space="preserve">regardless of </w:t>
      </w:r>
      <w:r w:rsidR="00A843FC">
        <w:t>location or time of day.</w:t>
      </w:r>
      <w:r w:rsidR="005F08DA">
        <w:t xml:space="preserve"> </w:t>
      </w:r>
      <w:r w:rsidR="00030ED6">
        <w:t>The Service</w:t>
      </w:r>
      <w:r w:rsidR="007D6352" w:rsidRPr="007D6352">
        <w:t xml:space="preserve"> is supported on the following web browsers</w:t>
      </w:r>
      <w:r w:rsidR="005F08DA">
        <w:t>:</w:t>
      </w:r>
    </w:p>
    <w:p w14:paraId="1FB3DA72" w14:textId="1A950CA8" w:rsidR="007D6352" w:rsidRDefault="007D6352" w:rsidP="007D6352">
      <w:pPr>
        <w:spacing w:after="0"/>
        <w:ind w:left="720"/>
      </w:pPr>
      <w:r>
        <w:t>Microsoft Windows:</w:t>
      </w:r>
    </w:p>
    <w:p w14:paraId="7BDA9B51" w14:textId="49406DC0" w:rsidR="007D6352" w:rsidRPr="007D6352" w:rsidRDefault="007D6352" w:rsidP="007D6352">
      <w:pPr>
        <w:pStyle w:val="ListParagraph"/>
        <w:numPr>
          <w:ilvl w:val="0"/>
          <w:numId w:val="25"/>
        </w:numPr>
        <w:spacing w:after="0" w:line="240" w:lineRule="auto"/>
        <w:jc w:val="left"/>
      </w:pPr>
      <w:r w:rsidRPr="007D6352">
        <w:t xml:space="preserve">Microsoft Internet Explorer version 10 for Windows 7(SP1) &amp; 8 </w:t>
      </w:r>
    </w:p>
    <w:p w14:paraId="0C85793A" w14:textId="47BF3285" w:rsidR="007D6352" w:rsidRPr="007D6352" w:rsidRDefault="007D6352" w:rsidP="007D6352">
      <w:pPr>
        <w:pStyle w:val="ListParagraph"/>
        <w:numPr>
          <w:ilvl w:val="0"/>
          <w:numId w:val="25"/>
        </w:numPr>
        <w:spacing w:after="0" w:line="240" w:lineRule="auto"/>
        <w:jc w:val="left"/>
      </w:pPr>
      <w:r w:rsidRPr="007D6352">
        <w:t xml:space="preserve">Microsoft Internet Explorer version 11 for Windows 7(SP1) &amp; 8.1 </w:t>
      </w:r>
    </w:p>
    <w:p w14:paraId="233C1EAB" w14:textId="610AD976" w:rsidR="00EC2602" w:rsidRDefault="00EC2602" w:rsidP="007D6352">
      <w:pPr>
        <w:spacing w:before="100" w:beforeAutospacing="1" w:after="100" w:afterAutospacing="1" w:line="240" w:lineRule="auto"/>
        <w:ind w:left="720"/>
        <w:jc w:val="left"/>
      </w:pPr>
      <w:r w:rsidRPr="007D6352">
        <w:t xml:space="preserve">The latest versions of Internet Explorer, Firefox &amp; Chrome running on Windows 10 </w:t>
      </w:r>
    </w:p>
    <w:p w14:paraId="78457408" w14:textId="3F07E171" w:rsidR="00062EC3" w:rsidRPr="007D6352" w:rsidRDefault="00062EC3" w:rsidP="007D6352">
      <w:pPr>
        <w:spacing w:before="100" w:beforeAutospacing="1" w:after="100" w:afterAutospacing="1" w:line="240" w:lineRule="auto"/>
        <w:ind w:left="720"/>
        <w:jc w:val="left"/>
      </w:pPr>
      <w:r>
        <w:t>The latest version of Apple Safari for macOS</w:t>
      </w:r>
    </w:p>
    <w:p w14:paraId="387A79D0" w14:textId="77777777" w:rsidR="00CB741E" w:rsidRDefault="00CB741E" w:rsidP="00CB741E">
      <w:pPr>
        <w:pStyle w:val="Heading2"/>
      </w:pPr>
      <w:bookmarkStart w:id="49" w:name="_Ref494291790"/>
      <w:bookmarkStart w:id="50" w:name="_Toc73721839"/>
      <w:r>
        <w:lastRenderedPageBreak/>
        <w:t>Limitations</w:t>
      </w:r>
      <w:bookmarkEnd w:id="49"/>
      <w:bookmarkEnd w:id="50"/>
    </w:p>
    <w:p w14:paraId="4AAB8C18" w14:textId="5E3D4D6D" w:rsidR="000D6CB5" w:rsidRDefault="000D6CB5" w:rsidP="002E2B9B">
      <w:pPr>
        <w:spacing w:after="150" w:line="240" w:lineRule="auto"/>
        <w:jc w:val="left"/>
      </w:pPr>
      <w:r>
        <w:t>Visibility of incidents in the system is limited to the departments for which the users have permissions to view</w:t>
      </w:r>
      <w:r w:rsidR="00257397">
        <w:t>,</w:t>
      </w:r>
      <w:r>
        <w:t xml:space="preserve"> as defined by the University Health and Safety Policy</w:t>
      </w:r>
      <w:r w:rsidR="00257397">
        <w:t xml:space="preserve"> (section 6.3)</w:t>
      </w:r>
    </w:p>
    <w:p w14:paraId="1F233E51" w14:textId="0030C2EA" w:rsidR="002E2B9B" w:rsidRPr="002E2B9B" w:rsidRDefault="002E2B9B" w:rsidP="002E2B9B">
      <w:r>
        <w:t>There are no further limitations on the provision or use of the Service, other than limitations that may arise through “</w:t>
      </w:r>
      <w:r>
        <w:fldChar w:fldCharType="begin"/>
      </w:r>
      <w:r>
        <w:instrText xml:space="preserve"> REF _Ref494650169 \h </w:instrText>
      </w:r>
      <w:r>
        <w:fldChar w:fldCharType="separate"/>
      </w:r>
      <w:r w:rsidR="00D14F89">
        <w:t>Customer Responsibilities</w:t>
      </w:r>
      <w:r>
        <w:fldChar w:fldCharType="end"/>
      </w:r>
      <w:r>
        <w:t xml:space="preserve"> (section </w:t>
      </w:r>
      <w:r>
        <w:fldChar w:fldCharType="begin"/>
      </w:r>
      <w:r>
        <w:instrText xml:space="preserve"> REF _Ref494650169 \r \h </w:instrText>
      </w:r>
      <w:r>
        <w:fldChar w:fldCharType="separate"/>
      </w:r>
      <w:r w:rsidR="00D14F89">
        <w:t>6.2</w:t>
      </w:r>
      <w:r>
        <w:fldChar w:fldCharType="end"/>
      </w:r>
      <w:r>
        <w:t>)”.</w:t>
      </w:r>
    </w:p>
    <w:p w14:paraId="2E7FA026" w14:textId="77777777" w:rsidR="00CB741E" w:rsidRPr="006C0D35" w:rsidRDefault="00CB741E" w:rsidP="00CB741E">
      <w:pPr>
        <w:pStyle w:val="Heading2"/>
      </w:pPr>
      <w:bookmarkStart w:id="51" w:name="_Toc73721840"/>
      <w:bookmarkStart w:id="52" w:name="_Toc477779574"/>
      <w:bookmarkStart w:id="53" w:name="_Toc482784748"/>
      <w:bookmarkEnd w:id="0"/>
      <w:bookmarkEnd w:id="1"/>
      <w:r>
        <w:t>Funding and Charges</w:t>
      </w:r>
      <w:bookmarkEnd w:id="51"/>
    </w:p>
    <w:p w14:paraId="5049FFF6" w14:textId="3D5B6EF3" w:rsidR="005F00D8" w:rsidRDefault="005F00D8" w:rsidP="00CB741E">
      <w:pPr>
        <w:spacing w:line="240" w:lineRule="auto"/>
      </w:pPr>
      <w:r>
        <w:t>Annual SaaS subscription fee is funded from the HR – Safety Office operating budget. BAU staff from the Safety Office and HR Systems team support the service</w:t>
      </w:r>
    </w:p>
    <w:p w14:paraId="29231BE5" w14:textId="18B1B7DB" w:rsidR="00B92573" w:rsidRDefault="00CB741E" w:rsidP="00B92573">
      <w:pPr>
        <w:pStyle w:val="Heading2"/>
      </w:pPr>
      <w:bookmarkStart w:id="54" w:name="_Toc73721841"/>
      <w:bookmarkEnd w:id="52"/>
      <w:r>
        <w:t>Disability and accessibility</w:t>
      </w:r>
      <w:bookmarkEnd w:id="54"/>
      <w:r>
        <w:t xml:space="preserve"> </w:t>
      </w:r>
    </w:p>
    <w:p w14:paraId="0EBFFCD5" w14:textId="77777777" w:rsidR="00F32F3C" w:rsidRPr="00652FF4" w:rsidRDefault="00B92573" w:rsidP="00B92573">
      <w:r w:rsidRPr="00652FF4">
        <w:t>The</w:t>
      </w:r>
      <w:r w:rsidR="00F32F3C" w:rsidRPr="00652FF4">
        <w:t xml:space="preserve"> System complies with</w:t>
      </w:r>
      <w:r w:rsidRPr="00652FF4">
        <w:t xml:space="preserve"> University’s policy for Web Accessibility</w:t>
      </w:r>
      <w:r w:rsidR="00F32F3C" w:rsidRPr="00652FF4">
        <w:t>.</w:t>
      </w:r>
    </w:p>
    <w:p w14:paraId="7E0D1520" w14:textId="138344C7" w:rsidR="0009149D" w:rsidRPr="00652FF4" w:rsidRDefault="00F32F3C" w:rsidP="00CB741E">
      <w:pPr>
        <w:spacing w:line="240" w:lineRule="auto"/>
      </w:pPr>
      <w:r w:rsidRPr="00652FF4">
        <w:t>The</w:t>
      </w:r>
      <w:r w:rsidR="00652FF4" w:rsidRPr="00652FF4">
        <w:t xml:space="preserve"> </w:t>
      </w:r>
      <w:r w:rsidR="00A3243C">
        <w:t xml:space="preserve">accessibility </w:t>
      </w:r>
      <w:r w:rsidR="0009149D" w:rsidRPr="00652FF4">
        <w:t xml:space="preserve">statement </w:t>
      </w:r>
      <w:r w:rsidRPr="00652FF4">
        <w:t xml:space="preserve">is </w:t>
      </w:r>
      <w:r w:rsidR="00652FF4" w:rsidRPr="00652FF4">
        <w:t>available at: ‘</w:t>
      </w:r>
      <w:hyperlink r:id="rId19" w:history="1">
        <w:r w:rsidR="00652FF4" w:rsidRPr="00A3243C">
          <w:rPr>
            <w:rStyle w:val="Hyperlink"/>
          </w:rPr>
          <w:t>accessibility-statement-for-the-university-of-oxford-uas-website</w:t>
        </w:r>
        <w:r w:rsidR="00652FF4" w:rsidRPr="00652FF4">
          <w:rPr>
            <w:rStyle w:val="Hyperlink"/>
            <w:color w:val="auto"/>
          </w:rPr>
          <w:t>s</w:t>
        </w:r>
      </w:hyperlink>
      <w:r w:rsidR="00652FF4" w:rsidRPr="00652FF4">
        <w:t>’</w:t>
      </w:r>
    </w:p>
    <w:p w14:paraId="7FD7D35B" w14:textId="77777777" w:rsidR="0003421B" w:rsidRDefault="0091540A" w:rsidP="00FE68AB">
      <w:pPr>
        <w:pStyle w:val="Heading1"/>
      </w:pPr>
      <w:bookmarkStart w:id="55" w:name="_Toc73721842"/>
      <w:r>
        <w:t>Service Support</w:t>
      </w:r>
      <w:bookmarkEnd w:id="53"/>
      <w:bookmarkEnd w:id="55"/>
    </w:p>
    <w:p w14:paraId="15D444CB" w14:textId="77777777" w:rsidR="00D579D9" w:rsidRDefault="00D579D9" w:rsidP="00A11329">
      <w:pPr>
        <w:pStyle w:val="Heading2"/>
      </w:pPr>
      <w:bookmarkStart w:id="56" w:name="_Toc73721843"/>
      <w:bookmarkStart w:id="57" w:name="_Ref494292492"/>
      <w:r>
        <w:t>Requesting Access</w:t>
      </w:r>
      <w:bookmarkEnd w:id="56"/>
    </w:p>
    <w:p w14:paraId="09D76B51" w14:textId="5B0FCA66" w:rsidR="001C046C" w:rsidRDefault="001C046C" w:rsidP="006D6CAE">
      <w:r>
        <w:t xml:space="preserve">For logging </w:t>
      </w:r>
      <w:r w:rsidR="004C0567">
        <w:t>health</w:t>
      </w:r>
      <w:r w:rsidR="00F32F3C">
        <w:t>,</w:t>
      </w:r>
      <w:r w:rsidR="004C0567">
        <w:t xml:space="preserve"> safety </w:t>
      </w:r>
      <w:r w:rsidR="00F32F3C">
        <w:t xml:space="preserve">and environmental </w:t>
      </w:r>
      <w:r w:rsidR="004C0567">
        <w:t xml:space="preserve">related </w:t>
      </w:r>
      <w:r>
        <w:t xml:space="preserve">incidents through IRIS, no user </w:t>
      </w:r>
      <w:proofErr w:type="spellStart"/>
      <w:r>
        <w:t>provisoning</w:t>
      </w:r>
      <w:proofErr w:type="spellEnd"/>
      <w:r>
        <w:t xml:space="preserve"> is required. Incident reporting form is </w:t>
      </w:r>
      <w:r w:rsidR="009649A7">
        <w:t xml:space="preserve">available </w:t>
      </w:r>
      <w:r>
        <w:t>online</w:t>
      </w:r>
      <w:r w:rsidR="004C0567">
        <w:t xml:space="preserve"> at </w:t>
      </w:r>
      <w:hyperlink r:id="rId20" w:history="1">
        <w:r w:rsidR="004C0567" w:rsidRPr="004C0567">
          <w:rPr>
            <w:rStyle w:val="Hyperlink"/>
          </w:rPr>
          <w:t>report-incident</w:t>
        </w:r>
      </w:hyperlink>
      <w:r w:rsidR="004C0567">
        <w:t>.</w:t>
      </w:r>
    </w:p>
    <w:p w14:paraId="562E7346" w14:textId="0F4BBC90" w:rsidR="00FA4D93" w:rsidRDefault="001C046C" w:rsidP="00AB341F">
      <w:pPr>
        <w:pStyle w:val="ListParagraph"/>
        <w:numPr>
          <w:ilvl w:val="0"/>
          <w:numId w:val="28"/>
        </w:numPr>
        <w:jc w:val="left"/>
      </w:pPr>
      <w:r>
        <w:t xml:space="preserve">For the investigation and administration of the </w:t>
      </w:r>
      <w:r w:rsidR="00AB341F">
        <w:t>H</w:t>
      </w:r>
      <w:r>
        <w:t>ealth</w:t>
      </w:r>
      <w:r w:rsidR="00AB341F">
        <w:t>, S</w:t>
      </w:r>
      <w:r>
        <w:t xml:space="preserve">afety </w:t>
      </w:r>
      <w:r w:rsidR="00AB341F">
        <w:t xml:space="preserve">and Environmental </w:t>
      </w:r>
      <w:r>
        <w:t xml:space="preserve">incidents logged in IRIS, the University Departmental </w:t>
      </w:r>
      <w:r w:rsidR="009649A7">
        <w:t xml:space="preserve">and specialist </w:t>
      </w:r>
      <w:r>
        <w:t xml:space="preserve">Safety Officers require </w:t>
      </w:r>
      <w:r w:rsidR="00301781">
        <w:t xml:space="preserve">appropriate level of </w:t>
      </w:r>
      <w:commentRangeStart w:id="58"/>
      <w:r>
        <w:t xml:space="preserve">access </w:t>
      </w:r>
      <w:commentRangeEnd w:id="58"/>
      <w:r w:rsidR="00D110D1">
        <w:rPr>
          <w:rStyle w:val="CommentReference"/>
        </w:rPr>
        <w:commentReference w:id="58"/>
      </w:r>
      <w:r>
        <w:t>to IRIS</w:t>
      </w:r>
      <w:r w:rsidR="00327B5C">
        <w:t xml:space="preserve"> application</w:t>
      </w:r>
      <w:r w:rsidR="009947DA">
        <w:t xml:space="preserve"> (refer to Appendix C)</w:t>
      </w:r>
      <w:r w:rsidR="00BB012F">
        <w:t xml:space="preserve">. </w:t>
      </w:r>
      <w:r w:rsidR="00FA4D93">
        <w:t xml:space="preserve"> </w:t>
      </w:r>
    </w:p>
    <w:p w14:paraId="03675C2F" w14:textId="009E5BA5" w:rsidR="00BB012F" w:rsidRPr="00BB012F" w:rsidRDefault="00FA4D93" w:rsidP="00AB341F">
      <w:pPr>
        <w:pStyle w:val="ListParagraph"/>
        <w:jc w:val="left"/>
        <w:rPr>
          <w:rStyle w:val="Hyperlink"/>
          <w:color w:val="auto"/>
          <w:u w:val="none"/>
        </w:rPr>
      </w:pPr>
      <w:r>
        <w:t>A</w:t>
      </w:r>
      <w:r w:rsidR="00BB012F">
        <w:t>ccess requests should be raised via the self-service request</w:t>
      </w:r>
      <w:r w:rsidR="009173AD">
        <w:t xml:space="preserve"> form found here: </w:t>
      </w:r>
      <w:r w:rsidR="00BB012F" w:rsidRPr="006B2C1C">
        <w:t xml:space="preserve">Service Catalogue (search </w:t>
      </w:r>
      <w:r w:rsidR="009173AD">
        <w:t xml:space="preserve">for </w:t>
      </w:r>
      <w:r w:rsidR="00BB012F" w:rsidRPr="006B2C1C">
        <w:t>IRIS):</w:t>
      </w:r>
      <w:r w:rsidR="00BB012F">
        <w:t xml:space="preserve"> </w:t>
      </w:r>
      <w:hyperlink r:id="rId21" w:history="1">
        <w:r w:rsidR="00BB012F" w:rsidRPr="006B2C1C">
          <w:rPr>
            <w:rStyle w:val="Hyperlink"/>
          </w:rPr>
          <w:t>https://services.it.ox.ac.uk/</w:t>
        </w:r>
      </w:hyperlink>
    </w:p>
    <w:p w14:paraId="4E9ABC64" w14:textId="44C1B315" w:rsidR="00BB012F" w:rsidRPr="004A2506" w:rsidRDefault="00BB012F" w:rsidP="00AB341F">
      <w:pPr>
        <w:pStyle w:val="ListParagraph"/>
        <w:numPr>
          <w:ilvl w:val="0"/>
          <w:numId w:val="28"/>
        </w:numPr>
        <w:jc w:val="left"/>
        <w:rPr>
          <w:rStyle w:val="Hyperlink"/>
          <w:color w:val="auto"/>
          <w:u w:val="none"/>
        </w:rPr>
      </w:pPr>
      <w:r w:rsidRPr="004A2506">
        <w:rPr>
          <w:rStyle w:val="Hyperlink"/>
          <w:color w:val="auto"/>
          <w:u w:val="none"/>
        </w:rPr>
        <w:t xml:space="preserve">Direct URL: </w:t>
      </w:r>
      <w:hyperlink r:id="rId22" w:history="1">
        <w:r w:rsidRPr="004A2506">
          <w:rPr>
            <w:rStyle w:val="Hyperlink"/>
          </w:rPr>
          <w:t>IRIS Catalogue</w:t>
        </w:r>
      </w:hyperlink>
    </w:p>
    <w:p w14:paraId="0B5FE79B" w14:textId="298FB9AC" w:rsidR="00D579D9" w:rsidRDefault="00D579D9" w:rsidP="00D579D9">
      <w:r>
        <w:t xml:space="preserve">The target turnaround time for </w:t>
      </w:r>
      <w:r w:rsidR="00E12526">
        <w:t>a</w:t>
      </w:r>
      <w:r>
        <w:t xml:space="preserve">ccess </w:t>
      </w:r>
      <w:r w:rsidR="00E12526">
        <w:t>r</w:t>
      </w:r>
      <w:r>
        <w:t>equests is two days from receipt of the</w:t>
      </w:r>
      <w:r w:rsidR="00483D68">
        <w:t xml:space="preserve"> request.</w:t>
      </w:r>
      <w:r>
        <w:t xml:space="preserve"> </w:t>
      </w:r>
    </w:p>
    <w:p w14:paraId="6259FBE3" w14:textId="77777777" w:rsidR="00A11329" w:rsidRPr="00A11329" w:rsidRDefault="00A11329" w:rsidP="00A11329">
      <w:pPr>
        <w:pStyle w:val="Heading2"/>
      </w:pPr>
      <w:bookmarkStart w:id="59" w:name="_Toc73721844"/>
      <w:r>
        <w:t>Requesting Support</w:t>
      </w:r>
      <w:bookmarkEnd w:id="57"/>
      <w:bookmarkEnd w:id="59"/>
    </w:p>
    <w:p w14:paraId="77D1EB40" w14:textId="0F9763ED" w:rsidR="000F39D5" w:rsidRPr="003E4507" w:rsidRDefault="00B45557" w:rsidP="00130872">
      <w:pPr>
        <w:spacing w:line="240" w:lineRule="auto"/>
        <w:rPr>
          <w:sz w:val="20"/>
          <w:szCs w:val="20"/>
        </w:rPr>
      </w:pPr>
      <w:r>
        <w:t>Guidance material</w:t>
      </w:r>
      <w:r w:rsidR="001B5F8B">
        <w:t xml:space="preserve"> available</w:t>
      </w:r>
      <w:r w:rsidR="00D71CF7" w:rsidRPr="003E4507">
        <w:rPr>
          <w:sz w:val="20"/>
          <w:szCs w:val="20"/>
        </w:rPr>
        <w:t>:</w:t>
      </w:r>
      <w:r w:rsidR="009649A7" w:rsidRPr="003E4507">
        <w:rPr>
          <w:color w:val="E36C0A" w:themeColor="accent6" w:themeShade="BF"/>
          <w:sz w:val="20"/>
          <w:szCs w:val="20"/>
        </w:rPr>
        <w:t xml:space="preserve"> </w:t>
      </w:r>
      <w:hyperlink r:id="rId23" w:history="1">
        <w:r w:rsidR="001B5F8B">
          <w:rPr>
            <w:rStyle w:val="Hyperlink"/>
          </w:rPr>
          <w:t>Safety Office Portal</w:t>
        </w:r>
      </w:hyperlink>
    </w:p>
    <w:p w14:paraId="551226C9" w14:textId="29B554E8" w:rsidR="006B2C1C" w:rsidRDefault="004A2506" w:rsidP="00BB012F">
      <w:pPr>
        <w:spacing w:line="240" w:lineRule="auto"/>
        <w:jc w:val="left"/>
        <w:rPr>
          <w:rStyle w:val="Hyperlink"/>
          <w:u w:val="none"/>
        </w:rPr>
      </w:pPr>
      <w:r>
        <w:t>For IRIS related issues, s</w:t>
      </w:r>
      <w:r w:rsidR="006B2C1C" w:rsidRPr="006B2C1C">
        <w:t xml:space="preserve">upport </w:t>
      </w:r>
      <w:r>
        <w:t xml:space="preserve">is available via the self-service requests </w:t>
      </w:r>
      <w:r w:rsidR="00BB012F">
        <w:t>-</w:t>
      </w:r>
      <w:r>
        <w:t xml:space="preserve"> </w:t>
      </w:r>
      <w:r w:rsidR="00BB012F">
        <w:t xml:space="preserve">refer to </w:t>
      </w:r>
      <w:r w:rsidR="006B2C1C" w:rsidRPr="006B2C1C">
        <w:t xml:space="preserve">the Service </w:t>
      </w:r>
      <w:r w:rsidR="00BB012F">
        <w:t xml:space="preserve">   </w:t>
      </w:r>
      <w:r w:rsidR="006B2C1C" w:rsidRPr="006B2C1C">
        <w:t xml:space="preserve">Catalogue (search </w:t>
      </w:r>
      <w:r w:rsidR="009877E2">
        <w:t xml:space="preserve">for </w:t>
      </w:r>
      <w:r w:rsidR="006B2C1C" w:rsidRPr="006B2C1C">
        <w:t>IRIS):</w:t>
      </w:r>
      <w:r w:rsidR="00BB012F">
        <w:t xml:space="preserve">  </w:t>
      </w:r>
      <w:hyperlink r:id="rId24" w:history="1">
        <w:r w:rsidR="006B2C1C" w:rsidRPr="006B2C1C">
          <w:rPr>
            <w:rStyle w:val="Hyperlink"/>
          </w:rPr>
          <w:t>https://services.it.ox.ac.uk/</w:t>
        </w:r>
      </w:hyperlink>
      <w:r w:rsidR="006B2C1C" w:rsidRPr="006B2C1C">
        <w:rPr>
          <w:rStyle w:val="Hyperlink"/>
          <w:u w:val="none"/>
        </w:rPr>
        <w:t xml:space="preserve"> </w:t>
      </w:r>
    </w:p>
    <w:p w14:paraId="4E861FD4" w14:textId="50ACFBCA" w:rsidR="004A2506" w:rsidRPr="004A2506" w:rsidRDefault="004A2506" w:rsidP="006B2C1C">
      <w:pPr>
        <w:pStyle w:val="ListParagraph"/>
        <w:numPr>
          <w:ilvl w:val="0"/>
          <w:numId w:val="28"/>
        </w:numPr>
        <w:spacing w:line="240" w:lineRule="auto"/>
        <w:jc w:val="left"/>
        <w:rPr>
          <w:rStyle w:val="Hyperlink"/>
          <w:color w:val="auto"/>
          <w:u w:val="none"/>
        </w:rPr>
      </w:pPr>
      <w:r w:rsidRPr="004A2506">
        <w:rPr>
          <w:rStyle w:val="Hyperlink"/>
          <w:color w:val="auto"/>
          <w:u w:val="none"/>
        </w:rPr>
        <w:t xml:space="preserve">Direct URL: </w:t>
      </w:r>
      <w:hyperlink r:id="rId25" w:history="1">
        <w:r w:rsidRPr="004A2506">
          <w:rPr>
            <w:rStyle w:val="Hyperlink"/>
          </w:rPr>
          <w:t>IRIS Catalogue</w:t>
        </w:r>
      </w:hyperlink>
    </w:p>
    <w:p w14:paraId="63C792EE" w14:textId="77777777" w:rsidR="00E12526" w:rsidRPr="006B2C1C" w:rsidRDefault="00E12526" w:rsidP="00E12526">
      <w:pPr>
        <w:pStyle w:val="ListParagraph"/>
        <w:spacing w:line="240" w:lineRule="auto"/>
        <w:jc w:val="left"/>
        <w:rPr>
          <w:rStyle w:val="Hyperlink"/>
          <w:u w:val="none"/>
        </w:rPr>
      </w:pPr>
    </w:p>
    <w:p w14:paraId="3B46B865" w14:textId="4A348A91" w:rsidR="00E12526" w:rsidRDefault="00E12526" w:rsidP="00E12526">
      <w:pPr>
        <w:spacing w:line="240" w:lineRule="auto"/>
      </w:pPr>
      <w:r>
        <w:t xml:space="preserve">For </w:t>
      </w:r>
      <w:r w:rsidR="009877E2">
        <w:t>Single Sign on (</w:t>
      </w:r>
      <w:r>
        <w:t>SSO</w:t>
      </w:r>
      <w:r w:rsidR="009877E2">
        <w:t>)</w:t>
      </w:r>
      <w:r>
        <w:t xml:space="preserve"> issues, the IT </w:t>
      </w:r>
      <w:r w:rsidRPr="007F1DF2">
        <w:t>Service Desk</w:t>
      </w:r>
      <w:r>
        <w:t xml:space="preserve"> should be contacted via the </w:t>
      </w:r>
      <w:r w:rsidR="008D1B0A">
        <w:t xml:space="preserve">usual </w:t>
      </w:r>
      <w:r>
        <w:t>channels:</w:t>
      </w:r>
    </w:p>
    <w:p w14:paraId="231CE05F" w14:textId="05C8E833" w:rsidR="00E12526" w:rsidRDefault="00E12526" w:rsidP="00E12526">
      <w:pPr>
        <w:pStyle w:val="ListParagraph"/>
        <w:numPr>
          <w:ilvl w:val="0"/>
          <w:numId w:val="22"/>
        </w:numPr>
        <w:spacing w:line="240" w:lineRule="auto"/>
      </w:pPr>
      <w:r>
        <w:t>01865 (6)12345 - available 24h all year round</w:t>
      </w:r>
    </w:p>
    <w:p w14:paraId="25D862A6" w14:textId="72C73187" w:rsidR="00E12526" w:rsidRDefault="00D14F89" w:rsidP="00E12526">
      <w:pPr>
        <w:pStyle w:val="ListParagraph"/>
        <w:numPr>
          <w:ilvl w:val="0"/>
          <w:numId w:val="22"/>
        </w:numPr>
        <w:spacing w:line="240" w:lineRule="auto"/>
      </w:pPr>
      <w:hyperlink r:id="rId26" w:history="1">
        <w:r w:rsidR="00E12526" w:rsidRPr="00BD1E0F">
          <w:rPr>
            <w:rStyle w:val="Hyperlink"/>
          </w:rPr>
          <w:t>help@it.ox.ac.uk</w:t>
        </w:r>
      </w:hyperlink>
      <w:r w:rsidR="00E12526">
        <w:t xml:space="preserve"> - monitored during IT Services working hours</w:t>
      </w:r>
      <w:r w:rsidR="00433471">
        <w:rPr>
          <w:rStyle w:val="FootnoteReference"/>
        </w:rPr>
        <w:footnoteReference w:id="5"/>
      </w:r>
      <w:r w:rsidR="00E12526">
        <w:t xml:space="preserve"> (08:30 – 17:00)</w:t>
      </w:r>
      <w:r w:rsidR="00E12526" w:rsidRPr="0009149D">
        <w:t xml:space="preserve"> </w:t>
      </w:r>
    </w:p>
    <w:p w14:paraId="794D2E60" w14:textId="23EBD14B" w:rsidR="00E12526" w:rsidRPr="00865268" w:rsidRDefault="00E12526" w:rsidP="00E12526">
      <w:pPr>
        <w:pStyle w:val="ListParagraph"/>
        <w:numPr>
          <w:ilvl w:val="0"/>
          <w:numId w:val="22"/>
        </w:numPr>
        <w:spacing w:line="240" w:lineRule="auto"/>
        <w:rPr>
          <w:rStyle w:val="Hyperlink"/>
          <w:color w:val="auto"/>
          <w:u w:val="none"/>
        </w:rPr>
      </w:pPr>
      <w:r>
        <w:t xml:space="preserve">Further information: </w:t>
      </w:r>
      <w:hyperlink r:id="rId27" w:history="1">
        <w:r w:rsidRPr="008B4BE9">
          <w:rPr>
            <w:rStyle w:val="Hyperlink"/>
          </w:rPr>
          <w:t>http://help.it.ox.ac.uk/help/request</w:t>
        </w:r>
      </w:hyperlink>
    </w:p>
    <w:p w14:paraId="28C8E3F1" w14:textId="77777777" w:rsidR="00226BB3" w:rsidRPr="00226BB3" w:rsidRDefault="00226BB3" w:rsidP="00226BB3">
      <w:pPr>
        <w:pStyle w:val="ListParagraph"/>
        <w:spacing w:line="240" w:lineRule="auto"/>
        <w:rPr>
          <w:rStyle w:val="Hyperlink"/>
          <w:color w:val="auto"/>
          <w:u w:val="none"/>
        </w:rPr>
      </w:pPr>
    </w:p>
    <w:p w14:paraId="38B79CA7" w14:textId="2083043B" w:rsidR="00226BB3" w:rsidRPr="00226BB3" w:rsidRDefault="00226BB3" w:rsidP="00226BB3">
      <w:pPr>
        <w:spacing w:line="240" w:lineRule="auto"/>
        <w:rPr>
          <w:rStyle w:val="Hyperlink"/>
          <w:color w:val="auto"/>
          <w:u w:val="none"/>
        </w:rPr>
      </w:pPr>
      <w:r>
        <w:rPr>
          <w:rStyle w:val="Hyperlink"/>
          <w:color w:val="auto"/>
          <w:u w:val="none"/>
        </w:rPr>
        <w:t xml:space="preserve">In case an issue/request is not resolved in a timely </w:t>
      </w:r>
      <w:r w:rsidR="00865268">
        <w:rPr>
          <w:rStyle w:val="Hyperlink"/>
          <w:color w:val="auto"/>
          <w:u w:val="none"/>
        </w:rPr>
        <w:t xml:space="preserve">or successful </w:t>
      </w:r>
      <w:r>
        <w:rPr>
          <w:rStyle w:val="Hyperlink"/>
          <w:color w:val="auto"/>
          <w:u w:val="none"/>
        </w:rPr>
        <w:t>manner, refer to section 3.4 below.</w:t>
      </w:r>
    </w:p>
    <w:p w14:paraId="70721F2F" w14:textId="77777777" w:rsidR="007B33BF" w:rsidRDefault="007B33BF" w:rsidP="00AB33B3">
      <w:pPr>
        <w:pStyle w:val="Heading2"/>
      </w:pPr>
      <w:bookmarkStart w:id="60" w:name="_Toc73721845"/>
      <w:r>
        <w:t>Requesting Enhancements and Other Changes</w:t>
      </w:r>
      <w:bookmarkEnd w:id="60"/>
    </w:p>
    <w:p w14:paraId="652350F9" w14:textId="18C582AD" w:rsidR="007B33BF" w:rsidRPr="007B33BF" w:rsidRDefault="007B33BF" w:rsidP="007B33BF">
      <w:r>
        <w:t xml:space="preserve">Requests for new features </w:t>
      </w:r>
      <w:r w:rsidR="000D4828">
        <w:t xml:space="preserve">and other changes </w:t>
      </w:r>
      <w:r w:rsidR="00E12526">
        <w:t xml:space="preserve">to IRIS </w:t>
      </w:r>
      <w:r w:rsidR="000D4828">
        <w:t>should be sent</w:t>
      </w:r>
      <w:r>
        <w:t xml:space="preserve"> to the </w:t>
      </w:r>
      <w:r w:rsidR="003E4507">
        <w:t xml:space="preserve">IRIS </w:t>
      </w:r>
      <w:r w:rsidR="00A82189">
        <w:t>Service Delivery Manager</w:t>
      </w:r>
      <w:r w:rsidR="00B45557">
        <w:t xml:space="preserve">. Contact details </w:t>
      </w:r>
      <w:proofErr w:type="gramStart"/>
      <w:r w:rsidR="00E12526">
        <w:t xml:space="preserve">are </w:t>
      </w:r>
      <w:r w:rsidR="00B45557">
        <w:t xml:space="preserve"> in</w:t>
      </w:r>
      <w:proofErr w:type="gramEnd"/>
      <w:r w:rsidR="00B45557">
        <w:t xml:space="preserve"> section </w:t>
      </w:r>
      <w:r w:rsidR="00A82189">
        <w:t>1.1</w:t>
      </w:r>
      <w:r>
        <w:t>.</w:t>
      </w:r>
      <w:r w:rsidR="00483D68">
        <w:t xml:space="preserve">  </w:t>
      </w:r>
    </w:p>
    <w:p w14:paraId="16E646E3" w14:textId="77777777" w:rsidR="003006A1" w:rsidRPr="00391FAF" w:rsidRDefault="003006A1" w:rsidP="00AB33B3">
      <w:pPr>
        <w:pStyle w:val="Heading2"/>
      </w:pPr>
      <w:bookmarkStart w:id="61" w:name="_Toc73721846"/>
      <w:r>
        <w:t>R</w:t>
      </w:r>
      <w:r w:rsidRPr="00391FAF">
        <w:t xml:space="preserve">esponse </w:t>
      </w:r>
      <w:r>
        <w:t>T</w:t>
      </w:r>
      <w:r w:rsidRPr="00391FAF">
        <w:t>ime</w:t>
      </w:r>
      <w:r w:rsidR="00A11329">
        <w:t>s</w:t>
      </w:r>
      <w:bookmarkEnd w:id="61"/>
    </w:p>
    <w:p w14:paraId="1B3A318F" w14:textId="3A4F4B5A" w:rsidR="00AB33B3" w:rsidRDefault="000D4828" w:rsidP="008520A8">
      <w:r>
        <w:t>Requests and Incidents</w:t>
      </w:r>
      <w:r w:rsidR="00AB33B3">
        <w:t xml:space="preserve"> will be</w:t>
      </w:r>
      <w:r w:rsidR="00A01651">
        <w:t xml:space="preserve"> </w:t>
      </w:r>
      <w:r w:rsidR="00AB33B3">
        <w:t xml:space="preserve">confirmed by an automated </w:t>
      </w:r>
      <w:r w:rsidR="00A01651">
        <w:t xml:space="preserve">email </w:t>
      </w:r>
      <w:r w:rsidR="00AB33B3">
        <w:t>response</w:t>
      </w:r>
      <w:r w:rsidR="00A01651">
        <w:t>.</w:t>
      </w:r>
      <w:commentRangeStart w:id="62"/>
      <w:r w:rsidR="00A01651">
        <w:t xml:space="preserve"> </w:t>
      </w:r>
      <w:commentRangeEnd w:id="62"/>
      <w:r w:rsidR="00485423">
        <w:rPr>
          <w:rStyle w:val="CommentReference"/>
        </w:rPr>
        <w:commentReference w:id="62"/>
      </w:r>
      <w:r w:rsidR="00A01651">
        <w:t xml:space="preserve">This ticket </w:t>
      </w:r>
      <w:r w:rsidR="00AB33B3">
        <w:t xml:space="preserve">reference </w:t>
      </w:r>
      <w:proofErr w:type="gramStart"/>
      <w:r w:rsidR="00AB33B3">
        <w:t>number  can</w:t>
      </w:r>
      <w:proofErr w:type="gramEnd"/>
      <w:r w:rsidR="00AB33B3">
        <w:t xml:space="preserve"> be used to ensure that further correspondence is associated to the correct call.</w:t>
      </w:r>
    </w:p>
    <w:p w14:paraId="228BEC2E" w14:textId="15FB0724" w:rsidR="003006A1" w:rsidRDefault="009C207A" w:rsidP="008520A8">
      <w:r>
        <w:t>Incidents</w:t>
      </w:r>
      <w:r w:rsidR="00A11329">
        <w:t xml:space="preserve"> will be classified</w:t>
      </w:r>
      <w:r w:rsidR="00E445F5">
        <w:t xml:space="preserve"> </w:t>
      </w:r>
      <w:r w:rsidR="00A11329">
        <w:t xml:space="preserve">according to </w:t>
      </w:r>
      <w:r w:rsidR="00AB33B3">
        <w:t xml:space="preserve">how widespread the issue is and how it impacts business </w:t>
      </w:r>
      <w:r w:rsidR="00184CA8">
        <w:t xml:space="preserve">activities </w:t>
      </w:r>
      <w:r w:rsidR="00A11329">
        <w:t xml:space="preserve">(see </w:t>
      </w:r>
      <w:r w:rsidR="00A11329">
        <w:fldChar w:fldCharType="begin"/>
      </w:r>
      <w:r w:rsidR="00A11329">
        <w:instrText xml:space="preserve"> REF _Ref494290287 \h </w:instrText>
      </w:r>
      <w:r w:rsidR="00A11329">
        <w:fldChar w:fldCharType="separate"/>
      </w:r>
      <w:r w:rsidR="00D14F89">
        <w:t>Appendix A: Incident Severity Classification</w:t>
      </w:r>
      <w:r w:rsidR="00A11329">
        <w:fldChar w:fldCharType="end"/>
      </w:r>
      <w:r w:rsidR="00A11329">
        <w:t>)</w:t>
      </w:r>
      <w:r w:rsidR="00AB33B3">
        <w:t xml:space="preserve">. </w:t>
      </w:r>
      <w:r w:rsidR="00F979C2">
        <w:t>T</w:t>
      </w:r>
      <w:r w:rsidR="00A11329">
        <w:t>he target time for an initial response</w:t>
      </w:r>
      <w:r w:rsidR="00F979C2">
        <w:t xml:space="preserve"> for each resulting priority level, and an escalation path </w:t>
      </w:r>
      <w:r w:rsidR="001A0066">
        <w:t>i</w:t>
      </w:r>
      <w:r w:rsidR="00F979C2">
        <w:t>f this is not met, are provided in the table below.</w:t>
      </w:r>
    </w:p>
    <w:p w14:paraId="4AA80816" w14:textId="22F52756" w:rsidR="00663222" w:rsidRDefault="00B7451A" w:rsidP="00663222">
      <w:r>
        <w:t xml:space="preserve">Note: All incidents raised by email will initially be prioritised as a P5.  </w:t>
      </w:r>
    </w:p>
    <w:p w14:paraId="6AF23EED" w14:textId="77777777" w:rsidR="004905EA" w:rsidRDefault="004905EA" w:rsidP="00B7451A"/>
    <w:tbl>
      <w:tblPr>
        <w:tblStyle w:val="TableGrid"/>
        <w:tblW w:w="0" w:type="auto"/>
        <w:tblInd w:w="-1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4A0" w:firstRow="1" w:lastRow="0" w:firstColumn="1" w:lastColumn="0" w:noHBand="0" w:noVBand="1"/>
      </w:tblPr>
      <w:tblGrid>
        <w:gridCol w:w="1627"/>
        <w:gridCol w:w="3336"/>
        <w:gridCol w:w="3305"/>
      </w:tblGrid>
      <w:tr w:rsidR="00184CA8" w:rsidRPr="00391FAF" w14:paraId="16C9737D" w14:textId="77777777" w:rsidTr="00184CA8">
        <w:tc>
          <w:tcPr>
            <w:tcW w:w="1627" w:type="dxa"/>
            <w:shd w:val="clear" w:color="auto" w:fill="548DD4" w:themeFill="text2" w:themeFillTint="99"/>
            <w:vAlign w:val="center"/>
          </w:tcPr>
          <w:p w14:paraId="6CF06126" w14:textId="77777777" w:rsidR="00184CA8" w:rsidRPr="00391FAF" w:rsidRDefault="00184CA8" w:rsidP="00184CA8">
            <w:pPr>
              <w:rPr>
                <w:b/>
                <w:color w:val="FFFFFF" w:themeColor="background1"/>
              </w:rPr>
            </w:pPr>
          </w:p>
        </w:tc>
        <w:tc>
          <w:tcPr>
            <w:tcW w:w="3336" w:type="dxa"/>
            <w:shd w:val="clear" w:color="auto" w:fill="548DD4" w:themeFill="text2" w:themeFillTint="99"/>
            <w:vAlign w:val="center"/>
          </w:tcPr>
          <w:p w14:paraId="5CCBD0BC" w14:textId="77777777" w:rsidR="00184CA8" w:rsidRPr="00391FAF" w:rsidRDefault="00184CA8" w:rsidP="00184CA8">
            <w:pPr>
              <w:jc w:val="center"/>
              <w:rPr>
                <w:b/>
                <w:color w:val="FFFFFF" w:themeColor="background1"/>
              </w:rPr>
            </w:pPr>
            <w:r>
              <w:rPr>
                <w:b/>
                <w:color w:val="FFFFFF" w:themeColor="background1"/>
              </w:rPr>
              <w:t>Initial Response Time</w:t>
            </w:r>
          </w:p>
        </w:tc>
        <w:tc>
          <w:tcPr>
            <w:tcW w:w="3305" w:type="dxa"/>
            <w:shd w:val="clear" w:color="auto" w:fill="548DD4" w:themeFill="text2" w:themeFillTint="99"/>
            <w:vAlign w:val="center"/>
          </w:tcPr>
          <w:p w14:paraId="1213A5B9" w14:textId="77777777" w:rsidR="00184CA8" w:rsidRPr="00391FAF" w:rsidRDefault="00184CA8" w:rsidP="00184CA8">
            <w:pPr>
              <w:jc w:val="center"/>
              <w:rPr>
                <w:b/>
                <w:color w:val="FFFFFF" w:themeColor="background1"/>
              </w:rPr>
            </w:pPr>
            <w:r>
              <w:rPr>
                <w:b/>
                <w:color w:val="FFFFFF" w:themeColor="background1"/>
              </w:rPr>
              <w:t>Escalation Path</w:t>
            </w:r>
          </w:p>
        </w:tc>
      </w:tr>
      <w:tr w:rsidR="00184CA8" w:rsidRPr="00391FAF" w14:paraId="3DA003F2" w14:textId="77777777" w:rsidTr="00184CA8">
        <w:tc>
          <w:tcPr>
            <w:tcW w:w="1627" w:type="dxa"/>
            <w:shd w:val="clear" w:color="auto" w:fill="548DD4" w:themeFill="text2" w:themeFillTint="99"/>
            <w:vAlign w:val="center"/>
          </w:tcPr>
          <w:p w14:paraId="49604E9D" w14:textId="77777777" w:rsidR="00184CA8" w:rsidRPr="00391FAF" w:rsidRDefault="00184CA8" w:rsidP="00184CA8">
            <w:pPr>
              <w:rPr>
                <w:b/>
                <w:color w:val="FFFFFF" w:themeColor="background1"/>
              </w:rPr>
            </w:pPr>
            <w:commentRangeStart w:id="63"/>
            <w:r w:rsidRPr="00391FAF">
              <w:rPr>
                <w:b/>
                <w:color w:val="FFFFFF" w:themeColor="background1"/>
              </w:rPr>
              <w:t>P1 (Critical)</w:t>
            </w:r>
            <w:commentRangeEnd w:id="63"/>
            <w:r w:rsidR="00485423">
              <w:rPr>
                <w:rStyle w:val="CommentReference"/>
              </w:rPr>
              <w:commentReference w:id="63"/>
            </w:r>
          </w:p>
        </w:tc>
        <w:tc>
          <w:tcPr>
            <w:tcW w:w="3336" w:type="dxa"/>
            <w:shd w:val="clear" w:color="auto" w:fill="auto"/>
            <w:vAlign w:val="center"/>
          </w:tcPr>
          <w:p w14:paraId="0F633C4E" w14:textId="77777777" w:rsidR="00184CA8" w:rsidRDefault="00184CA8" w:rsidP="00B7451A">
            <w:pPr>
              <w:spacing w:after="0" w:line="240" w:lineRule="auto"/>
              <w:jc w:val="center"/>
            </w:pPr>
            <w:r w:rsidRPr="00391FAF">
              <w:t>60 minutes</w:t>
            </w:r>
          </w:p>
          <w:p w14:paraId="0EB4AC76" w14:textId="32FB582B" w:rsidR="00BC6640" w:rsidRPr="00391FAF" w:rsidRDefault="00BC6640" w:rsidP="00B7451A">
            <w:pPr>
              <w:spacing w:after="0" w:line="240" w:lineRule="auto"/>
              <w:jc w:val="center"/>
            </w:pPr>
            <w:r>
              <w:t xml:space="preserve">(by </w:t>
            </w:r>
            <w:r w:rsidR="00BE790B">
              <w:t>tele</w:t>
            </w:r>
            <w:r w:rsidR="001B06AD">
              <w:t>phone</w:t>
            </w:r>
            <w:r>
              <w:t>)</w:t>
            </w:r>
          </w:p>
        </w:tc>
        <w:tc>
          <w:tcPr>
            <w:tcW w:w="3305" w:type="dxa"/>
            <w:shd w:val="clear" w:color="auto" w:fill="auto"/>
            <w:vAlign w:val="center"/>
          </w:tcPr>
          <w:p w14:paraId="4448F306" w14:textId="77777777" w:rsidR="00184CA8" w:rsidRPr="00391FAF" w:rsidRDefault="00184CA8" w:rsidP="00184CA8">
            <w:pPr>
              <w:jc w:val="center"/>
            </w:pPr>
            <w:r>
              <w:t>Service Owner</w:t>
            </w:r>
          </w:p>
        </w:tc>
      </w:tr>
      <w:tr w:rsidR="00184CA8" w:rsidRPr="00391FAF" w14:paraId="1E2A8EA7" w14:textId="77777777" w:rsidTr="00184CA8">
        <w:tc>
          <w:tcPr>
            <w:tcW w:w="1627" w:type="dxa"/>
            <w:shd w:val="clear" w:color="auto" w:fill="548DD4" w:themeFill="text2" w:themeFillTint="99"/>
            <w:vAlign w:val="center"/>
          </w:tcPr>
          <w:p w14:paraId="3EC441CA" w14:textId="77777777" w:rsidR="00184CA8" w:rsidRPr="00391FAF" w:rsidRDefault="00184CA8" w:rsidP="00184CA8">
            <w:pPr>
              <w:rPr>
                <w:b/>
                <w:color w:val="FFFFFF" w:themeColor="background1"/>
              </w:rPr>
            </w:pPr>
            <w:r w:rsidRPr="00391FAF">
              <w:rPr>
                <w:b/>
                <w:color w:val="FFFFFF" w:themeColor="background1"/>
              </w:rPr>
              <w:t>P2 (Urgent)</w:t>
            </w:r>
          </w:p>
        </w:tc>
        <w:tc>
          <w:tcPr>
            <w:tcW w:w="3336" w:type="dxa"/>
            <w:shd w:val="clear" w:color="auto" w:fill="auto"/>
            <w:vAlign w:val="center"/>
          </w:tcPr>
          <w:p w14:paraId="2B020DD4" w14:textId="77777777" w:rsidR="00184CA8" w:rsidRDefault="00184CA8" w:rsidP="00B7451A">
            <w:pPr>
              <w:spacing w:after="0" w:line="240" w:lineRule="auto"/>
              <w:jc w:val="center"/>
            </w:pPr>
            <w:r w:rsidRPr="00391FAF">
              <w:t>90 minutes</w:t>
            </w:r>
          </w:p>
          <w:p w14:paraId="0A1CCB49" w14:textId="3573E23C" w:rsidR="00BC6640" w:rsidRPr="00391FAF" w:rsidRDefault="00BC6640" w:rsidP="00B7451A">
            <w:pPr>
              <w:spacing w:after="0" w:line="240" w:lineRule="auto"/>
              <w:jc w:val="center"/>
            </w:pPr>
            <w:r>
              <w:t>(by</w:t>
            </w:r>
            <w:r w:rsidR="001B06AD">
              <w:t xml:space="preserve"> </w:t>
            </w:r>
            <w:r w:rsidR="00BE790B">
              <w:t>tele</w:t>
            </w:r>
            <w:r w:rsidR="001B06AD">
              <w:t>phone</w:t>
            </w:r>
            <w:r>
              <w:t>)</w:t>
            </w:r>
          </w:p>
        </w:tc>
        <w:tc>
          <w:tcPr>
            <w:tcW w:w="3305" w:type="dxa"/>
            <w:shd w:val="clear" w:color="auto" w:fill="auto"/>
            <w:vAlign w:val="center"/>
          </w:tcPr>
          <w:p w14:paraId="0DAF6E63" w14:textId="66CBB870" w:rsidR="00184CA8" w:rsidRPr="00391FAF" w:rsidRDefault="00B84ACC" w:rsidP="00184CA8">
            <w:pPr>
              <w:jc w:val="center"/>
            </w:pPr>
            <w:r>
              <w:t xml:space="preserve">Service </w:t>
            </w:r>
            <w:r w:rsidR="00483D68">
              <w:t>Owner</w:t>
            </w:r>
          </w:p>
        </w:tc>
      </w:tr>
      <w:tr w:rsidR="00184CA8" w:rsidRPr="00391FAF" w14:paraId="5A7798DB" w14:textId="77777777" w:rsidTr="00184CA8">
        <w:trPr>
          <w:trHeight w:val="167"/>
        </w:trPr>
        <w:tc>
          <w:tcPr>
            <w:tcW w:w="1627" w:type="dxa"/>
            <w:shd w:val="clear" w:color="auto" w:fill="548DD4" w:themeFill="text2" w:themeFillTint="99"/>
            <w:vAlign w:val="center"/>
          </w:tcPr>
          <w:p w14:paraId="61AF6978" w14:textId="77777777" w:rsidR="00184CA8" w:rsidRPr="00391FAF" w:rsidRDefault="00184CA8" w:rsidP="00184CA8">
            <w:pPr>
              <w:rPr>
                <w:b/>
                <w:color w:val="FFFFFF" w:themeColor="background1"/>
              </w:rPr>
            </w:pPr>
            <w:r w:rsidRPr="00391FAF">
              <w:rPr>
                <w:b/>
                <w:color w:val="FFFFFF" w:themeColor="background1"/>
              </w:rPr>
              <w:t>P3</w:t>
            </w:r>
          </w:p>
        </w:tc>
        <w:tc>
          <w:tcPr>
            <w:tcW w:w="3336" w:type="dxa"/>
            <w:shd w:val="clear" w:color="auto" w:fill="auto"/>
            <w:vAlign w:val="center"/>
          </w:tcPr>
          <w:p w14:paraId="3180840B" w14:textId="77777777" w:rsidR="00184CA8" w:rsidRDefault="00184CA8" w:rsidP="00B7451A">
            <w:pPr>
              <w:spacing w:after="0" w:line="240" w:lineRule="auto"/>
              <w:jc w:val="center"/>
            </w:pPr>
            <w:r w:rsidRPr="00391FAF">
              <w:t>4 hours</w:t>
            </w:r>
          </w:p>
          <w:p w14:paraId="216E0167" w14:textId="44750412" w:rsidR="00BC6640" w:rsidRPr="00391FAF" w:rsidRDefault="00BC6640" w:rsidP="00B7451A">
            <w:pPr>
              <w:spacing w:after="0" w:line="240" w:lineRule="auto"/>
              <w:jc w:val="center"/>
            </w:pPr>
            <w:r>
              <w:t>(by</w:t>
            </w:r>
            <w:r w:rsidR="001B06AD">
              <w:t xml:space="preserve"> </w:t>
            </w:r>
            <w:r w:rsidR="00BE790B">
              <w:t>tele</w:t>
            </w:r>
            <w:r w:rsidR="001B06AD">
              <w:t>phone</w:t>
            </w:r>
            <w:r>
              <w:t>)</w:t>
            </w:r>
          </w:p>
        </w:tc>
        <w:tc>
          <w:tcPr>
            <w:tcW w:w="3305" w:type="dxa"/>
            <w:shd w:val="clear" w:color="auto" w:fill="auto"/>
            <w:vAlign w:val="center"/>
          </w:tcPr>
          <w:p w14:paraId="143899F9" w14:textId="7575CC36" w:rsidR="00184CA8" w:rsidRPr="00391FAF" w:rsidRDefault="00B84ACC" w:rsidP="00184CA8">
            <w:pPr>
              <w:jc w:val="center"/>
            </w:pPr>
            <w:r>
              <w:t>Service De</w:t>
            </w:r>
            <w:r w:rsidR="00483D68">
              <w:t>livery</w:t>
            </w:r>
            <w:r w:rsidR="00A01651">
              <w:t xml:space="preserve"> </w:t>
            </w:r>
            <w:r>
              <w:t>Manager</w:t>
            </w:r>
          </w:p>
        </w:tc>
      </w:tr>
      <w:tr w:rsidR="00184CA8" w:rsidRPr="00391FAF" w14:paraId="113F7B74" w14:textId="77777777" w:rsidTr="00184CA8">
        <w:trPr>
          <w:trHeight w:val="167"/>
        </w:trPr>
        <w:tc>
          <w:tcPr>
            <w:tcW w:w="1627" w:type="dxa"/>
            <w:shd w:val="clear" w:color="auto" w:fill="548DD4" w:themeFill="text2" w:themeFillTint="99"/>
            <w:vAlign w:val="center"/>
          </w:tcPr>
          <w:p w14:paraId="392FFAA0" w14:textId="77777777" w:rsidR="00184CA8" w:rsidRPr="00391FAF" w:rsidRDefault="00184CA8" w:rsidP="00184CA8">
            <w:pPr>
              <w:rPr>
                <w:b/>
                <w:color w:val="FFFFFF" w:themeColor="background1"/>
              </w:rPr>
            </w:pPr>
            <w:r w:rsidRPr="00391FAF">
              <w:rPr>
                <w:b/>
                <w:color w:val="FFFFFF" w:themeColor="background1"/>
              </w:rPr>
              <w:t>P4</w:t>
            </w:r>
          </w:p>
        </w:tc>
        <w:tc>
          <w:tcPr>
            <w:tcW w:w="3336" w:type="dxa"/>
            <w:shd w:val="clear" w:color="auto" w:fill="auto"/>
            <w:vAlign w:val="center"/>
          </w:tcPr>
          <w:p w14:paraId="706AB455" w14:textId="2983EF52" w:rsidR="00184CA8" w:rsidRDefault="00483D68" w:rsidP="00B7451A">
            <w:pPr>
              <w:spacing w:after="0" w:line="240" w:lineRule="auto"/>
              <w:jc w:val="center"/>
            </w:pPr>
            <w:r>
              <w:t>1 day</w:t>
            </w:r>
          </w:p>
          <w:p w14:paraId="00AEA9A4" w14:textId="42AD02C9" w:rsidR="00BC6640" w:rsidRPr="00391FAF" w:rsidRDefault="00BC6640" w:rsidP="00B7451A">
            <w:pPr>
              <w:spacing w:after="0" w:line="240" w:lineRule="auto"/>
              <w:jc w:val="center"/>
            </w:pPr>
            <w:r>
              <w:t xml:space="preserve">(by </w:t>
            </w:r>
            <w:r w:rsidR="00BE790B">
              <w:t>tele</w:t>
            </w:r>
            <w:r w:rsidR="009D365F">
              <w:t>phone</w:t>
            </w:r>
            <w:r>
              <w:t>)</w:t>
            </w:r>
          </w:p>
        </w:tc>
        <w:tc>
          <w:tcPr>
            <w:tcW w:w="3305" w:type="dxa"/>
            <w:shd w:val="clear" w:color="auto" w:fill="auto"/>
            <w:vAlign w:val="center"/>
          </w:tcPr>
          <w:p w14:paraId="47AEA011" w14:textId="38F62C35" w:rsidR="00184CA8" w:rsidRPr="00391FAF" w:rsidRDefault="00483D68" w:rsidP="00B84ACC">
            <w:pPr>
              <w:jc w:val="center"/>
            </w:pPr>
            <w:r>
              <w:t xml:space="preserve">Service </w:t>
            </w:r>
            <w:proofErr w:type="spellStart"/>
            <w:r>
              <w:t>DeliveryManager</w:t>
            </w:r>
            <w:proofErr w:type="spellEnd"/>
          </w:p>
        </w:tc>
      </w:tr>
      <w:tr w:rsidR="00184CA8" w:rsidRPr="00391FAF" w14:paraId="38A1A3F6" w14:textId="77777777" w:rsidTr="00184CA8">
        <w:trPr>
          <w:trHeight w:val="167"/>
        </w:trPr>
        <w:tc>
          <w:tcPr>
            <w:tcW w:w="1627" w:type="dxa"/>
            <w:shd w:val="clear" w:color="auto" w:fill="548DD4" w:themeFill="text2" w:themeFillTint="99"/>
            <w:vAlign w:val="center"/>
          </w:tcPr>
          <w:p w14:paraId="4B6FD6D3" w14:textId="77777777" w:rsidR="00184CA8" w:rsidRPr="00391FAF" w:rsidRDefault="00184CA8" w:rsidP="00184CA8">
            <w:pPr>
              <w:rPr>
                <w:b/>
                <w:color w:val="FFFFFF" w:themeColor="background1"/>
              </w:rPr>
            </w:pPr>
            <w:r>
              <w:rPr>
                <w:b/>
                <w:color w:val="FFFFFF" w:themeColor="background1"/>
              </w:rPr>
              <w:t>P5</w:t>
            </w:r>
          </w:p>
        </w:tc>
        <w:tc>
          <w:tcPr>
            <w:tcW w:w="3336" w:type="dxa"/>
            <w:shd w:val="clear" w:color="auto" w:fill="auto"/>
            <w:vAlign w:val="center"/>
          </w:tcPr>
          <w:p w14:paraId="6C868AEB" w14:textId="77777777" w:rsidR="00184CA8" w:rsidRDefault="00184CA8" w:rsidP="00B7451A">
            <w:pPr>
              <w:spacing w:after="0" w:line="240" w:lineRule="auto"/>
              <w:jc w:val="center"/>
            </w:pPr>
            <w:r>
              <w:t>2 days</w:t>
            </w:r>
          </w:p>
          <w:p w14:paraId="1C9133A6" w14:textId="6B757A2F" w:rsidR="00A01651" w:rsidRDefault="00A01651" w:rsidP="00B7451A">
            <w:pPr>
              <w:spacing w:after="0" w:line="240" w:lineRule="auto"/>
              <w:jc w:val="center"/>
            </w:pPr>
            <w:r>
              <w:t>(by email)</w:t>
            </w:r>
          </w:p>
        </w:tc>
        <w:tc>
          <w:tcPr>
            <w:tcW w:w="3305" w:type="dxa"/>
            <w:shd w:val="clear" w:color="auto" w:fill="auto"/>
            <w:vAlign w:val="center"/>
          </w:tcPr>
          <w:p w14:paraId="0977165D" w14:textId="1EA7B2D1" w:rsidR="00184CA8" w:rsidRPr="00391FAF" w:rsidRDefault="00483D68" w:rsidP="00184CA8">
            <w:pPr>
              <w:jc w:val="center"/>
            </w:pPr>
            <w:r>
              <w:t xml:space="preserve">Service </w:t>
            </w:r>
            <w:proofErr w:type="spellStart"/>
            <w:r>
              <w:t>DeliveryManager</w:t>
            </w:r>
            <w:proofErr w:type="spellEnd"/>
          </w:p>
        </w:tc>
      </w:tr>
    </w:tbl>
    <w:p w14:paraId="7D38D9B8" w14:textId="77777777" w:rsidR="00BC6640" w:rsidRDefault="00BC6640" w:rsidP="00C47D8F">
      <w:bookmarkStart w:id="64" w:name="_Toc482784759"/>
      <w:bookmarkStart w:id="65" w:name="_Toc477779566"/>
      <w:bookmarkStart w:id="66" w:name="_Toc482784749"/>
    </w:p>
    <w:p w14:paraId="2C1BD45C" w14:textId="77777777" w:rsidR="00A5130A" w:rsidRDefault="00A5130A" w:rsidP="00A11329">
      <w:pPr>
        <w:pStyle w:val="Heading2"/>
      </w:pPr>
      <w:bookmarkStart w:id="67" w:name="_Toc73721847"/>
      <w:r>
        <w:t>Notification of Service Issues</w:t>
      </w:r>
      <w:bookmarkEnd w:id="67"/>
    </w:p>
    <w:p w14:paraId="42AE858B" w14:textId="71685AA8" w:rsidR="00A5130A" w:rsidRPr="004905EA" w:rsidRDefault="005B23E4" w:rsidP="00A5130A">
      <w:r>
        <w:t>Service issues,</w:t>
      </w:r>
      <w:r w:rsidR="00A5130A">
        <w:t xml:space="preserve"> including </w:t>
      </w:r>
      <w:r>
        <w:t xml:space="preserve">planned maintenance, unplanned </w:t>
      </w:r>
      <w:r w:rsidR="00A5130A">
        <w:t xml:space="preserve">disruption and significant changes to the service, will be published </w:t>
      </w:r>
      <w:r w:rsidR="00865268">
        <w:t>on the</w:t>
      </w:r>
      <w:r w:rsidR="00C16EEC">
        <w:t xml:space="preserve"> </w:t>
      </w:r>
      <w:hyperlink r:id="rId28" w:history="1">
        <w:r w:rsidR="00226BB3" w:rsidRPr="00226BB3">
          <w:rPr>
            <w:rStyle w:val="Hyperlink"/>
          </w:rPr>
          <w:t>IRIS Service web site</w:t>
        </w:r>
      </w:hyperlink>
      <w:r w:rsidR="00226BB3">
        <w:t xml:space="preserve"> </w:t>
      </w:r>
      <w:r w:rsidR="00A5130A">
        <w:t xml:space="preserve"> and </w:t>
      </w:r>
      <w:r w:rsidR="004715DA">
        <w:t>notification</w:t>
      </w:r>
      <w:r w:rsidR="00C16EEC">
        <w:t xml:space="preserve"> issued </w:t>
      </w:r>
      <w:r w:rsidR="00C16EEC" w:rsidRPr="004905EA">
        <w:t>via</w:t>
      </w:r>
      <w:r w:rsidR="008C490A" w:rsidRPr="004905EA">
        <w:t xml:space="preserve"> </w:t>
      </w:r>
      <w:r w:rsidR="00C314D8">
        <w:t>the mailing</w:t>
      </w:r>
      <w:r w:rsidR="00C314D8" w:rsidRPr="00C314D8">
        <w:rPr>
          <w:vertAlign w:val="superscript"/>
        </w:rPr>
        <w:fldChar w:fldCharType="begin"/>
      </w:r>
      <w:r w:rsidR="00C314D8" w:rsidRPr="00C314D8">
        <w:rPr>
          <w:vertAlign w:val="superscript"/>
        </w:rPr>
        <w:instrText xml:space="preserve"> NOTEREF _Ref70525816 \h </w:instrText>
      </w:r>
      <w:r w:rsidR="00C314D8">
        <w:rPr>
          <w:vertAlign w:val="superscript"/>
        </w:rPr>
        <w:instrText xml:space="preserve"> \* MERGEFORMAT </w:instrText>
      </w:r>
      <w:r w:rsidR="00C314D8" w:rsidRPr="00C314D8">
        <w:rPr>
          <w:vertAlign w:val="superscript"/>
        </w:rPr>
      </w:r>
      <w:r w:rsidR="00C314D8" w:rsidRPr="00C314D8">
        <w:rPr>
          <w:vertAlign w:val="superscript"/>
        </w:rPr>
        <w:fldChar w:fldCharType="separate"/>
      </w:r>
      <w:r w:rsidR="00D14F89">
        <w:rPr>
          <w:vertAlign w:val="superscript"/>
        </w:rPr>
        <w:t>1</w:t>
      </w:r>
      <w:r w:rsidR="00C314D8" w:rsidRPr="00C314D8">
        <w:rPr>
          <w:vertAlign w:val="superscript"/>
        </w:rPr>
        <w:fldChar w:fldCharType="end"/>
      </w:r>
      <w:r w:rsidR="00C314D8">
        <w:t xml:space="preserve"> (</w:t>
      </w:r>
      <w:hyperlink r:id="rId29" w:history="1">
        <w:r w:rsidR="00C314D8" w:rsidRPr="00005114">
          <w:rPr>
            <w:rStyle w:val="Hyperlink"/>
            <w:rFonts w:cs="Calibri"/>
            <w:shd w:val="clear" w:color="auto" w:fill="FFFFFF"/>
          </w:rPr>
          <w:t>iris-all-users@maillist.admin.ox.ac.uk</w:t>
        </w:r>
      </w:hyperlink>
      <w:r w:rsidR="00C314D8">
        <w:rPr>
          <w:rStyle w:val="Hyperlink"/>
          <w:rFonts w:cs="Calibri"/>
          <w:shd w:val="clear" w:color="auto" w:fill="FFFFFF"/>
        </w:rPr>
        <w:t>)</w:t>
      </w:r>
      <w:r w:rsidR="00B7451A" w:rsidRPr="004905EA">
        <w:t xml:space="preserve"> </w:t>
      </w:r>
      <w:r w:rsidR="00A5130A" w:rsidRPr="004905EA">
        <w:t>.</w:t>
      </w:r>
    </w:p>
    <w:p w14:paraId="3C460135" w14:textId="7D2E8172" w:rsidR="00A11329" w:rsidRPr="005D6B99" w:rsidRDefault="005F08DA" w:rsidP="00A11329">
      <w:pPr>
        <w:pStyle w:val="Heading2"/>
      </w:pPr>
      <w:bookmarkStart w:id="68" w:name="_Toc73721848"/>
      <w:r>
        <w:lastRenderedPageBreak/>
        <w:t xml:space="preserve">User Documentation, </w:t>
      </w:r>
      <w:r w:rsidR="00A11329">
        <w:t xml:space="preserve">Training and </w:t>
      </w:r>
      <w:r>
        <w:t>F</w:t>
      </w:r>
      <w:r w:rsidR="00A11329">
        <w:t xml:space="preserve">urther </w:t>
      </w:r>
      <w:r>
        <w:t>I</w:t>
      </w:r>
      <w:r w:rsidR="00A11329">
        <w:t>nformation</w:t>
      </w:r>
      <w:bookmarkEnd w:id="64"/>
      <w:bookmarkEnd w:id="68"/>
    </w:p>
    <w:p w14:paraId="4436CBE9" w14:textId="3DFB8CAA" w:rsidR="005F08DA" w:rsidRPr="005F08DA" w:rsidRDefault="005F08DA" w:rsidP="00A11329">
      <w:pPr>
        <w:spacing w:line="240" w:lineRule="auto"/>
      </w:pPr>
      <w:r>
        <w:t xml:space="preserve">A help page with contact details, reference </w:t>
      </w:r>
      <w:r w:rsidR="00A92C51">
        <w:t xml:space="preserve">to </w:t>
      </w:r>
      <w:r>
        <w:t>guid</w:t>
      </w:r>
      <w:r w:rsidR="00A92C51">
        <w:t>ance</w:t>
      </w:r>
      <w:r>
        <w:t xml:space="preserve"> and other useful information is available </w:t>
      </w:r>
      <w:r w:rsidR="00BC6640">
        <w:t xml:space="preserve">on the </w:t>
      </w:r>
      <w:r>
        <w:t xml:space="preserve"> </w:t>
      </w:r>
      <w:hyperlink r:id="rId30" w:history="1">
        <w:r w:rsidR="00BC6640" w:rsidRPr="00BC6640">
          <w:rPr>
            <w:rStyle w:val="Hyperlink"/>
          </w:rPr>
          <w:t>IRIS Service Catalogue</w:t>
        </w:r>
      </w:hyperlink>
    </w:p>
    <w:p w14:paraId="4A56DCAA" w14:textId="77777777" w:rsidR="00A11329" w:rsidRDefault="00A11329" w:rsidP="00A11329">
      <w:pPr>
        <w:pStyle w:val="Heading1"/>
      </w:pPr>
      <w:bookmarkStart w:id="69" w:name="_Toc73721849"/>
      <w:r>
        <w:t>Service Management</w:t>
      </w:r>
      <w:bookmarkEnd w:id="69"/>
    </w:p>
    <w:p w14:paraId="015C3D5A" w14:textId="77777777" w:rsidR="0003421B" w:rsidRPr="0003421B" w:rsidRDefault="0003421B" w:rsidP="00EF0D56">
      <w:pPr>
        <w:pStyle w:val="Heading2"/>
      </w:pPr>
      <w:bookmarkStart w:id="70" w:name="_Toc73721850"/>
      <w:r w:rsidRPr="0003421B">
        <w:t xml:space="preserve">Service </w:t>
      </w:r>
      <w:r w:rsidR="006631E0">
        <w:t xml:space="preserve">Measurement and </w:t>
      </w:r>
      <w:r w:rsidR="00D064BE">
        <w:t>Reporting</w:t>
      </w:r>
      <w:bookmarkEnd w:id="65"/>
      <w:bookmarkEnd w:id="66"/>
      <w:bookmarkEnd w:id="70"/>
    </w:p>
    <w:p w14:paraId="4AAA6622" w14:textId="7EF02A25" w:rsidR="00D064BE" w:rsidRDefault="00D064BE" w:rsidP="00E6341A">
      <w:r>
        <w:t>Monthly service reports will be generated and distributed to the Service Owner and Service Delivery Manager. These will also be made available to</w:t>
      </w:r>
      <w:r w:rsidR="0009149D">
        <w:t xml:space="preserve"> the Business Owner</w:t>
      </w:r>
      <w:r w:rsidR="008352E8">
        <w:t xml:space="preserve"> </w:t>
      </w:r>
      <w:r>
        <w:t xml:space="preserve">and the </w:t>
      </w:r>
      <w:r w:rsidR="00663222">
        <w:t>HR Systems Steering Committee</w:t>
      </w:r>
      <w:r>
        <w:t>.</w:t>
      </w:r>
    </w:p>
    <w:p w14:paraId="061D084A" w14:textId="35BE192C" w:rsidR="00D064BE" w:rsidRDefault="00D064BE" w:rsidP="00E6341A">
      <w:r>
        <w:t xml:space="preserve">The following service details will be measured, </w:t>
      </w:r>
      <w:r w:rsidR="00D36B52">
        <w:t xml:space="preserve">monitored </w:t>
      </w:r>
      <w:r>
        <w:t>and included in service reports:</w:t>
      </w:r>
    </w:p>
    <w:p w14:paraId="22D3A6F9" w14:textId="23B68F49" w:rsidR="00D064BE" w:rsidRDefault="00D064BE" w:rsidP="00E6341A">
      <w:pPr>
        <w:pStyle w:val="ListParagraph"/>
        <w:numPr>
          <w:ilvl w:val="0"/>
          <w:numId w:val="11"/>
        </w:numPr>
      </w:pPr>
      <w:r>
        <w:t xml:space="preserve">Number of </w:t>
      </w:r>
      <w:r w:rsidR="002F28FA">
        <w:t xml:space="preserve">support request </w:t>
      </w:r>
      <w:r w:rsidR="00E25C78">
        <w:t xml:space="preserve">incidents </w:t>
      </w:r>
      <w:r>
        <w:t>received</w:t>
      </w:r>
    </w:p>
    <w:p w14:paraId="2CB958C1" w14:textId="77777777" w:rsidR="00D064BE" w:rsidRDefault="00D064BE" w:rsidP="00E6341A">
      <w:pPr>
        <w:pStyle w:val="ListParagraph"/>
        <w:numPr>
          <w:ilvl w:val="0"/>
          <w:numId w:val="11"/>
        </w:numPr>
      </w:pPr>
      <w:r>
        <w:t>Initial response time</w:t>
      </w:r>
    </w:p>
    <w:p w14:paraId="5D8EA3BA" w14:textId="373EAC69" w:rsidR="00D064BE" w:rsidRDefault="00CF37AC" w:rsidP="00E6341A">
      <w:pPr>
        <w:pStyle w:val="ListParagraph"/>
        <w:numPr>
          <w:ilvl w:val="0"/>
          <w:numId w:val="11"/>
        </w:numPr>
      </w:pPr>
      <w:r>
        <w:t>I</w:t>
      </w:r>
      <w:r w:rsidR="00E25C78">
        <w:t xml:space="preserve">ncident </w:t>
      </w:r>
      <w:r w:rsidR="00D064BE">
        <w:t>resolution time</w:t>
      </w:r>
    </w:p>
    <w:p w14:paraId="442BF894" w14:textId="60AE2387" w:rsidR="00D064BE" w:rsidRDefault="00E25C78" w:rsidP="00E6341A">
      <w:pPr>
        <w:pStyle w:val="ListParagraph"/>
        <w:numPr>
          <w:ilvl w:val="0"/>
          <w:numId w:val="11"/>
        </w:numPr>
      </w:pPr>
      <w:r>
        <w:t xml:space="preserve">% of </w:t>
      </w:r>
      <w:r w:rsidR="00CF37AC">
        <w:t>I</w:t>
      </w:r>
      <w:r>
        <w:t>ncidents</w:t>
      </w:r>
      <w:r w:rsidR="00170B54">
        <w:t xml:space="preserve"> resolved on first call or first </w:t>
      </w:r>
      <w:r w:rsidR="00D064BE">
        <w:t xml:space="preserve">email </w:t>
      </w:r>
      <w:commentRangeStart w:id="71"/>
      <w:r w:rsidR="00D064BE">
        <w:t>response</w:t>
      </w:r>
      <w:commentRangeEnd w:id="71"/>
      <w:r w:rsidR="00823D3D">
        <w:rPr>
          <w:rStyle w:val="CommentReference"/>
        </w:rPr>
        <w:commentReference w:id="71"/>
      </w:r>
    </w:p>
    <w:p w14:paraId="65EC0FB8" w14:textId="22585806" w:rsidR="00A336E5" w:rsidRDefault="00A336E5" w:rsidP="00A336E5">
      <w:pPr>
        <w:pStyle w:val="Heading2"/>
      </w:pPr>
      <w:bookmarkStart w:id="72" w:name="_Toc73721851"/>
      <w:bookmarkStart w:id="73" w:name="_Toc482784750"/>
      <w:bookmarkStart w:id="74" w:name="_Toc477779567"/>
      <w:r>
        <w:t xml:space="preserve">Service Level </w:t>
      </w:r>
      <w:r w:rsidR="00A92C51">
        <w:t>Description</w:t>
      </w:r>
      <w:r>
        <w:t xml:space="preserve"> Review</w:t>
      </w:r>
      <w:bookmarkEnd w:id="72"/>
    </w:p>
    <w:p w14:paraId="2C23EA66" w14:textId="18112CA7" w:rsidR="00A336E5" w:rsidRPr="00A336E5" w:rsidRDefault="00A336E5" w:rsidP="00A336E5">
      <w:r>
        <w:t xml:space="preserve">This Service Level </w:t>
      </w:r>
      <w:r w:rsidR="00BC6640">
        <w:t>Description</w:t>
      </w:r>
      <w:r>
        <w:t xml:space="preserve"> will be reviewed by the Business Owner and Service Owner when required, and at least every two years.</w:t>
      </w:r>
    </w:p>
    <w:p w14:paraId="78E41BC0" w14:textId="77777777" w:rsidR="008D5B1D" w:rsidRPr="00FD1477" w:rsidRDefault="008D5B1D" w:rsidP="008D5B1D">
      <w:pPr>
        <w:pStyle w:val="Heading2"/>
      </w:pPr>
      <w:bookmarkStart w:id="75" w:name="_Toc482784751"/>
      <w:bookmarkStart w:id="76" w:name="_Toc73721852"/>
      <w:r w:rsidRPr="00FD1477">
        <w:t>Change Management</w:t>
      </w:r>
      <w:bookmarkEnd w:id="75"/>
      <w:bookmarkEnd w:id="76"/>
    </w:p>
    <w:p w14:paraId="620986A4" w14:textId="77777777" w:rsidR="007B33BF" w:rsidRDefault="007B33BF" w:rsidP="0032779C">
      <w:bookmarkStart w:id="77" w:name="_Toc477779568"/>
      <w:bookmarkStart w:id="78" w:name="_Toc482784752"/>
      <w:r>
        <w:t>C</w:t>
      </w:r>
      <w:r w:rsidR="008D5B1D" w:rsidRPr="0032779C">
        <w:t xml:space="preserve">hanges </w:t>
      </w:r>
      <w:r>
        <w:t xml:space="preserve">will be managed through the </w:t>
      </w:r>
      <w:commentRangeStart w:id="79"/>
      <w:r>
        <w:t xml:space="preserve">IT Services Change Management Process. </w:t>
      </w:r>
      <w:commentRangeEnd w:id="79"/>
      <w:r w:rsidR="00485423">
        <w:rPr>
          <w:rStyle w:val="CommentReference"/>
        </w:rPr>
        <w:commentReference w:id="79"/>
      </w:r>
      <w:r>
        <w:t xml:space="preserve">All changes </w:t>
      </w:r>
      <w:r w:rsidR="008D5B1D" w:rsidRPr="0032779C">
        <w:t xml:space="preserve">to this service will be recorded </w:t>
      </w:r>
      <w:r>
        <w:t xml:space="preserve">and classified </w:t>
      </w:r>
      <w:r w:rsidR="008D5B1D" w:rsidRPr="0032779C">
        <w:t xml:space="preserve">in our Service Management tool, and </w:t>
      </w:r>
      <w:r>
        <w:t>the following approvals</w:t>
      </w:r>
      <w:r w:rsidR="008D5B1D" w:rsidRPr="0032779C">
        <w:t xml:space="preserve"> </w:t>
      </w:r>
      <w:r>
        <w:t>will be required for each level of change:</w:t>
      </w:r>
    </w:p>
    <w:tbl>
      <w:tblPr>
        <w:tblStyle w:val="PlainTable3"/>
        <w:tblW w:w="4377" w:type="pct"/>
        <w:tblLayout w:type="fixed"/>
        <w:tblLook w:val="04A0" w:firstRow="1" w:lastRow="0" w:firstColumn="1" w:lastColumn="0" w:noHBand="0" w:noVBand="1"/>
      </w:tblPr>
      <w:tblGrid>
        <w:gridCol w:w="1661"/>
        <w:gridCol w:w="6240"/>
      </w:tblGrid>
      <w:tr w:rsidR="007B33BF" w:rsidRPr="007B33BF" w14:paraId="7BE7EDA2" w14:textId="77777777" w:rsidTr="007B33B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051" w:type="pct"/>
            <w:noWrap/>
            <w:hideMark/>
          </w:tcPr>
          <w:p w14:paraId="227F1F04" w14:textId="77777777" w:rsidR="007B33BF" w:rsidRPr="007B33BF" w:rsidRDefault="007B33BF" w:rsidP="00306A36">
            <w:pPr>
              <w:spacing w:line="240" w:lineRule="auto"/>
              <w:jc w:val="center"/>
            </w:pPr>
            <w:r w:rsidRPr="007B33BF">
              <w:t> </w:t>
            </w:r>
            <w:r>
              <w:t>Change Level</w:t>
            </w:r>
          </w:p>
        </w:tc>
        <w:tc>
          <w:tcPr>
            <w:tcW w:w="3949" w:type="pct"/>
            <w:noWrap/>
            <w:hideMark/>
          </w:tcPr>
          <w:p w14:paraId="01D5A357" w14:textId="77777777" w:rsidR="007B33BF" w:rsidRPr="007B33BF" w:rsidRDefault="007B33BF" w:rsidP="00306A36">
            <w:pPr>
              <w:spacing w:line="240" w:lineRule="auto"/>
              <w:jc w:val="center"/>
              <w:cnfStyle w:val="100000000000" w:firstRow="1" w:lastRow="0" w:firstColumn="0" w:lastColumn="0" w:oddVBand="0" w:evenVBand="0" w:oddHBand="0" w:evenHBand="0" w:firstRowFirstColumn="0" w:firstRowLastColumn="0" w:lastRowFirstColumn="0" w:lastRowLastColumn="0"/>
            </w:pPr>
            <w:r w:rsidRPr="007B33BF">
              <w:t>Change Approvers</w:t>
            </w:r>
          </w:p>
        </w:tc>
      </w:tr>
      <w:tr w:rsidR="007B33BF" w:rsidRPr="007B33BF" w14:paraId="0986CEBE" w14:textId="77777777" w:rsidTr="007B33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51" w:type="pct"/>
            <w:noWrap/>
            <w:hideMark/>
          </w:tcPr>
          <w:p w14:paraId="0B94666E" w14:textId="77777777" w:rsidR="007B33BF" w:rsidRPr="007B33BF" w:rsidRDefault="007B33BF" w:rsidP="00306A36">
            <w:pPr>
              <w:spacing w:line="240" w:lineRule="auto"/>
              <w:jc w:val="center"/>
            </w:pPr>
            <w:r w:rsidRPr="007B33BF">
              <w:t>Standard</w:t>
            </w:r>
          </w:p>
        </w:tc>
        <w:tc>
          <w:tcPr>
            <w:tcW w:w="3949" w:type="pct"/>
            <w:noWrap/>
            <w:hideMark/>
          </w:tcPr>
          <w:p w14:paraId="572A36D8" w14:textId="77777777" w:rsidR="007B33BF" w:rsidRPr="007B33BF" w:rsidRDefault="007B33BF" w:rsidP="00306A36">
            <w:pPr>
              <w:spacing w:line="240" w:lineRule="auto"/>
              <w:jc w:val="center"/>
              <w:cnfStyle w:val="000000100000" w:firstRow="0" w:lastRow="0" w:firstColumn="0" w:lastColumn="0" w:oddVBand="0" w:evenVBand="0" w:oddHBand="1" w:evenHBand="0" w:firstRowFirstColumn="0" w:firstRowLastColumn="0" w:lastRowFirstColumn="0" w:lastRowLastColumn="0"/>
            </w:pPr>
            <w:r w:rsidRPr="007B33BF">
              <w:t>N/A (pre-approved)</w:t>
            </w:r>
          </w:p>
        </w:tc>
      </w:tr>
      <w:tr w:rsidR="007B33BF" w:rsidRPr="007B33BF" w14:paraId="673E7EA9" w14:textId="77777777" w:rsidTr="007B33BF">
        <w:trPr>
          <w:trHeight w:val="300"/>
        </w:trPr>
        <w:tc>
          <w:tcPr>
            <w:cnfStyle w:val="001000000000" w:firstRow="0" w:lastRow="0" w:firstColumn="1" w:lastColumn="0" w:oddVBand="0" w:evenVBand="0" w:oddHBand="0" w:evenHBand="0" w:firstRowFirstColumn="0" w:firstRowLastColumn="0" w:lastRowFirstColumn="0" w:lastRowLastColumn="0"/>
            <w:tcW w:w="1051" w:type="pct"/>
            <w:noWrap/>
            <w:hideMark/>
          </w:tcPr>
          <w:p w14:paraId="13B61370" w14:textId="77777777" w:rsidR="007B33BF" w:rsidRPr="007B33BF" w:rsidRDefault="007B33BF" w:rsidP="00306A36">
            <w:pPr>
              <w:spacing w:line="240" w:lineRule="auto"/>
              <w:jc w:val="center"/>
            </w:pPr>
            <w:r w:rsidRPr="007B33BF">
              <w:t>Minor</w:t>
            </w:r>
          </w:p>
        </w:tc>
        <w:tc>
          <w:tcPr>
            <w:tcW w:w="3949" w:type="pct"/>
            <w:noWrap/>
            <w:hideMark/>
          </w:tcPr>
          <w:p w14:paraId="4B145CF2" w14:textId="4C4FC3A7" w:rsidR="007B33BF" w:rsidRPr="007B33BF" w:rsidRDefault="00BC6640" w:rsidP="00D56E1C">
            <w:pPr>
              <w:spacing w:line="240" w:lineRule="auto"/>
              <w:jc w:val="center"/>
              <w:cnfStyle w:val="000000000000" w:firstRow="0" w:lastRow="0" w:firstColumn="0" w:lastColumn="0" w:oddVBand="0" w:evenVBand="0" w:oddHBand="0" w:evenHBand="0" w:firstRowFirstColumn="0" w:firstRowLastColumn="0" w:lastRowFirstColumn="0" w:lastRowLastColumn="0"/>
            </w:pPr>
            <w:r>
              <w:rPr>
                <w:color w:val="000000"/>
                <w:lang w:eastAsia="en-GB"/>
              </w:rPr>
              <w:t xml:space="preserve">Safety Office IRIS </w:t>
            </w:r>
            <w:r w:rsidR="00711226">
              <w:rPr>
                <w:color w:val="000000"/>
                <w:lang w:eastAsia="en-GB"/>
              </w:rPr>
              <w:t>Support</w:t>
            </w:r>
            <w:r>
              <w:rPr>
                <w:color w:val="000000"/>
                <w:lang w:eastAsia="en-GB"/>
              </w:rPr>
              <w:t xml:space="preserve"> Team</w:t>
            </w:r>
            <w:r w:rsidR="00375153">
              <w:t>, Service Manager</w:t>
            </w:r>
            <w:r w:rsidR="004715DA">
              <w:t xml:space="preserve">, </w:t>
            </w:r>
            <w:r w:rsidR="00D56E1C">
              <w:rPr>
                <w:color w:val="000000"/>
                <w:lang w:eastAsia="en-GB"/>
              </w:rPr>
              <w:t>Service Owner</w:t>
            </w:r>
          </w:p>
        </w:tc>
      </w:tr>
      <w:tr w:rsidR="007B33BF" w:rsidRPr="007B33BF" w14:paraId="63F9565C" w14:textId="77777777" w:rsidTr="007B33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51" w:type="pct"/>
            <w:noWrap/>
            <w:hideMark/>
          </w:tcPr>
          <w:p w14:paraId="638E15EC" w14:textId="77777777" w:rsidR="007B33BF" w:rsidRPr="007B33BF" w:rsidRDefault="007B33BF" w:rsidP="00306A36">
            <w:pPr>
              <w:spacing w:line="240" w:lineRule="auto"/>
              <w:jc w:val="center"/>
            </w:pPr>
            <w:r w:rsidRPr="007B33BF">
              <w:t>Significant</w:t>
            </w:r>
          </w:p>
        </w:tc>
        <w:tc>
          <w:tcPr>
            <w:tcW w:w="3949" w:type="pct"/>
            <w:noWrap/>
            <w:hideMark/>
          </w:tcPr>
          <w:p w14:paraId="5CEBFA97" w14:textId="6E50A6C5" w:rsidR="007B33BF" w:rsidRPr="007B33BF" w:rsidRDefault="007B33BF" w:rsidP="00EB66E4">
            <w:pPr>
              <w:spacing w:line="240" w:lineRule="auto"/>
              <w:jc w:val="center"/>
              <w:cnfStyle w:val="000000100000" w:firstRow="0" w:lastRow="0" w:firstColumn="0" w:lastColumn="0" w:oddVBand="0" w:evenVBand="0" w:oddHBand="1" w:evenHBand="0" w:firstRowFirstColumn="0" w:firstRowLastColumn="0" w:lastRowFirstColumn="0" w:lastRowLastColumn="0"/>
            </w:pPr>
            <w:r w:rsidRPr="007B33BF">
              <w:t>Service Owner, Business Owner, Service Manager</w:t>
            </w:r>
            <w:r w:rsidR="004715DA">
              <w:t>, POG</w:t>
            </w:r>
            <w:r w:rsidR="00D45EFF">
              <w:rPr>
                <w:rStyle w:val="FootnoteReference"/>
              </w:rPr>
              <w:footnoteReference w:id="6"/>
            </w:r>
          </w:p>
        </w:tc>
      </w:tr>
      <w:tr w:rsidR="007B33BF" w:rsidRPr="007B33BF" w14:paraId="46213562" w14:textId="77777777" w:rsidTr="007B33BF">
        <w:trPr>
          <w:trHeight w:val="315"/>
        </w:trPr>
        <w:tc>
          <w:tcPr>
            <w:cnfStyle w:val="001000000000" w:firstRow="0" w:lastRow="0" w:firstColumn="1" w:lastColumn="0" w:oddVBand="0" w:evenVBand="0" w:oddHBand="0" w:evenHBand="0" w:firstRowFirstColumn="0" w:firstRowLastColumn="0" w:lastRowFirstColumn="0" w:lastRowLastColumn="0"/>
            <w:tcW w:w="1051" w:type="pct"/>
            <w:noWrap/>
            <w:hideMark/>
          </w:tcPr>
          <w:p w14:paraId="6F72E9A6" w14:textId="77777777" w:rsidR="007B33BF" w:rsidRPr="007B33BF" w:rsidRDefault="007B33BF" w:rsidP="00306A36">
            <w:pPr>
              <w:spacing w:line="240" w:lineRule="auto"/>
              <w:jc w:val="center"/>
            </w:pPr>
            <w:r w:rsidRPr="007B33BF">
              <w:t>Major</w:t>
            </w:r>
          </w:p>
        </w:tc>
        <w:tc>
          <w:tcPr>
            <w:tcW w:w="3949" w:type="pct"/>
            <w:noWrap/>
            <w:hideMark/>
          </w:tcPr>
          <w:p w14:paraId="267A8A87" w14:textId="77777777" w:rsidR="007B33BF" w:rsidRPr="007B33BF" w:rsidRDefault="007B33BF" w:rsidP="00306A36">
            <w:pPr>
              <w:spacing w:line="240" w:lineRule="auto"/>
              <w:jc w:val="center"/>
              <w:cnfStyle w:val="000000000000" w:firstRow="0" w:lastRow="0" w:firstColumn="0" w:lastColumn="0" w:oddVBand="0" w:evenVBand="0" w:oddHBand="0" w:evenHBand="0" w:firstRowFirstColumn="0" w:firstRowLastColumn="0" w:lastRowFirstColumn="0" w:lastRowLastColumn="0"/>
            </w:pPr>
            <w:r w:rsidRPr="007B33BF">
              <w:t>Change Advisory Board (CAB)</w:t>
            </w:r>
          </w:p>
        </w:tc>
      </w:tr>
    </w:tbl>
    <w:p w14:paraId="0309D05D" w14:textId="77777777" w:rsidR="007B33BF" w:rsidRDefault="007B33BF" w:rsidP="007B33BF">
      <w:pPr>
        <w:spacing w:line="240" w:lineRule="auto"/>
        <w:rPr>
          <w:highlight w:val="yellow"/>
        </w:rPr>
      </w:pPr>
    </w:p>
    <w:p w14:paraId="2A8B3882" w14:textId="1121566E" w:rsidR="008D5B1D" w:rsidRPr="0032779C" w:rsidRDefault="008D5B1D" w:rsidP="0032779C">
      <w:r w:rsidRPr="0032779C">
        <w:t xml:space="preserve">For changes outside of the service window </w:t>
      </w:r>
      <w:r w:rsidR="00A3243C">
        <w:t xml:space="preserve">(section 2.4) </w:t>
      </w:r>
      <w:r w:rsidRPr="0032779C">
        <w:t xml:space="preserve">or for major disruptions, </w:t>
      </w:r>
      <w:r w:rsidR="009D365F">
        <w:t xml:space="preserve">where possible </w:t>
      </w:r>
      <w:r w:rsidRPr="0032779C">
        <w:t xml:space="preserve">a minimum of </w:t>
      </w:r>
      <w:r w:rsidR="00D20D80">
        <w:t xml:space="preserve">5 </w:t>
      </w:r>
      <w:proofErr w:type="spellStart"/>
      <w:r w:rsidR="00D20D80">
        <w:t>Days</w:t>
      </w:r>
      <w:r w:rsidRPr="0032779C">
        <w:t xml:space="preserve"> notice</w:t>
      </w:r>
      <w:proofErr w:type="spellEnd"/>
      <w:r w:rsidRPr="0032779C">
        <w:t xml:space="preserve"> will be provided </w:t>
      </w:r>
      <w:r w:rsidR="007B33BF">
        <w:t xml:space="preserve">by email </w:t>
      </w:r>
      <w:r w:rsidRPr="0032779C">
        <w:t xml:space="preserve">to </w:t>
      </w:r>
      <w:r w:rsidR="000D4828">
        <w:t>the mailing list</w:t>
      </w:r>
      <w:r w:rsidR="00A3243C">
        <w:t xml:space="preserve"> (section 3.5)</w:t>
      </w:r>
      <w:r w:rsidRPr="0032779C">
        <w:t>.  For minor disruption / at risk periods within the agreed service window, 48 hours' notice will normally be provided as above.</w:t>
      </w:r>
    </w:p>
    <w:p w14:paraId="3A0399F6" w14:textId="77777777" w:rsidR="00A11329" w:rsidRDefault="00A11329" w:rsidP="00A11329">
      <w:pPr>
        <w:pStyle w:val="Heading1"/>
      </w:pPr>
      <w:bookmarkStart w:id="80" w:name="_Toc73721853"/>
      <w:bookmarkEnd w:id="77"/>
      <w:bookmarkEnd w:id="78"/>
      <w:r>
        <w:lastRenderedPageBreak/>
        <w:t>Security</w:t>
      </w:r>
      <w:bookmarkEnd w:id="80"/>
    </w:p>
    <w:p w14:paraId="37364ED4" w14:textId="4FEFF608" w:rsidR="004F26E1" w:rsidRDefault="004F26E1" w:rsidP="00C43449">
      <w:pPr>
        <w:pStyle w:val="Heading2"/>
      </w:pPr>
      <w:bookmarkStart w:id="81" w:name="_Toc73721854"/>
      <w:r>
        <w:t>D</w:t>
      </w:r>
      <w:r w:rsidR="00CF3E93">
        <w:t>ata Retention</w:t>
      </w:r>
      <w:bookmarkEnd w:id="81"/>
    </w:p>
    <w:p w14:paraId="2ED81D79" w14:textId="79CE5862" w:rsidR="00A92C51" w:rsidRPr="00EB68A2" w:rsidRDefault="00A92C51" w:rsidP="00A92C51">
      <w:pPr>
        <w:ind w:left="720" w:hanging="720"/>
        <w:jc w:val="left"/>
        <w:rPr>
          <w:rStyle w:val="Hyperlink"/>
        </w:rPr>
      </w:pPr>
      <w:r w:rsidRPr="00A3243C">
        <w:t>The Data Collection and Compliance policy is articulated and available at</w:t>
      </w:r>
      <w:r>
        <w:rPr>
          <w:color w:val="E36C0A" w:themeColor="accent6" w:themeShade="BF"/>
        </w:rPr>
        <w:t xml:space="preserve">: </w:t>
      </w:r>
      <w:hyperlink r:id="rId31" w:history="1">
        <w:r w:rsidRPr="00A92C51">
          <w:rPr>
            <w:rStyle w:val="Hyperlink"/>
          </w:rPr>
          <w:t>Safety Office Compliance</w:t>
        </w:r>
      </w:hyperlink>
    </w:p>
    <w:p w14:paraId="48CE16D8" w14:textId="170CDBA5" w:rsidR="00D175A0" w:rsidRDefault="00290890" w:rsidP="00D175A0">
      <w:pPr>
        <w:pStyle w:val="Heading2"/>
      </w:pPr>
      <w:bookmarkStart w:id="82" w:name="_Toc73721855"/>
      <w:r>
        <w:t>Business C</w:t>
      </w:r>
      <w:r w:rsidR="00D175A0">
        <w:t>ontinuity</w:t>
      </w:r>
      <w:bookmarkEnd w:id="82"/>
    </w:p>
    <w:p w14:paraId="32FC0857" w14:textId="27E055CA" w:rsidR="00EF0FA9" w:rsidRPr="00D11714" w:rsidRDefault="00D175A0" w:rsidP="00D175A0">
      <w:r w:rsidRPr="00D11714">
        <w:t xml:space="preserve">If the </w:t>
      </w:r>
      <w:r w:rsidR="00EF0FA9" w:rsidRPr="00D11714">
        <w:t xml:space="preserve">online </w:t>
      </w:r>
      <w:r w:rsidR="00865268">
        <w:t xml:space="preserve">incident </w:t>
      </w:r>
      <w:r w:rsidR="00EF0FA9" w:rsidRPr="00D11714">
        <w:t xml:space="preserve">reporting form is not available or </w:t>
      </w:r>
      <w:proofErr w:type="gramStart"/>
      <w:r w:rsidR="00EF0FA9" w:rsidRPr="00D11714">
        <w:t>accessible</w:t>
      </w:r>
      <w:r w:rsidR="00D11714" w:rsidRPr="00D11714">
        <w:t xml:space="preserve">, </w:t>
      </w:r>
      <w:r w:rsidRPr="00D11714">
        <w:t xml:space="preserve"> </w:t>
      </w:r>
      <w:r w:rsidR="00EF0FA9" w:rsidRPr="00D11714">
        <w:t>the</w:t>
      </w:r>
      <w:proofErr w:type="gramEnd"/>
      <w:r w:rsidR="00EF0FA9" w:rsidRPr="00D11714">
        <w:t xml:space="preserve"> Safety Office will revert </w:t>
      </w:r>
      <w:r w:rsidRPr="00D11714">
        <w:t>to manual entry</w:t>
      </w:r>
      <w:r w:rsidR="00EF0FA9" w:rsidRPr="00D11714">
        <w:t>. Health and Safety incident should then be raised via</w:t>
      </w:r>
      <w:r w:rsidR="00D11714" w:rsidRPr="00D11714">
        <w:t xml:space="preserve"> </w:t>
      </w:r>
      <w:r w:rsidR="00A3243C">
        <w:t>t</w:t>
      </w:r>
      <w:r w:rsidR="00D11714" w:rsidRPr="00D11714">
        <w:t>he Safety Office – as per details in section 2.3</w:t>
      </w:r>
    </w:p>
    <w:p w14:paraId="622B9DA2" w14:textId="0F09C819" w:rsidR="00EF0FA9" w:rsidRPr="00D11714" w:rsidRDefault="00EF0FA9" w:rsidP="00D175A0">
      <w:r w:rsidRPr="00D11714">
        <w:t>Incidents wi</w:t>
      </w:r>
      <w:r w:rsidR="00865268">
        <w:t>l</w:t>
      </w:r>
      <w:r w:rsidRPr="00D11714">
        <w:t xml:space="preserve">l be </w:t>
      </w:r>
      <w:proofErr w:type="spellStart"/>
      <w:r w:rsidRPr="00D11714">
        <w:t>retrospectivley</w:t>
      </w:r>
      <w:proofErr w:type="spellEnd"/>
      <w:r w:rsidRPr="00D11714">
        <w:t xml:space="preserve"> logged in IRIS by the Safety Office.</w:t>
      </w:r>
    </w:p>
    <w:p w14:paraId="0D12C67E" w14:textId="69F16603" w:rsidR="00CF3E93" w:rsidRDefault="00DA6CE6" w:rsidP="00DA6CE6">
      <w:pPr>
        <w:pStyle w:val="Heading2"/>
        <w:numPr>
          <w:ilvl w:val="0"/>
          <w:numId w:val="0"/>
        </w:numPr>
        <w:ind w:left="720" w:hanging="720"/>
      </w:pPr>
      <w:bookmarkStart w:id="83" w:name="_Toc73721856"/>
      <w:bookmarkEnd w:id="73"/>
      <w:r>
        <w:t>5.2</w:t>
      </w:r>
      <w:r>
        <w:tab/>
      </w:r>
      <w:r w:rsidR="00C906F1">
        <w:t>Service</w:t>
      </w:r>
      <w:r w:rsidR="00CF3E93">
        <w:t xml:space="preserve"> Recovery</w:t>
      </w:r>
      <w:bookmarkEnd w:id="83"/>
    </w:p>
    <w:p w14:paraId="609D8DFE" w14:textId="30645A22" w:rsidR="00805025" w:rsidRDefault="00C906F1" w:rsidP="00DA6CE6">
      <w:r>
        <w:t>Service</w:t>
      </w:r>
      <w:r w:rsidR="00DA6CE6">
        <w:t xml:space="preserve"> Recovery </w:t>
      </w:r>
      <w:r>
        <w:t xml:space="preserve">in a disaster scenario </w:t>
      </w:r>
      <w:r w:rsidR="00DA6CE6">
        <w:t>for</w:t>
      </w:r>
      <w:r w:rsidR="00DA6CE6" w:rsidRPr="00CF5654">
        <w:t xml:space="preserve"> the </w:t>
      </w:r>
      <w:r w:rsidR="00805025" w:rsidRPr="00CF5654">
        <w:t>IRIS</w:t>
      </w:r>
      <w:r w:rsidR="00DA6CE6" w:rsidRPr="00CF5654">
        <w:t xml:space="preserve"> comprises recovery of the </w:t>
      </w:r>
      <w:r w:rsidR="006B50DC" w:rsidRPr="00CF5654">
        <w:t>IRIS</w:t>
      </w:r>
      <w:r w:rsidR="00DA6CE6" w:rsidRPr="00CF5654">
        <w:t xml:space="preserve"> </w:t>
      </w:r>
      <w:r w:rsidR="00DA6CE6">
        <w:t>system</w:t>
      </w:r>
      <w:r w:rsidR="00805025">
        <w:t xml:space="preserve"> by the “supplier” (section 2</w:t>
      </w:r>
      <w:proofErr w:type="gramStart"/>
      <w:r w:rsidR="00805025">
        <w:t xml:space="preserve">) </w:t>
      </w:r>
      <w:r w:rsidR="00EC5209">
        <w:t>.</w:t>
      </w:r>
      <w:proofErr w:type="gramEnd"/>
      <w:r w:rsidR="00EC5209">
        <w:t xml:space="preserve"> The</w:t>
      </w:r>
      <w:r w:rsidR="00DA6CE6">
        <w:t xml:space="preserve"> </w:t>
      </w:r>
      <w:r w:rsidR="001A2501">
        <w:t>service</w:t>
      </w:r>
      <w:r w:rsidR="00DA6CE6">
        <w:t xml:space="preserve"> recovery plan is separately available</w:t>
      </w:r>
      <w:r w:rsidR="00805025">
        <w:t xml:space="preserve"> on request from the Service Manager</w:t>
      </w:r>
      <w:r w:rsidR="00EB68A2">
        <w:rPr>
          <w:color w:val="E36C0A" w:themeColor="accent6" w:themeShade="BF"/>
        </w:rPr>
        <w:t>.</w:t>
      </w:r>
      <w:r w:rsidR="00DA6CE6">
        <w:t xml:space="preserve"> </w:t>
      </w:r>
    </w:p>
    <w:p w14:paraId="1B8F3D5D" w14:textId="092AF3B8" w:rsidR="00DA6CE6" w:rsidRDefault="00DA6CE6" w:rsidP="00DA6CE6">
      <w:pPr>
        <w:rPr>
          <w:strike/>
        </w:rPr>
      </w:pPr>
      <w:r>
        <w:t xml:space="preserve">A number of additional dependencies services </w:t>
      </w:r>
      <w:r w:rsidR="00EB68A2">
        <w:t>(</w:t>
      </w:r>
      <w:r w:rsidR="00EB68A2" w:rsidRPr="00D11714">
        <w:t xml:space="preserve">VPN and </w:t>
      </w:r>
      <w:r w:rsidR="00EB68A2">
        <w:t>Single Sign On (</w:t>
      </w:r>
      <w:r w:rsidR="00EB68A2" w:rsidRPr="00D11714">
        <w:t>SSO</w:t>
      </w:r>
      <w:r w:rsidR="00EB68A2">
        <w:t xml:space="preserve">) </w:t>
      </w:r>
      <w:r>
        <w:t>must also be available for normal service to be resumed</w:t>
      </w:r>
      <w:r w:rsidR="00EB68A2">
        <w:t>.</w:t>
      </w:r>
      <w:r w:rsidR="00D11714">
        <w:t xml:space="preserve"> </w:t>
      </w:r>
    </w:p>
    <w:p w14:paraId="6131E369" w14:textId="4390EFF7" w:rsidR="00DA6CE6" w:rsidRDefault="00DA6CE6" w:rsidP="00DA6CE6">
      <w:r>
        <w:t xml:space="preserve">In the event that </w:t>
      </w:r>
      <w:r w:rsidRPr="00375153">
        <w:rPr>
          <w:u w:val="single"/>
        </w:rPr>
        <w:t>full recovery</w:t>
      </w:r>
      <w:r>
        <w:t xml:space="preserve"> is required</w:t>
      </w:r>
      <w:r w:rsidR="00EF0FA9">
        <w:t xml:space="preserve"> </w:t>
      </w:r>
      <w:r w:rsidR="00EB68A2">
        <w:t xml:space="preserve">and performed by the ‘supplier’ </w:t>
      </w:r>
      <w:r w:rsidR="00EF0FA9">
        <w:t xml:space="preserve">(e.g. </w:t>
      </w:r>
      <w:r w:rsidR="0059141C">
        <w:t>following the Loss of Data Centre</w:t>
      </w:r>
      <w:r w:rsidR="00B55F55">
        <w:t>)</w:t>
      </w:r>
      <w:r w:rsidR="0059141C">
        <w:t xml:space="preserve">, </w:t>
      </w:r>
      <w:r>
        <w:t xml:space="preserve">the </w:t>
      </w:r>
      <w:proofErr w:type="gramStart"/>
      <w:r w:rsidR="00B55F55">
        <w:t xml:space="preserve">following </w:t>
      </w:r>
      <w:r>
        <w:t xml:space="preserve"> targets</w:t>
      </w:r>
      <w:proofErr w:type="gramEnd"/>
      <w:r>
        <w:t xml:space="preserve"> apply:</w:t>
      </w:r>
    </w:p>
    <w:p w14:paraId="51EE300D" w14:textId="27FEE66C" w:rsidR="00DA6CE6" w:rsidRPr="00CF5654" w:rsidRDefault="00DA6CE6" w:rsidP="00DA6CE6">
      <w:pPr>
        <w:pStyle w:val="ListParagraph"/>
        <w:numPr>
          <w:ilvl w:val="0"/>
          <w:numId w:val="12"/>
        </w:numPr>
      </w:pPr>
      <w:r w:rsidRPr="00CF5654">
        <w:t xml:space="preserve">Maximum time from service loss to normal service resumed (Recovery Time Objective) is </w:t>
      </w:r>
      <w:r w:rsidR="00375153" w:rsidRPr="00CF5654">
        <w:t>72</w:t>
      </w:r>
      <w:r w:rsidRPr="00CF5654">
        <w:t> hours.</w:t>
      </w:r>
    </w:p>
    <w:p w14:paraId="39B634B2" w14:textId="25763442" w:rsidR="00DA6CE6" w:rsidRPr="00CF5654" w:rsidRDefault="00DA6CE6" w:rsidP="00DA6CE6">
      <w:pPr>
        <w:pStyle w:val="ListParagraph"/>
        <w:numPr>
          <w:ilvl w:val="0"/>
          <w:numId w:val="12"/>
        </w:numPr>
      </w:pPr>
      <w:r w:rsidRPr="00CF5654">
        <w:t xml:space="preserve">Maximum data loss (Recovery Point Objective) is </w:t>
      </w:r>
      <w:r w:rsidR="00375153" w:rsidRPr="00CF5654">
        <w:t>24 hours</w:t>
      </w:r>
      <w:r w:rsidRPr="00CF5654">
        <w:t xml:space="preserve"> of changes.</w:t>
      </w:r>
    </w:p>
    <w:p w14:paraId="31B7E483" w14:textId="33442631" w:rsidR="00DA6CE6" w:rsidRPr="00DA6CE6" w:rsidRDefault="00DA6CE6" w:rsidP="00DA6CE6">
      <w:r>
        <w:t>If multiple services are affected at the same time, recovery of the Service will be prioritised according to the needs of the University at the time of the event (</w:t>
      </w:r>
      <w:r w:rsidRPr="00F23332">
        <w:rPr>
          <w:i/>
        </w:rPr>
        <w:t xml:space="preserve">see the Service Catalogue entry for </w:t>
      </w:r>
      <w:r>
        <w:rPr>
          <w:i/>
        </w:rPr>
        <w:t>more</w:t>
      </w:r>
      <w:r w:rsidRPr="00F23332">
        <w:rPr>
          <w:i/>
        </w:rPr>
        <w:t xml:space="preserve"> information</w:t>
      </w:r>
      <w:r>
        <w:t>).</w:t>
      </w:r>
    </w:p>
    <w:p w14:paraId="15CF9CCD" w14:textId="77777777" w:rsidR="00130872" w:rsidRPr="004646A9" w:rsidRDefault="0032779C" w:rsidP="00EF0D56">
      <w:pPr>
        <w:pStyle w:val="Heading1"/>
      </w:pPr>
      <w:bookmarkStart w:id="84" w:name="_Toc73721857"/>
      <w:bookmarkEnd w:id="74"/>
      <w:r>
        <w:t>Responsibilities</w:t>
      </w:r>
      <w:bookmarkEnd w:id="84"/>
    </w:p>
    <w:p w14:paraId="58BF18C5" w14:textId="77777777" w:rsidR="0032779C" w:rsidRDefault="0032779C" w:rsidP="00EF0D56">
      <w:pPr>
        <w:pStyle w:val="Heading2"/>
      </w:pPr>
      <w:bookmarkStart w:id="85" w:name="_Toc73721858"/>
      <w:r>
        <w:t>Service Provider Responsibilities</w:t>
      </w:r>
      <w:bookmarkEnd w:id="85"/>
    </w:p>
    <w:p w14:paraId="36263587" w14:textId="7E315EF2" w:rsidR="00C4574D" w:rsidRPr="00C4574D" w:rsidRDefault="00C4574D" w:rsidP="00C4574D">
      <w:r>
        <w:t xml:space="preserve">The Service Provider will deliver the Service as described in </w:t>
      </w:r>
      <w:r w:rsidR="00B55F55">
        <w:t>section 2 above.</w:t>
      </w:r>
    </w:p>
    <w:p w14:paraId="72E04E76" w14:textId="77777777" w:rsidR="00457CD8" w:rsidRDefault="00FE6EDE" w:rsidP="00EF0D56">
      <w:pPr>
        <w:pStyle w:val="Heading2"/>
      </w:pPr>
      <w:bookmarkStart w:id="86" w:name="_Ref494650169"/>
      <w:bookmarkStart w:id="87" w:name="_Toc73721859"/>
      <w:r>
        <w:t>Customer</w:t>
      </w:r>
      <w:r w:rsidR="0032779C">
        <w:t xml:space="preserve"> Responsibilities</w:t>
      </w:r>
      <w:bookmarkEnd w:id="86"/>
      <w:bookmarkEnd w:id="87"/>
    </w:p>
    <w:p w14:paraId="6588F6B6" w14:textId="28BA0010" w:rsidR="005F247F" w:rsidRPr="00870AA9" w:rsidRDefault="005F247F" w:rsidP="005F247F">
      <w:pPr>
        <w:spacing w:line="240" w:lineRule="auto"/>
      </w:pPr>
      <w:r w:rsidRPr="00870AA9">
        <w:t>Departments are responsible for ensuring that this service is suitable for their needs.  All use of the service must be in compliance with the user responsibilities below.</w:t>
      </w:r>
    </w:p>
    <w:p w14:paraId="3AC94962" w14:textId="1CCDF358" w:rsidR="005F08DA" w:rsidRPr="005F247F" w:rsidRDefault="005F247F" w:rsidP="00753773">
      <w:pPr>
        <w:rPr>
          <w:color w:val="E36C0A" w:themeColor="accent6" w:themeShade="BF"/>
        </w:rPr>
      </w:pPr>
      <w:r w:rsidRPr="00870AA9">
        <w:t>Users should report any defect, malfunction, or performance degradation of the service promptly (as noted in section 3.2) to enable remedial action to be taken.  Unit IT Support Staff should use the same channel in the first instance, but may escalate matters with the Service Delivery Manager or Service Owner if issues remain unresolved</w:t>
      </w:r>
      <w:r w:rsidRPr="005F247F">
        <w:rPr>
          <w:color w:val="E36C0A" w:themeColor="accent6" w:themeShade="BF"/>
        </w:rPr>
        <w:t>.</w:t>
      </w:r>
    </w:p>
    <w:p w14:paraId="726D54CF" w14:textId="1DA682BF" w:rsidR="00FE6EDE" w:rsidRDefault="00C37412" w:rsidP="004D40AD">
      <w:pPr>
        <w:pStyle w:val="Heading2"/>
      </w:pPr>
      <w:bookmarkStart w:id="88" w:name="_Toc73721860"/>
      <w:r>
        <w:lastRenderedPageBreak/>
        <w:t>User Responsibilities</w:t>
      </w:r>
      <w:bookmarkEnd w:id="88"/>
    </w:p>
    <w:p w14:paraId="61F49C31" w14:textId="77777777" w:rsidR="001A1429" w:rsidRPr="00BD12AB" w:rsidRDefault="001A1429" w:rsidP="001A1429">
      <w:pPr>
        <w:rPr>
          <w:ins w:id="89" w:author="Author"/>
          <w:rFonts w:asciiTheme="minorHAnsi" w:hAnsiTheme="minorHAnsi" w:cstheme="minorHAnsi"/>
        </w:rPr>
      </w:pPr>
      <w:ins w:id="90" w:author="Author">
        <w:r w:rsidRPr="00BD12AB">
          <w:rPr>
            <w:rFonts w:asciiTheme="minorHAnsi" w:hAnsiTheme="minorHAnsi" w:cstheme="minorHAnsi"/>
          </w:rPr>
          <w:t xml:space="preserve">Use of the Service is subject to and implies acceptance of standard regulations applying to use of IT at the University of Oxford, including but not limited to: </w:t>
        </w:r>
      </w:ins>
    </w:p>
    <w:p w14:paraId="50B306F7" w14:textId="77777777" w:rsidR="001A1429" w:rsidRPr="00E96F88" w:rsidRDefault="001A1429" w:rsidP="001A1429">
      <w:pPr>
        <w:pStyle w:val="ListParagraph"/>
        <w:numPr>
          <w:ilvl w:val="0"/>
          <w:numId w:val="7"/>
        </w:numPr>
        <w:spacing w:after="0" w:line="240" w:lineRule="auto"/>
        <w:rPr>
          <w:moveTo w:id="91" w:author="Author"/>
          <w:rStyle w:val="Hyperlink"/>
          <w:color w:val="auto"/>
          <w:u w:val="none"/>
        </w:rPr>
      </w:pPr>
      <w:moveToRangeStart w:id="92" w:author="Author" w:name="move125533885"/>
      <w:moveTo w:id="93" w:author="Author">
        <w:r>
          <w:rPr>
            <w:rStyle w:val="Hyperlink"/>
          </w:rPr>
          <w:t>University Health and Safety Policy</w:t>
        </w:r>
        <w:r>
          <w:rPr>
            <w:rStyle w:val="FootnoteReference"/>
            <w:color w:val="0000FF" w:themeColor="hyperlink"/>
            <w:u w:val="single"/>
          </w:rPr>
          <w:footnoteReference w:id="7"/>
        </w:r>
      </w:moveTo>
    </w:p>
    <w:moveToRangeEnd w:id="92"/>
    <w:p w14:paraId="0018E549" w14:textId="77777777" w:rsidR="001A1429" w:rsidRPr="00BD12AB" w:rsidRDefault="001A1429" w:rsidP="001A1429">
      <w:pPr>
        <w:pStyle w:val="ListParagraph"/>
        <w:numPr>
          <w:ilvl w:val="0"/>
          <w:numId w:val="7"/>
        </w:numPr>
        <w:spacing w:after="60" w:line="240" w:lineRule="auto"/>
        <w:contextualSpacing w:val="0"/>
        <w:jc w:val="left"/>
        <w:rPr>
          <w:ins w:id="96" w:author="Author"/>
          <w:rFonts w:asciiTheme="minorHAnsi" w:hAnsiTheme="minorHAnsi" w:cstheme="minorHAnsi"/>
        </w:rPr>
      </w:pPr>
      <w:ins w:id="97" w:author="Author">
        <w:r w:rsidRPr="007026E3">
          <w:rPr>
            <w:rFonts w:asciiTheme="minorHAnsi" w:hAnsiTheme="minorHAnsi" w:cstheme="minorHAnsi"/>
          </w:rPr>
          <w:t>Oxford University IT regulations</w:t>
        </w:r>
        <w:r>
          <w:rPr>
            <w:rStyle w:val="Hyperlink"/>
            <w:rFonts w:asciiTheme="minorHAnsi" w:hAnsiTheme="minorHAnsi" w:cstheme="minorHAnsi"/>
            <w:u w:val="none"/>
          </w:rPr>
          <w:t xml:space="preserve"> </w:t>
        </w:r>
        <w:r w:rsidRPr="00BD12AB">
          <w:rPr>
            <w:rFonts w:asciiTheme="minorHAnsi" w:hAnsiTheme="minorHAnsi" w:cstheme="minorHAnsi"/>
          </w:rPr>
          <w:t>policy</w:t>
        </w:r>
        <w:r>
          <w:rPr>
            <w:rFonts w:asciiTheme="minorHAnsi" w:hAnsiTheme="minorHAnsi" w:cstheme="minorHAnsi"/>
          </w:rPr>
          <w:t xml:space="preserve">: </w:t>
        </w:r>
        <w:r>
          <w:fldChar w:fldCharType="begin"/>
        </w:r>
        <w:r>
          <w:instrText xml:space="preserve"> HYPERLINK "https://www.it.ox.ac.uk/governance-strategy-and-policies" </w:instrText>
        </w:r>
        <w:r>
          <w:fldChar w:fldCharType="separate"/>
        </w:r>
        <w:r>
          <w:rPr>
            <w:rStyle w:val="Hyperlink"/>
          </w:rPr>
          <w:t>https://www.it.ox.ac.uk/governance-strategy-and-policies</w:t>
        </w:r>
        <w:r>
          <w:rPr>
            <w:rStyle w:val="Hyperlink"/>
          </w:rPr>
          <w:fldChar w:fldCharType="end"/>
        </w:r>
      </w:ins>
    </w:p>
    <w:p w14:paraId="5620E10F" w14:textId="77777777" w:rsidR="001A1429" w:rsidRPr="00BD12AB" w:rsidRDefault="001A1429" w:rsidP="001A1429">
      <w:pPr>
        <w:pStyle w:val="ListParagraph"/>
        <w:numPr>
          <w:ilvl w:val="0"/>
          <w:numId w:val="7"/>
        </w:numPr>
        <w:spacing w:after="60" w:line="240" w:lineRule="auto"/>
        <w:contextualSpacing w:val="0"/>
        <w:jc w:val="left"/>
        <w:rPr>
          <w:ins w:id="98" w:author="Author"/>
          <w:rFonts w:asciiTheme="minorHAnsi" w:hAnsiTheme="minorHAnsi" w:cstheme="minorHAnsi"/>
        </w:rPr>
      </w:pPr>
      <w:ins w:id="99" w:author="Author">
        <w:r w:rsidRPr="007026E3">
          <w:rPr>
            <w:rFonts w:asciiTheme="minorHAnsi" w:hAnsiTheme="minorHAnsi" w:cstheme="minorHAnsi"/>
          </w:rPr>
          <w:t>JANET(UK) Statement of JANET acceptable use policy</w:t>
        </w:r>
        <w:r>
          <w:rPr>
            <w:rFonts w:asciiTheme="minorHAnsi" w:hAnsiTheme="minorHAnsi" w:cstheme="minorHAnsi"/>
          </w:rPr>
          <w:t>:</w:t>
        </w:r>
        <w:r>
          <w:t xml:space="preserve"> </w:t>
        </w:r>
        <w:r>
          <w:fldChar w:fldCharType="begin"/>
        </w:r>
        <w:r>
          <w:instrText xml:space="preserve"> HYPERLINK "https://community.ja.net/library/acceptable-use-policy" </w:instrText>
        </w:r>
        <w:r>
          <w:fldChar w:fldCharType="separate"/>
        </w:r>
        <w:r w:rsidRPr="00E00F76">
          <w:rPr>
            <w:rStyle w:val="Hyperlink"/>
          </w:rPr>
          <w:t>https://community.ja.net/library/acceptable-use-policy</w:t>
        </w:r>
        <w:r>
          <w:rPr>
            <w:rStyle w:val="Hyperlink"/>
          </w:rPr>
          <w:fldChar w:fldCharType="end"/>
        </w:r>
      </w:ins>
    </w:p>
    <w:p w14:paraId="4666D77D" w14:textId="77777777" w:rsidR="001A1429" w:rsidRPr="00BD12AB" w:rsidRDefault="001A1429" w:rsidP="001A1429">
      <w:pPr>
        <w:pStyle w:val="ListParagraph"/>
        <w:numPr>
          <w:ilvl w:val="0"/>
          <w:numId w:val="7"/>
        </w:numPr>
        <w:spacing w:after="60" w:line="240" w:lineRule="auto"/>
        <w:contextualSpacing w:val="0"/>
        <w:jc w:val="left"/>
        <w:rPr>
          <w:ins w:id="100" w:author="Author"/>
          <w:rFonts w:asciiTheme="minorHAnsi" w:hAnsiTheme="minorHAnsi" w:cstheme="minorHAnsi"/>
        </w:rPr>
      </w:pPr>
      <w:ins w:id="101" w:author="Author">
        <w:r w:rsidRPr="007026E3">
          <w:rPr>
            <w:rFonts w:asciiTheme="minorHAnsi" w:hAnsiTheme="minorHAnsi" w:cstheme="minorHAnsi"/>
          </w:rPr>
          <w:t>University Policy on Data Protection</w:t>
        </w:r>
        <w:r>
          <w:rPr>
            <w:rFonts w:asciiTheme="minorHAnsi" w:hAnsiTheme="minorHAnsi" w:cstheme="minorHAnsi"/>
          </w:rPr>
          <w:t>:</w:t>
        </w:r>
        <w:r>
          <w:rPr>
            <w:rStyle w:val="FootnoteReference"/>
          </w:rPr>
          <w:t xml:space="preserve"> </w:t>
        </w:r>
        <w:r>
          <w:fldChar w:fldCharType="begin"/>
        </w:r>
        <w:r>
          <w:instrText xml:space="preserve"> HYPERLINK "https://compliance.admin.ox.ac.uk/data-protection-policy" </w:instrText>
        </w:r>
        <w:r>
          <w:fldChar w:fldCharType="separate"/>
        </w:r>
        <w:r>
          <w:rPr>
            <w:rStyle w:val="Hyperlink"/>
          </w:rPr>
          <w:t>https://compliance.admin.ox.ac.uk/data-protection-policy</w:t>
        </w:r>
        <w:r>
          <w:rPr>
            <w:rStyle w:val="Hyperlink"/>
          </w:rPr>
          <w:fldChar w:fldCharType="end"/>
        </w:r>
      </w:ins>
    </w:p>
    <w:p w14:paraId="7265B21F" w14:textId="77777777" w:rsidR="001A1429" w:rsidRPr="00BD12AB" w:rsidRDefault="001A1429" w:rsidP="001A1429">
      <w:pPr>
        <w:pStyle w:val="ListParagraph"/>
        <w:numPr>
          <w:ilvl w:val="0"/>
          <w:numId w:val="7"/>
        </w:numPr>
        <w:spacing w:after="60" w:line="240" w:lineRule="auto"/>
        <w:contextualSpacing w:val="0"/>
        <w:jc w:val="left"/>
        <w:rPr>
          <w:ins w:id="102" w:author="Author"/>
          <w:rStyle w:val="Hyperlink"/>
          <w:rFonts w:asciiTheme="minorHAnsi" w:hAnsiTheme="minorHAnsi" w:cstheme="minorHAnsi"/>
          <w:color w:val="auto"/>
          <w:u w:val="none"/>
        </w:rPr>
      </w:pPr>
      <w:ins w:id="103" w:author="Author">
        <w:r w:rsidRPr="007026E3">
          <w:rPr>
            <w:rFonts w:asciiTheme="minorHAnsi" w:hAnsiTheme="minorHAnsi" w:cstheme="minorHAnsi"/>
          </w:rPr>
          <w:t>Information Security Policy</w:t>
        </w:r>
        <w:r>
          <w:rPr>
            <w:rFonts w:asciiTheme="minorHAnsi" w:hAnsiTheme="minorHAnsi" w:cstheme="minorHAnsi"/>
          </w:rPr>
          <w:t>:</w:t>
        </w:r>
        <w:r>
          <w:t xml:space="preserve"> </w:t>
        </w:r>
        <w:r>
          <w:fldChar w:fldCharType="begin"/>
        </w:r>
        <w:r>
          <w:instrText xml:space="preserve"> HYPERLINK "https://www.infosec.ox.ac.uk/guidance-policy" </w:instrText>
        </w:r>
        <w:r>
          <w:fldChar w:fldCharType="separate"/>
        </w:r>
        <w:r w:rsidRPr="00E00F76">
          <w:rPr>
            <w:rStyle w:val="Hyperlink"/>
          </w:rPr>
          <w:t>https://www.infosec.ox.ac.uk/guidance-policy</w:t>
        </w:r>
        <w:r>
          <w:rPr>
            <w:rStyle w:val="Hyperlink"/>
          </w:rPr>
          <w:fldChar w:fldCharType="end"/>
        </w:r>
      </w:ins>
    </w:p>
    <w:p w14:paraId="426F35B0" w14:textId="77777777" w:rsidR="001A1429" w:rsidRPr="00BD12AB" w:rsidRDefault="001A1429" w:rsidP="001A1429">
      <w:pPr>
        <w:pStyle w:val="ListParagraph"/>
        <w:numPr>
          <w:ilvl w:val="0"/>
          <w:numId w:val="7"/>
        </w:numPr>
        <w:spacing w:after="0" w:line="240" w:lineRule="auto"/>
        <w:contextualSpacing w:val="0"/>
        <w:jc w:val="left"/>
        <w:rPr>
          <w:ins w:id="104" w:author="Author"/>
          <w:rStyle w:val="Hyperlink"/>
          <w:rFonts w:asciiTheme="minorHAnsi" w:hAnsiTheme="minorHAnsi" w:cstheme="minorHAnsi"/>
          <w:color w:val="auto"/>
          <w:u w:val="none"/>
        </w:rPr>
      </w:pPr>
      <w:ins w:id="105" w:author="Author">
        <w:r w:rsidRPr="007026E3">
          <w:rPr>
            <w:rFonts w:asciiTheme="minorHAnsi" w:hAnsiTheme="minorHAnsi" w:cstheme="minorHAnsi"/>
          </w:rPr>
          <w:t>The Data Protection Act</w:t>
        </w:r>
        <w:r>
          <w:rPr>
            <w:rFonts w:asciiTheme="minorHAnsi" w:hAnsiTheme="minorHAnsi" w:cstheme="minorHAnsi"/>
          </w:rPr>
          <w:t>:</w:t>
        </w:r>
        <w:r>
          <w:rPr>
            <w:rStyle w:val="FootnoteReference"/>
          </w:rPr>
          <w:t xml:space="preserve"> </w:t>
        </w:r>
        <w:r>
          <w:t xml:space="preserve"> </w:t>
        </w:r>
        <w:r>
          <w:fldChar w:fldCharType="begin"/>
        </w:r>
        <w:r>
          <w:instrText xml:space="preserve"> HYPERLINK "https://www.gov.uk/data-protection" </w:instrText>
        </w:r>
        <w:r>
          <w:fldChar w:fldCharType="separate"/>
        </w:r>
        <w:r w:rsidRPr="0025087D">
          <w:rPr>
            <w:rStyle w:val="Hyperlink"/>
          </w:rPr>
          <w:t>https://www.gov.uk/data-protection</w:t>
        </w:r>
        <w:r>
          <w:rPr>
            <w:rStyle w:val="Hyperlink"/>
          </w:rPr>
          <w:fldChar w:fldCharType="end"/>
        </w:r>
      </w:ins>
    </w:p>
    <w:p w14:paraId="3F6B8677" w14:textId="77777777" w:rsidR="001A1429" w:rsidRPr="003B244C" w:rsidRDefault="001A1429" w:rsidP="001A1429">
      <w:pPr>
        <w:pStyle w:val="ListParagraph"/>
        <w:numPr>
          <w:ilvl w:val="0"/>
          <w:numId w:val="7"/>
        </w:numPr>
        <w:spacing w:after="0" w:line="240" w:lineRule="auto"/>
        <w:contextualSpacing w:val="0"/>
        <w:jc w:val="left"/>
        <w:rPr>
          <w:ins w:id="106" w:author="Author"/>
          <w:rStyle w:val="Hyperlink"/>
          <w:rFonts w:asciiTheme="minorHAnsi" w:hAnsiTheme="minorHAnsi" w:cstheme="minorHAnsi"/>
          <w:color w:val="auto"/>
          <w:u w:val="none"/>
        </w:rPr>
      </w:pPr>
      <w:ins w:id="107" w:author="Author">
        <w:r w:rsidRPr="003B244C">
          <w:rPr>
            <w:rFonts w:asciiTheme="minorHAnsi" w:hAnsiTheme="minorHAnsi" w:cstheme="minorHAnsi"/>
          </w:rPr>
          <w:t>Regulations Relating to the use of Information Technology Facilities</w:t>
        </w:r>
        <w:r>
          <w:rPr>
            <w:rFonts w:asciiTheme="minorHAnsi" w:hAnsiTheme="minorHAnsi" w:cstheme="minorHAnsi"/>
          </w:rPr>
          <w:t>:</w:t>
        </w:r>
        <w:r w:rsidRPr="003B244C">
          <w:rPr>
            <w:rFonts w:asciiTheme="minorHAnsi" w:hAnsiTheme="minorHAnsi" w:cstheme="minorHAnsi"/>
          </w:rPr>
          <w:t xml:space="preserve"> </w:t>
        </w:r>
        <w:r>
          <w:fldChar w:fldCharType="begin"/>
        </w:r>
        <w:r>
          <w:instrText xml:space="preserve"> HYPERLINK "https://governance.admin.ox.ac.uk/legislation/it-regulations-1-of-2002" \t "_blank" </w:instrText>
        </w:r>
        <w:r>
          <w:fldChar w:fldCharType="separate"/>
        </w:r>
        <w:r>
          <w:rPr>
            <w:rStyle w:val="Hyperlink"/>
            <w:rFonts w:cs="Calibri"/>
            <w:bdr w:val="none" w:sz="0" w:space="0" w:color="auto" w:frame="1"/>
            <w:shd w:val="clear" w:color="auto" w:fill="FFFFFF"/>
          </w:rPr>
          <w:t>IT Regulations 1 of 2002 | Governance and Planning (ox.ac.uk)</w:t>
        </w:r>
        <w:r>
          <w:rPr>
            <w:rStyle w:val="Hyperlink"/>
            <w:rFonts w:cs="Calibri"/>
            <w:bdr w:val="none" w:sz="0" w:space="0" w:color="auto" w:frame="1"/>
            <w:shd w:val="clear" w:color="auto" w:fill="FFFFFF"/>
          </w:rPr>
          <w:fldChar w:fldCharType="end"/>
        </w:r>
      </w:ins>
    </w:p>
    <w:p w14:paraId="1B1261CB" w14:textId="77777777" w:rsidR="001A1429" w:rsidRPr="003B244C" w:rsidRDefault="001A1429" w:rsidP="001A1429">
      <w:pPr>
        <w:pStyle w:val="ListParagraph"/>
        <w:spacing w:after="0"/>
        <w:rPr>
          <w:ins w:id="108" w:author="Author"/>
          <w:rFonts w:asciiTheme="minorHAnsi" w:hAnsiTheme="minorHAnsi" w:cstheme="minorHAnsi"/>
        </w:rPr>
      </w:pPr>
    </w:p>
    <w:p w14:paraId="675B7AB7" w14:textId="2C95E2DD" w:rsidR="00753773" w:rsidDel="001A1429" w:rsidRDefault="00753773" w:rsidP="00753773">
      <w:pPr>
        <w:rPr>
          <w:del w:id="109" w:author="Author"/>
        </w:rPr>
      </w:pPr>
      <w:del w:id="110" w:author="Author">
        <w:r w:rsidDel="001A1429">
          <w:delText xml:space="preserve">Use of </w:delText>
        </w:r>
        <w:r w:rsidR="004D40AD" w:rsidDel="001A1429">
          <w:delText>the Service is subject to and implies</w:delText>
        </w:r>
        <w:r w:rsidDel="001A1429">
          <w:delText xml:space="preserve"> acceptance of </w:delText>
        </w:r>
        <w:r w:rsidR="004D40AD" w:rsidDel="001A1429">
          <w:delText xml:space="preserve">standard </w:delText>
        </w:r>
        <w:r w:rsidDel="001A1429">
          <w:delText>regulations</w:delText>
        </w:r>
        <w:r w:rsidR="004D40AD" w:rsidDel="001A1429">
          <w:delText xml:space="preserve"> applying to use of IT at the University of Oxford</w:delText>
        </w:r>
        <w:r w:rsidDel="001A1429">
          <w:delText xml:space="preserve">, including but not limited to: </w:delText>
        </w:r>
      </w:del>
    </w:p>
    <w:p w14:paraId="543954D2" w14:textId="77E00786" w:rsidR="00870AA9" w:rsidRPr="00E96F88" w:rsidDel="001A1429" w:rsidRDefault="00870AA9" w:rsidP="00870AA9">
      <w:pPr>
        <w:pStyle w:val="ListParagraph"/>
        <w:numPr>
          <w:ilvl w:val="0"/>
          <w:numId w:val="7"/>
        </w:numPr>
        <w:spacing w:after="0" w:line="240" w:lineRule="auto"/>
        <w:rPr>
          <w:del w:id="111" w:author="Author"/>
          <w:moveFrom w:id="112" w:author="Author"/>
          <w:rStyle w:val="Hyperlink"/>
          <w:color w:val="auto"/>
          <w:u w:val="none"/>
        </w:rPr>
      </w:pPr>
      <w:moveFromRangeStart w:id="113" w:author="Author" w:name="move125533885"/>
      <w:moveFrom w:id="114" w:author="Author">
        <w:del w:id="115" w:author="Author">
          <w:r w:rsidDel="001A1429">
            <w:rPr>
              <w:rStyle w:val="Hyperlink"/>
            </w:rPr>
            <w:delText>University Health and Safety Policy</w:delText>
          </w:r>
          <w:r w:rsidDel="001A1429">
            <w:rPr>
              <w:rStyle w:val="FootnoteReference"/>
              <w:color w:val="0000FF" w:themeColor="hyperlink"/>
              <w:u w:val="single"/>
            </w:rPr>
            <w:footnoteReference w:id="8"/>
          </w:r>
        </w:del>
      </w:moveFrom>
    </w:p>
    <w:moveFromRangeEnd w:id="113"/>
    <w:p w14:paraId="3B7F9F83" w14:textId="1A8F357B" w:rsidR="00753773" w:rsidDel="001A1429" w:rsidRDefault="00D14F89" w:rsidP="00753773">
      <w:pPr>
        <w:pStyle w:val="ListParagraph"/>
        <w:numPr>
          <w:ilvl w:val="0"/>
          <w:numId w:val="7"/>
        </w:numPr>
        <w:rPr>
          <w:del w:id="118" w:author="Author"/>
        </w:rPr>
      </w:pPr>
      <w:del w:id="119" w:author="Author">
        <w:r w:rsidDel="001A1429">
          <w:fldChar w:fldCharType="begin"/>
        </w:r>
        <w:r w:rsidDel="001A1429">
          <w:delInstrText xml:space="preserve"> HYPERLINK "http://www.it.ox.ac.uk/policies-and-guidelines" </w:delInstrText>
        </w:r>
        <w:r w:rsidDel="001A1429">
          <w:fldChar w:fldCharType="separate"/>
        </w:r>
        <w:r w:rsidR="00753773" w:rsidRPr="00310592" w:rsidDel="001A1429">
          <w:rPr>
            <w:rStyle w:val="Hyperlink"/>
          </w:rPr>
          <w:delText>Oxford University IT regulations</w:delText>
        </w:r>
        <w:r w:rsidDel="001A1429">
          <w:rPr>
            <w:rStyle w:val="Hyperlink"/>
          </w:rPr>
          <w:fldChar w:fldCharType="end"/>
        </w:r>
        <w:r w:rsidR="00310592" w:rsidDel="001A1429">
          <w:rPr>
            <w:rStyle w:val="FootnoteReference"/>
          </w:rPr>
          <w:footnoteReference w:id="9"/>
        </w:r>
        <w:r w:rsidR="00310592" w:rsidDel="001A1429">
          <w:delText xml:space="preserve"> policy</w:delText>
        </w:r>
      </w:del>
    </w:p>
    <w:p w14:paraId="2A17470C" w14:textId="26376F2B" w:rsidR="00753773" w:rsidDel="001A1429" w:rsidRDefault="00D14F89" w:rsidP="00753773">
      <w:pPr>
        <w:pStyle w:val="ListParagraph"/>
        <w:numPr>
          <w:ilvl w:val="0"/>
          <w:numId w:val="7"/>
        </w:numPr>
        <w:rPr>
          <w:del w:id="122" w:author="Author"/>
        </w:rPr>
      </w:pPr>
      <w:del w:id="123" w:author="Author">
        <w:r w:rsidDel="001A1429">
          <w:fldChar w:fldCharType="begin"/>
        </w:r>
        <w:r w:rsidDel="001A1429">
          <w:delInstrText xml:space="preserve"> HYPERLINK "https://community.ja.net/library/acceptable-use-policy" </w:delInstrText>
        </w:r>
        <w:r w:rsidDel="001A1429">
          <w:fldChar w:fldCharType="separate"/>
        </w:r>
        <w:r w:rsidR="00753773" w:rsidRPr="00310592" w:rsidDel="001A1429">
          <w:rPr>
            <w:rStyle w:val="Hyperlink"/>
          </w:rPr>
          <w:delText>JANET(UK) Statement of JANET acceptable use policy</w:delText>
        </w:r>
        <w:r w:rsidDel="001A1429">
          <w:rPr>
            <w:rStyle w:val="Hyperlink"/>
          </w:rPr>
          <w:fldChar w:fldCharType="end"/>
        </w:r>
        <w:r w:rsidR="00310592" w:rsidDel="001A1429">
          <w:rPr>
            <w:rStyle w:val="FootnoteReference"/>
          </w:rPr>
          <w:footnoteReference w:id="10"/>
        </w:r>
      </w:del>
    </w:p>
    <w:p w14:paraId="5A0D64C2" w14:textId="684B7A12" w:rsidR="00753773" w:rsidDel="001A1429" w:rsidRDefault="00D14F89" w:rsidP="00753773">
      <w:pPr>
        <w:pStyle w:val="ListParagraph"/>
        <w:numPr>
          <w:ilvl w:val="0"/>
          <w:numId w:val="7"/>
        </w:numPr>
        <w:rPr>
          <w:del w:id="126" w:author="Author"/>
        </w:rPr>
      </w:pPr>
      <w:del w:id="127" w:author="Author">
        <w:r w:rsidDel="001A1429">
          <w:fldChar w:fldCharType="begin"/>
        </w:r>
        <w:r w:rsidDel="001A1429">
          <w:delInstrText xml:space="preserve"> HYPERLINK "http://www.admin.ox.ac.uk/councilsec/compliance/dataprotection/policy/" </w:delInstrText>
        </w:r>
        <w:r w:rsidDel="001A1429">
          <w:fldChar w:fldCharType="separate"/>
        </w:r>
        <w:r w:rsidR="00753773" w:rsidRPr="00310592" w:rsidDel="001A1429">
          <w:rPr>
            <w:rStyle w:val="Hyperlink"/>
          </w:rPr>
          <w:delText>University Policy on Data Protection</w:delText>
        </w:r>
        <w:r w:rsidDel="001A1429">
          <w:rPr>
            <w:rStyle w:val="Hyperlink"/>
          </w:rPr>
          <w:fldChar w:fldCharType="end"/>
        </w:r>
        <w:r w:rsidR="00310592" w:rsidDel="001A1429">
          <w:rPr>
            <w:rStyle w:val="FootnoteReference"/>
          </w:rPr>
          <w:footnoteReference w:id="11"/>
        </w:r>
      </w:del>
    </w:p>
    <w:p w14:paraId="4EDF58AB" w14:textId="73B0B075" w:rsidR="00753773" w:rsidRPr="00AA22B1" w:rsidDel="001A1429" w:rsidRDefault="00D14F89" w:rsidP="00753773">
      <w:pPr>
        <w:pStyle w:val="ListParagraph"/>
        <w:numPr>
          <w:ilvl w:val="0"/>
          <w:numId w:val="7"/>
        </w:numPr>
        <w:rPr>
          <w:del w:id="130" w:author="Author"/>
          <w:rStyle w:val="Hyperlink"/>
          <w:color w:val="auto"/>
          <w:u w:val="none"/>
        </w:rPr>
      </w:pPr>
      <w:del w:id="131" w:author="Author">
        <w:r w:rsidDel="001A1429">
          <w:fldChar w:fldCharType="begin"/>
        </w:r>
        <w:r w:rsidDel="001A1429">
          <w:delInstrText xml:space="preserve"> HYPERLINK "https://www.infosec.ox.ac.uk/guidance-policy" </w:delInstrText>
        </w:r>
        <w:r w:rsidDel="001A1429">
          <w:fldChar w:fldCharType="separate"/>
        </w:r>
        <w:r w:rsidR="00753773" w:rsidRPr="00310592" w:rsidDel="001A1429">
          <w:rPr>
            <w:rStyle w:val="Hyperlink"/>
          </w:rPr>
          <w:delText>Information Security Policy</w:delText>
        </w:r>
        <w:r w:rsidDel="001A1429">
          <w:rPr>
            <w:rStyle w:val="Hyperlink"/>
          </w:rPr>
          <w:fldChar w:fldCharType="end"/>
        </w:r>
        <w:r w:rsidR="00310592" w:rsidDel="001A1429">
          <w:rPr>
            <w:rStyle w:val="FootnoteReference"/>
          </w:rPr>
          <w:footnoteReference w:id="12"/>
        </w:r>
      </w:del>
    </w:p>
    <w:p w14:paraId="69596B11" w14:textId="7EB91933" w:rsidR="00170B54" w:rsidRPr="00170B54" w:rsidDel="001A1429" w:rsidRDefault="00D14F89" w:rsidP="00170B54">
      <w:pPr>
        <w:pStyle w:val="ListParagraph"/>
        <w:numPr>
          <w:ilvl w:val="0"/>
          <w:numId w:val="7"/>
        </w:numPr>
        <w:spacing w:after="0" w:line="240" w:lineRule="auto"/>
        <w:rPr>
          <w:del w:id="134" w:author="Author"/>
          <w:rStyle w:val="Hyperlink"/>
          <w:color w:val="auto"/>
          <w:u w:val="none"/>
        </w:rPr>
      </w:pPr>
      <w:del w:id="135" w:author="Author">
        <w:r w:rsidDel="001A1429">
          <w:fldChar w:fldCharType="begin"/>
        </w:r>
        <w:r w:rsidDel="001A1429">
          <w:delInstrText xml:space="preserve"> HYPERLINK "https://www.gov.uk/data-prote</w:delInstrText>
        </w:r>
        <w:r w:rsidDel="001A1429">
          <w:delInstrText xml:space="preserve">ction" </w:delInstrText>
        </w:r>
        <w:r w:rsidDel="001A1429">
          <w:fldChar w:fldCharType="separate"/>
        </w:r>
        <w:r w:rsidR="00170B54" w:rsidRPr="00310592" w:rsidDel="001A1429">
          <w:rPr>
            <w:rStyle w:val="Hyperlink"/>
          </w:rPr>
          <w:delText>The Data Protection Act</w:delText>
        </w:r>
        <w:r w:rsidDel="001A1429">
          <w:rPr>
            <w:rStyle w:val="Hyperlink"/>
          </w:rPr>
          <w:fldChar w:fldCharType="end"/>
        </w:r>
        <w:r w:rsidR="00310592" w:rsidDel="001A1429">
          <w:rPr>
            <w:rStyle w:val="FootnoteReference"/>
          </w:rPr>
          <w:footnoteReference w:id="13"/>
        </w:r>
        <w:r w:rsidR="00310592" w:rsidRPr="00170B54" w:rsidDel="001A1429">
          <w:rPr>
            <w:rStyle w:val="Hyperlink"/>
            <w:color w:val="auto"/>
            <w:u w:val="none"/>
          </w:rPr>
          <w:delText xml:space="preserve"> </w:delText>
        </w:r>
      </w:del>
    </w:p>
    <w:p w14:paraId="266D47F0" w14:textId="04E5B606" w:rsidR="00047DC2" w:rsidRPr="00870AA9" w:rsidDel="001A1429" w:rsidRDefault="00D14F89" w:rsidP="00E96F88">
      <w:pPr>
        <w:pStyle w:val="ListParagraph"/>
        <w:numPr>
          <w:ilvl w:val="0"/>
          <w:numId w:val="7"/>
        </w:numPr>
        <w:spacing w:after="0" w:line="240" w:lineRule="auto"/>
        <w:rPr>
          <w:del w:id="138" w:author="Author"/>
          <w:rStyle w:val="Hyperlink"/>
          <w:color w:val="auto"/>
          <w:u w:val="none"/>
        </w:rPr>
      </w:pPr>
      <w:del w:id="139" w:author="Author">
        <w:r w:rsidDel="001A1429">
          <w:fldChar w:fldCharType="begin"/>
        </w:r>
        <w:r w:rsidDel="001A1429">
          <w:delInstrText xml:space="preserve"> HYPERLINK "http://www.admin.ox.ac.uk/statutes/regulations/196-052.shtml" </w:delInstrText>
        </w:r>
        <w:r w:rsidDel="001A1429">
          <w:fldChar w:fldCharType="separate"/>
        </w:r>
        <w:r w:rsidR="00170B54" w:rsidRPr="00310592" w:rsidDel="001A1429">
          <w:rPr>
            <w:rStyle w:val="Hyperlink"/>
          </w:rPr>
          <w:delText>Regulations Relating to the use of Information Technology Facilities</w:delText>
        </w:r>
        <w:r w:rsidDel="001A1429">
          <w:rPr>
            <w:rStyle w:val="Hyperlink"/>
          </w:rPr>
          <w:fldChar w:fldCharType="end"/>
        </w:r>
        <w:r w:rsidR="00310592" w:rsidDel="001A1429">
          <w:rPr>
            <w:rStyle w:val="FootnoteReference"/>
          </w:rPr>
          <w:footnoteReference w:id="14"/>
        </w:r>
      </w:del>
    </w:p>
    <w:p w14:paraId="496D9715" w14:textId="7B84C4EA" w:rsidR="00047DC2" w:rsidDel="001A1429" w:rsidRDefault="00047DC2" w:rsidP="00047DC2">
      <w:pPr>
        <w:pStyle w:val="ListParagraph"/>
        <w:spacing w:after="0" w:line="240" w:lineRule="auto"/>
        <w:rPr>
          <w:del w:id="142" w:author="Author"/>
        </w:rPr>
      </w:pPr>
    </w:p>
    <w:p w14:paraId="0C49D2C1" w14:textId="77777777" w:rsidR="00D579D9" w:rsidRDefault="0032779C" w:rsidP="0032779C">
      <w:pPr>
        <w:spacing w:line="240" w:lineRule="auto"/>
      </w:pPr>
      <w:r>
        <w:t>Users are responsible for ensuring that this servic</w:t>
      </w:r>
      <w:r w:rsidR="00D579D9">
        <w:t>e is suitable for their needs.</w:t>
      </w:r>
    </w:p>
    <w:p w14:paraId="7FCF4BBB" w14:textId="456668D2" w:rsidR="001B1448" w:rsidRDefault="001B1448" w:rsidP="00457CD8">
      <w:pPr>
        <w:spacing w:line="240" w:lineRule="auto"/>
      </w:pPr>
      <w:r>
        <w:t xml:space="preserve">Users </w:t>
      </w:r>
      <w:r w:rsidR="0059141C">
        <w:t>accessing the</w:t>
      </w:r>
      <w:r w:rsidR="004D40AD">
        <w:t xml:space="preserve"> Service</w:t>
      </w:r>
      <w:r>
        <w:t xml:space="preserve"> </w:t>
      </w:r>
      <w:r w:rsidR="0059141C">
        <w:t xml:space="preserve">for investigating health and safety incidents and </w:t>
      </w:r>
      <w:proofErr w:type="spellStart"/>
      <w:r w:rsidR="0059141C">
        <w:t>administring</w:t>
      </w:r>
      <w:proofErr w:type="spellEnd"/>
      <w:r w:rsidR="0059141C">
        <w:t xml:space="preserve"> the system </w:t>
      </w:r>
      <w:r>
        <w:t>are required to use Single Sign On (SSO) authentication to access the service. They must only use their own acc</w:t>
      </w:r>
      <w:r w:rsidR="00E445F5">
        <w:t>ount. They should only use the S</w:t>
      </w:r>
      <w:r>
        <w:t>ervice for purposes associated with their employment and in accordance with section 3.1.</w:t>
      </w:r>
    </w:p>
    <w:p w14:paraId="6A67DE5F" w14:textId="77777777" w:rsidR="00036D92" w:rsidRDefault="00036D92" w:rsidP="00457CD8">
      <w:pPr>
        <w:spacing w:line="240" w:lineRule="auto"/>
      </w:pPr>
      <w:r>
        <w:lastRenderedPageBreak/>
        <w:t>Users must login to the service with their own credentials, and accounts must not be shared.</w:t>
      </w:r>
    </w:p>
    <w:p w14:paraId="2DCACC16" w14:textId="2204FE5A" w:rsidR="00F44FDD" w:rsidRDefault="009C133C" w:rsidP="00ED1CD8">
      <w:pPr>
        <w:pStyle w:val="Heading3"/>
        <w:numPr>
          <w:ilvl w:val="0"/>
          <w:numId w:val="0"/>
        </w:numPr>
      </w:pPr>
      <w:bookmarkStart w:id="143" w:name="_Toc73721861"/>
      <w:r>
        <w:t>6.3.</w:t>
      </w:r>
      <w:r w:rsidR="00F36010">
        <w:t>1</w:t>
      </w:r>
      <w:r w:rsidR="005C2561">
        <w:t xml:space="preserve"> </w:t>
      </w:r>
      <w:r w:rsidR="00F44FDD">
        <w:t>Fair Use Policy</w:t>
      </w:r>
      <w:bookmarkEnd w:id="143"/>
    </w:p>
    <w:p w14:paraId="58043F35" w14:textId="77777777" w:rsidR="00296720" w:rsidRDefault="00383838" w:rsidP="00F44FDD">
      <w:r>
        <w:t>T</w:t>
      </w:r>
      <w:r w:rsidR="004D40AD">
        <w:t>he Service</w:t>
      </w:r>
      <w:r w:rsidR="00296720">
        <w:t xml:space="preserve"> is shared by multiple users, and each user is responsible for ensuring that their use does not unduly impact on others. This includes but is not limited to:</w:t>
      </w:r>
    </w:p>
    <w:p w14:paraId="35F9BE94" w14:textId="77777777" w:rsidR="00296720" w:rsidRDefault="00296720" w:rsidP="00296720">
      <w:pPr>
        <w:pStyle w:val="ListParagraph"/>
        <w:numPr>
          <w:ilvl w:val="0"/>
          <w:numId w:val="15"/>
        </w:numPr>
      </w:pPr>
      <w:r>
        <w:t xml:space="preserve">Using </w:t>
      </w:r>
      <w:r w:rsidR="004D40AD">
        <w:t>the Service</w:t>
      </w:r>
      <w:r>
        <w:t xml:space="preserve"> only for the purpose for which it is intended;</w:t>
      </w:r>
    </w:p>
    <w:p w14:paraId="2CD0F5AA" w14:textId="7AB9BF5D" w:rsidR="00296720" w:rsidRDefault="00296720" w:rsidP="00296720">
      <w:pPr>
        <w:pStyle w:val="ListParagraph"/>
        <w:numPr>
          <w:ilvl w:val="0"/>
          <w:numId w:val="15"/>
        </w:numPr>
      </w:pPr>
      <w:r>
        <w:t xml:space="preserve">Ensuring that any </w:t>
      </w:r>
      <w:r w:rsidRPr="00870AA9">
        <w:t xml:space="preserve">clients </w:t>
      </w:r>
      <w:r w:rsidR="00FB753B" w:rsidRPr="00870AA9">
        <w:t>(</w:t>
      </w:r>
      <w:r w:rsidR="0059141C" w:rsidRPr="00870AA9">
        <w:t xml:space="preserve">i.e. </w:t>
      </w:r>
      <w:r w:rsidR="00FB753B" w:rsidRPr="00870AA9">
        <w:t>web browsers</w:t>
      </w:r>
      <w:r w:rsidR="00FB753B">
        <w:t xml:space="preserve">) </w:t>
      </w:r>
      <w:r>
        <w:t>are supported and correctly configured.</w:t>
      </w:r>
    </w:p>
    <w:p w14:paraId="676D4EAD" w14:textId="77777777" w:rsidR="00296720" w:rsidRPr="00F44FDD" w:rsidRDefault="00296720" w:rsidP="00F44FDD">
      <w:r>
        <w:t xml:space="preserve">Instances of use impacting on others will normally be discussed with the user in the first instance, to identify the cause and ensure that the impact is known. Repeated instances, where guidance has been provided, will be escalated to the Business Owner and may result in access to </w:t>
      </w:r>
      <w:r w:rsidR="004D40AD">
        <w:t>the Service</w:t>
      </w:r>
      <w:r>
        <w:t xml:space="preserve"> being suspended.</w:t>
      </w:r>
    </w:p>
    <w:p w14:paraId="67702D78" w14:textId="463210B4" w:rsidR="00A11329" w:rsidRDefault="0009149D" w:rsidP="006B5343">
      <w:pPr>
        <w:pStyle w:val="Heading1"/>
        <w:pageBreakBefore/>
        <w:rPr>
          <w:rFonts w:eastAsiaTheme="minorHAnsi"/>
        </w:rPr>
      </w:pPr>
      <w:bookmarkStart w:id="144" w:name="_Ref494290287"/>
      <w:bookmarkStart w:id="145" w:name="_Toc73721862"/>
      <w:bookmarkStart w:id="146" w:name="_Toc477779575"/>
      <w:r>
        <w:rPr>
          <w:rFonts w:eastAsiaTheme="minorHAnsi"/>
        </w:rPr>
        <w:lastRenderedPageBreak/>
        <w:t>Appendix</w:t>
      </w:r>
      <w:r w:rsidR="00A11329">
        <w:rPr>
          <w:rFonts w:eastAsiaTheme="minorHAnsi"/>
        </w:rPr>
        <w:t xml:space="preserve"> A: Incident Severity Classification</w:t>
      </w:r>
      <w:bookmarkEnd w:id="144"/>
      <w:bookmarkEnd w:id="145"/>
    </w:p>
    <w:p w14:paraId="558D40A4" w14:textId="54BB20B5" w:rsidR="00A11329" w:rsidRDefault="009C207A" w:rsidP="00A11329">
      <w:pPr>
        <w:spacing w:line="240" w:lineRule="auto"/>
      </w:pPr>
      <w:r>
        <w:t>Incidents</w:t>
      </w:r>
      <w:r w:rsidR="00A11329">
        <w:t xml:space="preserve"> will be triaged and prioritised according to the IT Services standard incident management prioritisation matrix, which is based on the impact and urgency.</w:t>
      </w:r>
    </w:p>
    <w:p w14:paraId="26F5AA92" w14:textId="77777777" w:rsidR="00A11329" w:rsidRPr="003006A1" w:rsidRDefault="00A11329" w:rsidP="00A11329">
      <w:pPr>
        <w:rPr>
          <w:u w:val="single"/>
        </w:rPr>
      </w:pPr>
      <w:r w:rsidRPr="003006A1">
        <w:rPr>
          <w:u w:val="single"/>
        </w:rPr>
        <w:t>Impact:</w:t>
      </w:r>
    </w:p>
    <w:p w14:paraId="399D7875" w14:textId="77777777" w:rsidR="00A11329" w:rsidRDefault="00A11329" w:rsidP="00A11329">
      <w:r w:rsidRPr="00391FAF">
        <w:t>Impact level is selected according to the number of people potentially affected by the incident, based on a scale of low medium and high.</w:t>
      </w:r>
    </w:p>
    <w:tbl>
      <w:tblPr>
        <w:tblW w:w="0" w:type="auto"/>
        <w:tblInd w:w="-10" w:type="dxa"/>
        <w:tblBorders>
          <w:top w:val="single" w:sz="8" w:space="0" w:color="595959" w:themeColor="text1" w:themeTint="A6"/>
          <w:left w:val="single" w:sz="8" w:space="0" w:color="595959" w:themeColor="text1" w:themeTint="A6"/>
          <w:bottom w:val="single" w:sz="8" w:space="0" w:color="595959" w:themeColor="text1" w:themeTint="A6"/>
          <w:right w:val="single" w:sz="8" w:space="0" w:color="595959" w:themeColor="text1" w:themeTint="A6"/>
          <w:insideH w:val="single" w:sz="8" w:space="0" w:color="595959" w:themeColor="text1" w:themeTint="A6"/>
          <w:insideV w:val="single" w:sz="8" w:space="0" w:color="595959" w:themeColor="text1" w:themeTint="A6"/>
        </w:tblBorders>
        <w:tblCellMar>
          <w:left w:w="0" w:type="dxa"/>
          <w:right w:w="0" w:type="dxa"/>
        </w:tblCellMar>
        <w:tblLook w:val="04A0" w:firstRow="1" w:lastRow="0" w:firstColumn="1" w:lastColumn="0" w:noHBand="0" w:noVBand="1"/>
      </w:tblPr>
      <w:tblGrid>
        <w:gridCol w:w="1293"/>
        <w:gridCol w:w="6980"/>
      </w:tblGrid>
      <w:tr w:rsidR="00A11329" w:rsidRPr="00CE0D32" w14:paraId="36ACF808" w14:textId="77777777" w:rsidTr="00FE6EDE">
        <w:trPr>
          <w:trHeight w:val="259"/>
          <w:tblHeader/>
        </w:trPr>
        <w:tc>
          <w:tcPr>
            <w:tcW w:w="1293" w:type="dxa"/>
            <w:shd w:val="clear" w:color="auto" w:fill="548DD4" w:themeFill="text2" w:themeFillTint="99"/>
            <w:tcMar>
              <w:top w:w="0" w:type="dxa"/>
              <w:left w:w="108" w:type="dxa"/>
              <w:bottom w:w="0" w:type="dxa"/>
              <w:right w:w="108" w:type="dxa"/>
            </w:tcMar>
            <w:hideMark/>
          </w:tcPr>
          <w:p w14:paraId="6922FD0A" w14:textId="77777777" w:rsidR="00A11329" w:rsidRPr="00CE0D32" w:rsidRDefault="00A11329" w:rsidP="00FE6EDE">
            <w:pPr>
              <w:rPr>
                <w:rFonts w:cs="Arial"/>
                <w:b/>
                <w:bCs/>
                <w:color w:val="FFFFFF" w:themeColor="background1"/>
                <w:sz w:val="20"/>
              </w:rPr>
            </w:pPr>
            <w:r w:rsidRPr="00CE0D32">
              <w:rPr>
                <w:b/>
                <w:bCs/>
                <w:color w:val="FFFFFF" w:themeColor="background1"/>
                <w:sz w:val="20"/>
              </w:rPr>
              <w:t>Impact Level</w:t>
            </w:r>
          </w:p>
        </w:tc>
        <w:tc>
          <w:tcPr>
            <w:tcW w:w="6980" w:type="dxa"/>
            <w:shd w:val="clear" w:color="auto" w:fill="548DD4" w:themeFill="text2" w:themeFillTint="99"/>
            <w:tcMar>
              <w:top w:w="0" w:type="dxa"/>
              <w:left w:w="108" w:type="dxa"/>
              <w:bottom w:w="0" w:type="dxa"/>
              <w:right w:w="108" w:type="dxa"/>
            </w:tcMar>
            <w:hideMark/>
          </w:tcPr>
          <w:p w14:paraId="7E524EFB" w14:textId="77777777" w:rsidR="00A11329" w:rsidRPr="00CE0D32" w:rsidRDefault="00A11329" w:rsidP="00FE6EDE">
            <w:pPr>
              <w:rPr>
                <w:rFonts w:cs="Arial"/>
                <w:b/>
                <w:bCs/>
                <w:color w:val="FFFFFF" w:themeColor="background1"/>
                <w:sz w:val="20"/>
              </w:rPr>
            </w:pPr>
            <w:r w:rsidRPr="00CE0D32">
              <w:rPr>
                <w:b/>
                <w:bCs/>
                <w:color w:val="FFFFFF" w:themeColor="background1"/>
                <w:sz w:val="20"/>
              </w:rPr>
              <w:t>Definition</w:t>
            </w:r>
          </w:p>
        </w:tc>
      </w:tr>
      <w:tr w:rsidR="00A11329" w:rsidRPr="00CE0D32" w14:paraId="7F0E2AFE" w14:textId="77777777" w:rsidTr="00FE6EDE">
        <w:trPr>
          <w:trHeight w:val="154"/>
          <w:tblHeader/>
        </w:trPr>
        <w:tc>
          <w:tcPr>
            <w:tcW w:w="1293" w:type="dxa"/>
            <w:shd w:val="clear" w:color="auto" w:fill="DBE5F1" w:themeFill="accent1" w:themeFillTint="33"/>
            <w:tcMar>
              <w:top w:w="0" w:type="dxa"/>
              <w:left w:w="108" w:type="dxa"/>
              <w:bottom w:w="0" w:type="dxa"/>
              <w:right w:w="108" w:type="dxa"/>
            </w:tcMar>
            <w:hideMark/>
          </w:tcPr>
          <w:p w14:paraId="24B426B2" w14:textId="77777777" w:rsidR="00A11329" w:rsidRPr="00CE0D32" w:rsidRDefault="00A11329" w:rsidP="00FE6EDE">
            <w:pPr>
              <w:rPr>
                <w:rFonts w:cs="Arial"/>
                <w:b/>
                <w:sz w:val="20"/>
              </w:rPr>
            </w:pPr>
            <w:r w:rsidRPr="00CE0D32">
              <w:rPr>
                <w:b/>
                <w:sz w:val="20"/>
              </w:rPr>
              <w:t>High</w:t>
            </w:r>
          </w:p>
        </w:tc>
        <w:tc>
          <w:tcPr>
            <w:tcW w:w="6980" w:type="dxa"/>
            <w:tcMar>
              <w:top w:w="0" w:type="dxa"/>
              <w:left w:w="108" w:type="dxa"/>
              <w:bottom w:w="0" w:type="dxa"/>
              <w:right w:w="108" w:type="dxa"/>
            </w:tcMar>
            <w:hideMark/>
          </w:tcPr>
          <w:p w14:paraId="2E3D41B3" w14:textId="77777777" w:rsidR="00A11329" w:rsidRPr="00CE0D32" w:rsidRDefault="00A11329" w:rsidP="00FE6EDE">
            <w:pPr>
              <w:rPr>
                <w:rFonts w:cs="Arial"/>
                <w:sz w:val="20"/>
              </w:rPr>
            </w:pPr>
            <w:r w:rsidRPr="00CE0D32">
              <w:rPr>
                <w:sz w:val="20"/>
              </w:rPr>
              <w:t>An incident that affects all or a significant group of users or a key user(s) at a critical time.</w:t>
            </w:r>
          </w:p>
        </w:tc>
      </w:tr>
      <w:tr w:rsidR="00A11329" w:rsidRPr="00CE0D32" w14:paraId="7658C922" w14:textId="77777777" w:rsidTr="00FE6EDE">
        <w:trPr>
          <w:trHeight w:val="60"/>
          <w:tblHeader/>
        </w:trPr>
        <w:tc>
          <w:tcPr>
            <w:tcW w:w="1293" w:type="dxa"/>
            <w:shd w:val="clear" w:color="auto" w:fill="DBE5F1" w:themeFill="accent1" w:themeFillTint="33"/>
            <w:tcMar>
              <w:top w:w="0" w:type="dxa"/>
              <w:left w:w="108" w:type="dxa"/>
              <w:bottom w:w="0" w:type="dxa"/>
              <w:right w:w="108" w:type="dxa"/>
            </w:tcMar>
            <w:hideMark/>
          </w:tcPr>
          <w:p w14:paraId="5D94509A" w14:textId="77777777" w:rsidR="00A11329" w:rsidRPr="00CE0D32" w:rsidRDefault="00A11329" w:rsidP="00FE6EDE">
            <w:pPr>
              <w:rPr>
                <w:rFonts w:cs="Arial"/>
                <w:b/>
                <w:sz w:val="20"/>
              </w:rPr>
            </w:pPr>
            <w:r w:rsidRPr="00CE0D32">
              <w:rPr>
                <w:b/>
                <w:sz w:val="20"/>
              </w:rPr>
              <w:t>Medium</w:t>
            </w:r>
          </w:p>
        </w:tc>
        <w:tc>
          <w:tcPr>
            <w:tcW w:w="6980" w:type="dxa"/>
            <w:tcMar>
              <w:top w:w="0" w:type="dxa"/>
              <w:left w:w="108" w:type="dxa"/>
              <w:bottom w:w="0" w:type="dxa"/>
              <w:right w:w="108" w:type="dxa"/>
            </w:tcMar>
            <w:hideMark/>
          </w:tcPr>
          <w:p w14:paraId="1DE50761" w14:textId="77777777" w:rsidR="00A11329" w:rsidRPr="00CE0D32" w:rsidRDefault="00A11329" w:rsidP="00FE6EDE">
            <w:pPr>
              <w:rPr>
                <w:rFonts w:cs="Arial"/>
                <w:sz w:val="20"/>
              </w:rPr>
            </w:pPr>
            <w:r w:rsidRPr="00CE0D32">
              <w:rPr>
                <w:sz w:val="20"/>
              </w:rPr>
              <w:t>An incident that affects a small group of users.</w:t>
            </w:r>
          </w:p>
        </w:tc>
      </w:tr>
      <w:tr w:rsidR="00A11329" w:rsidRPr="00CE0D32" w14:paraId="7071EDE5" w14:textId="77777777" w:rsidTr="00FE6EDE">
        <w:trPr>
          <w:trHeight w:val="84"/>
          <w:tblHeader/>
        </w:trPr>
        <w:tc>
          <w:tcPr>
            <w:tcW w:w="1293" w:type="dxa"/>
            <w:shd w:val="clear" w:color="auto" w:fill="DBE5F1" w:themeFill="accent1" w:themeFillTint="33"/>
            <w:tcMar>
              <w:top w:w="0" w:type="dxa"/>
              <w:left w:w="108" w:type="dxa"/>
              <w:bottom w:w="0" w:type="dxa"/>
              <w:right w:w="108" w:type="dxa"/>
            </w:tcMar>
            <w:hideMark/>
          </w:tcPr>
          <w:p w14:paraId="472926B2" w14:textId="77777777" w:rsidR="00A11329" w:rsidRPr="00CE0D32" w:rsidRDefault="00A11329" w:rsidP="00FE6EDE">
            <w:pPr>
              <w:rPr>
                <w:rFonts w:cs="Arial"/>
                <w:b/>
                <w:sz w:val="20"/>
              </w:rPr>
            </w:pPr>
            <w:r w:rsidRPr="00CE0D32">
              <w:rPr>
                <w:b/>
                <w:sz w:val="20"/>
              </w:rPr>
              <w:t>Low</w:t>
            </w:r>
          </w:p>
        </w:tc>
        <w:tc>
          <w:tcPr>
            <w:tcW w:w="6980" w:type="dxa"/>
            <w:tcMar>
              <w:top w:w="0" w:type="dxa"/>
              <w:left w:w="108" w:type="dxa"/>
              <w:bottom w:w="0" w:type="dxa"/>
              <w:right w:w="108" w:type="dxa"/>
            </w:tcMar>
            <w:hideMark/>
          </w:tcPr>
          <w:p w14:paraId="10BE528F" w14:textId="77777777" w:rsidR="00A11329" w:rsidRPr="00CE0D32" w:rsidRDefault="00A11329" w:rsidP="00FE6EDE">
            <w:pPr>
              <w:rPr>
                <w:rFonts w:cs="Arial"/>
                <w:sz w:val="20"/>
              </w:rPr>
            </w:pPr>
            <w:r w:rsidRPr="00CE0D32">
              <w:rPr>
                <w:sz w:val="20"/>
              </w:rPr>
              <w:t>An incident that affects a single user.</w:t>
            </w:r>
          </w:p>
        </w:tc>
      </w:tr>
    </w:tbl>
    <w:p w14:paraId="387C84EC" w14:textId="25307C86" w:rsidR="00A11329" w:rsidRPr="003006A1" w:rsidRDefault="00A11329" w:rsidP="001A2501">
      <w:pPr>
        <w:spacing w:before="120"/>
        <w:rPr>
          <w:u w:val="single"/>
        </w:rPr>
      </w:pPr>
      <w:r w:rsidRPr="003006A1">
        <w:rPr>
          <w:u w:val="single"/>
        </w:rPr>
        <w:t xml:space="preserve">Urgency: </w:t>
      </w:r>
    </w:p>
    <w:p w14:paraId="1C04334B" w14:textId="77777777" w:rsidR="00A11329" w:rsidRPr="00391FAF" w:rsidRDefault="00A11329" w:rsidP="00A11329">
      <w:r w:rsidRPr="00391FAF">
        <w:t>This is determined by the extent of the disruption caused to the activity of the business.</w:t>
      </w:r>
    </w:p>
    <w:tbl>
      <w:tblPr>
        <w:tblW w:w="0" w:type="auto"/>
        <w:tblInd w:w="-10" w:type="dxa"/>
        <w:tblBorders>
          <w:top w:val="single" w:sz="8" w:space="0" w:color="595959" w:themeColor="text1" w:themeTint="A6"/>
          <w:left w:val="single" w:sz="8" w:space="0" w:color="595959" w:themeColor="text1" w:themeTint="A6"/>
          <w:bottom w:val="single" w:sz="8" w:space="0" w:color="595959" w:themeColor="text1" w:themeTint="A6"/>
          <w:right w:val="single" w:sz="8" w:space="0" w:color="595959" w:themeColor="text1" w:themeTint="A6"/>
          <w:insideH w:val="single" w:sz="8" w:space="0" w:color="595959" w:themeColor="text1" w:themeTint="A6"/>
          <w:insideV w:val="single" w:sz="8" w:space="0" w:color="595959" w:themeColor="text1" w:themeTint="A6"/>
        </w:tblBorders>
        <w:tblCellMar>
          <w:left w:w="0" w:type="dxa"/>
          <w:right w:w="0" w:type="dxa"/>
        </w:tblCellMar>
        <w:tblLook w:val="04A0" w:firstRow="1" w:lastRow="0" w:firstColumn="1" w:lastColumn="0" w:noHBand="0" w:noVBand="1"/>
      </w:tblPr>
      <w:tblGrid>
        <w:gridCol w:w="1288"/>
        <w:gridCol w:w="6985"/>
      </w:tblGrid>
      <w:tr w:rsidR="00A11329" w:rsidRPr="00CE0D32" w14:paraId="462A325B" w14:textId="77777777" w:rsidTr="00FE6EDE">
        <w:trPr>
          <w:trHeight w:val="63"/>
        </w:trPr>
        <w:tc>
          <w:tcPr>
            <w:tcW w:w="1288" w:type="dxa"/>
            <w:shd w:val="clear" w:color="auto" w:fill="548DD4" w:themeFill="text2" w:themeFillTint="99"/>
            <w:tcMar>
              <w:top w:w="0" w:type="dxa"/>
              <w:left w:w="108" w:type="dxa"/>
              <w:bottom w:w="0" w:type="dxa"/>
              <w:right w:w="108" w:type="dxa"/>
            </w:tcMar>
            <w:hideMark/>
          </w:tcPr>
          <w:p w14:paraId="68308AC0" w14:textId="77777777" w:rsidR="00A11329" w:rsidRPr="00CE0D32" w:rsidRDefault="00A11329" w:rsidP="00FE6EDE">
            <w:pPr>
              <w:rPr>
                <w:rFonts w:cs="Arial"/>
                <w:b/>
                <w:bCs/>
                <w:color w:val="FFFFFF" w:themeColor="background1"/>
                <w:sz w:val="20"/>
              </w:rPr>
            </w:pPr>
            <w:r w:rsidRPr="00CE0D32">
              <w:rPr>
                <w:b/>
                <w:bCs/>
                <w:color w:val="FFFFFF" w:themeColor="background1"/>
                <w:sz w:val="20"/>
              </w:rPr>
              <w:t>Urgency Level</w:t>
            </w:r>
          </w:p>
        </w:tc>
        <w:tc>
          <w:tcPr>
            <w:tcW w:w="6985" w:type="dxa"/>
            <w:shd w:val="clear" w:color="auto" w:fill="548DD4" w:themeFill="text2" w:themeFillTint="99"/>
            <w:tcMar>
              <w:top w:w="0" w:type="dxa"/>
              <w:left w:w="108" w:type="dxa"/>
              <w:bottom w:w="0" w:type="dxa"/>
              <w:right w:w="108" w:type="dxa"/>
            </w:tcMar>
            <w:hideMark/>
          </w:tcPr>
          <w:p w14:paraId="2947E508" w14:textId="77777777" w:rsidR="00A11329" w:rsidRPr="00CE0D32" w:rsidRDefault="00A11329" w:rsidP="00FE6EDE">
            <w:pPr>
              <w:rPr>
                <w:rFonts w:cs="Arial"/>
                <w:b/>
                <w:bCs/>
                <w:color w:val="FFFFFF" w:themeColor="background1"/>
                <w:sz w:val="20"/>
              </w:rPr>
            </w:pPr>
            <w:r w:rsidRPr="00CE0D32">
              <w:rPr>
                <w:b/>
                <w:bCs/>
                <w:color w:val="FFFFFF" w:themeColor="background1"/>
                <w:sz w:val="20"/>
              </w:rPr>
              <w:t>Definition</w:t>
            </w:r>
          </w:p>
        </w:tc>
      </w:tr>
      <w:tr w:rsidR="00A11329" w:rsidRPr="00CE0D32" w14:paraId="185B0983" w14:textId="77777777" w:rsidTr="00FE6EDE">
        <w:trPr>
          <w:trHeight w:val="201"/>
        </w:trPr>
        <w:tc>
          <w:tcPr>
            <w:tcW w:w="1288" w:type="dxa"/>
            <w:shd w:val="clear" w:color="auto" w:fill="DBE5F1" w:themeFill="accent1" w:themeFillTint="33"/>
            <w:tcMar>
              <w:top w:w="0" w:type="dxa"/>
              <w:left w:w="108" w:type="dxa"/>
              <w:bottom w:w="0" w:type="dxa"/>
              <w:right w:w="108" w:type="dxa"/>
            </w:tcMar>
            <w:hideMark/>
          </w:tcPr>
          <w:p w14:paraId="5BDAADB7" w14:textId="77777777" w:rsidR="00A11329" w:rsidRPr="00CE0D32" w:rsidRDefault="00A11329" w:rsidP="00FE6EDE">
            <w:pPr>
              <w:rPr>
                <w:rFonts w:cs="Arial"/>
                <w:b/>
                <w:sz w:val="20"/>
              </w:rPr>
            </w:pPr>
            <w:r w:rsidRPr="00CE0D32">
              <w:rPr>
                <w:b/>
                <w:sz w:val="20"/>
              </w:rPr>
              <w:t>High</w:t>
            </w:r>
          </w:p>
        </w:tc>
        <w:tc>
          <w:tcPr>
            <w:tcW w:w="6985" w:type="dxa"/>
            <w:tcMar>
              <w:top w:w="0" w:type="dxa"/>
              <w:left w:w="108" w:type="dxa"/>
              <w:bottom w:w="0" w:type="dxa"/>
              <w:right w:w="108" w:type="dxa"/>
            </w:tcMar>
            <w:hideMark/>
          </w:tcPr>
          <w:p w14:paraId="6F472B75" w14:textId="77777777" w:rsidR="00A11329" w:rsidRPr="00CE0D32" w:rsidRDefault="00A11329" w:rsidP="00FE6EDE">
            <w:pPr>
              <w:rPr>
                <w:rFonts w:cs="Arial"/>
                <w:sz w:val="20"/>
              </w:rPr>
            </w:pPr>
            <w:r w:rsidRPr="00CE0D32">
              <w:rPr>
                <w:sz w:val="20"/>
              </w:rPr>
              <w:t>An incident that reports a total disruption in service for user(s) or disruption to a significant function i.e. user(s) can no longer work.</w:t>
            </w:r>
          </w:p>
        </w:tc>
      </w:tr>
      <w:tr w:rsidR="00A11329" w:rsidRPr="00CE0D32" w14:paraId="0C072893" w14:textId="77777777" w:rsidTr="00FE6EDE">
        <w:trPr>
          <w:trHeight w:val="349"/>
        </w:trPr>
        <w:tc>
          <w:tcPr>
            <w:tcW w:w="1288" w:type="dxa"/>
            <w:shd w:val="clear" w:color="auto" w:fill="DBE5F1" w:themeFill="accent1" w:themeFillTint="33"/>
            <w:tcMar>
              <w:top w:w="0" w:type="dxa"/>
              <w:left w:w="108" w:type="dxa"/>
              <w:bottom w:w="0" w:type="dxa"/>
              <w:right w:w="108" w:type="dxa"/>
            </w:tcMar>
            <w:hideMark/>
          </w:tcPr>
          <w:p w14:paraId="7788B08A" w14:textId="77777777" w:rsidR="00A11329" w:rsidRPr="00CE0D32" w:rsidRDefault="00A11329" w:rsidP="00FE6EDE">
            <w:pPr>
              <w:rPr>
                <w:rFonts w:cs="Arial"/>
                <w:b/>
                <w:sz w:val="20"/>
              </w:rPr>
            </w:pPr>
            <w:r w:rsidRPr="00CE0D32">
              <w:rPr>
                <w:b/>
                <w:sz w:val="20"/>
              </w:rPr>
              <w:t>Medium</w:t>
            </w:r>
          </w:p>
        </w:tc>
        <w:tc>
          <w:tcPr>
            <w:tcW w:w="6985" w:type="dxa"/>
            <w:tcMar>
              <w:top w:w="0" w:type="dxa"/>
              <w:left w:w="108" w:type="dxa"/>
              <w:bottom w:w="0" w:type="dxa"/>
              <w:right w:w="108" w:type="dxa"/>
            </w:tcMar>
            <w:hideMark/>
          </w:tcPr>
          <w:p w14:paraId="51E9A90D" w14:textId="77777777" w:rsidR="00A11329" w:rsidRPr="00CE0D32" w:rsidRDefault="00A11329" w:rsidP="00FE6EDE">
            <w:pPr>
              <w:rPr>
                <w:rFonts w:cs="Arial"/>
                <w:sz w:val="20"/>
              </w:rPr>
            </w:pPr>
            <w:r w:rsidRPr="00CE0D32">
              <w:rPr>
                <w:sz w:val="20"/>
              </w:rPr>
              <w:t>An incident that reports a significant disruption in service for user(s), i.e. user(s) can work but the service is significantly degraded.</w:t>
            </w:r>
          </w:p>
        </w:tc>
      </w:tr>
      <w:tr w:rsidR="00A11329" w:rsidRPr="00CE0D32" w14:paraId="3EF41B15" w14:textId="77777777" w:rsidTr="00FE6EDE">
        <w:trPr>
          <w:trHeight w:val="613"/>
        </w:trPr>
        <w:tc>
          <w:tcPr>
            <w:tcW w:w="1288" w:type="dxa"/>
            <w:shd w:val="clear" w:color="auto" w:fill="DBE5F1" w:themeFill="accent1" w:themeFillTint="33"/>
            <w:tcMar>
              <w:top w:w="0" w:type="dxa"/>
              <w:left w:w="108" w:type="dxa"/>
              <w:bottom w:w="0" w:type="dxa"/>
              <w:right w:w="108" w:type="dxa"/>
            </w:tcMar>
            <w:hideMark/>
          </w:tcPr>
          <w:p w14:paraId="09AC4282" w14:textId="77777777" w:rsidR="00A11329" w:rsidRPr="00CE0D32" w:rsidRDefault="00A11329" w:rsidP="00FE6EDE">
            <w:pPr>
              <w:rPr>
                <w:rFonts w:cs="Arial"/>
                <w:b/>
                <w:sz w:val="20"/>
              </w:rPr>
            </w:pPr>
            <w:r w:rsidRPr="00CE0D32">
              <w:rPr>
                <w:b/>
                <w:sz w:val="20"/>
              </w:rPr>
              <w:t>Low</w:t>
            </w:r>
          </w:p>
        </w:tc>
        <w:tc>
          <w:tcPr>
            <w:tcW w:w="6985" w:type="dxa"/>
            <w:tcMar>
              <w:top w:w="0" w:type="dxa"/>
              <w:left w:w="108" w:type="dxa"/>
              <w:bottom w:w="0" w:type="dxa"/>
              <w:right w:w="108" w:type="dxa"/>
            </w:tcMar>
            <w:hideMark/>
          </w:tcPr>
          <w:p w14:paraId="3080240F" w14:textId="77777777" w:rsidR="00A11329" w:rsidRPr="00CE0D32" w:rsidRDefault="00A11329" w:rsidP="00FE6EDE">
            <w:pPr>
              <w:rPr>
                <w:rFonts w:cs="Arial"/>
                <w:sz w:val="20"/>
              </w:rPr>
            </w:pPr>
            <w:r w:rsidRPr="00CE0D32">
              <w:rPr>
                <w:sz w:val="20"/>
              </w:rPr>
              <w:t>An incident that reports a disruption in service for user(s) but does not stop the user(s) from continuing with their work or where assistance is required, such as a request for information.</w:t>
            </w:r>
          </w:p>
        </w:tc>
      </w:tr>
    </w:tbl>
    <w:p w14:paraId="35BFC0FB" w14:textId="77777777" w:rsidR="00A11329" w:rsidRPr="00391FAF" w:rsidRDefault="00A11329" w:rsidP="00A11329">
      <w:pPr>
        <w:spacing w:before="120"/>
      </w:pPr>
      <w:r>
        <w:t>T</w:t>
      </w:r>
      <w:r w:rsidRPr="00391FAF">
        <w:t>his equates to the following priority levels:</w:t>
      </w:r>
    </w:p>
    <w:tbl>
      <w:tblPr>
        <w:tblStyle w:val="TableGrid"/>
        <w:tblW w:w="0" w:type="auto"/>
        <w:tblInd w:w="-5" w:type="dxa"/>
        <w:tblLook w:val="04A0" w:firstRow="1" w:lastRow="0" w:firstColumn="1" w:lastColumn="0" w:noHBand="0" w:noVBand="1"/>
      </w:tblPr>
      <w:tblGrid>
        <w:gridCol w:w="1410"/>
        <w:gridCol w:w="1419"/>
        <w:gridCol w:w="1753"/>
        <w:gridCol w:w="1865"/>
        <w:gridCol w:w="1831"/>
      </w:tblGrid>
      <w:tr w:rsidR="00A11329" w:rsidRPr="00CE0D32" w14:paraId="7EE1CCC5" w14:textId="77777777" w:rsidTr="00FE6EDE">
        <w:trPr>
          <w:trHeight w:val="295"/>
        </w:trPr>
        <w:tc>
          <w:tcPr>
            <w:tcW w:w="8278" w:type="dxa"/>
            <w:gridSpan w:val="5"/>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548DD4" w:themeFill="text2" w:themeFillTint="99"/>
          </w:tcPr>
          <w:p w14:paraId="185B3A8C" w14:textId="77777777" w:rsidR="00A11329" w:rsidRPr="00CE0D32" w:rsidRDefault="00A11329" w:rsidP="00FE6EDE">
            <w:pPr>
              <w:ind w:left="743"/>
              <w:jc w:val="center"/>
              <w:rPr>
                <w:rFonts w:cs="Times New Roman"/>
                <w:b/>
                <w:sz w:val="20"/>
              </w:rPr>
            </w:pPr>
            <w:r w:rsidRPr="00CE0D32">
              <w:rPr>
                <w:rFonts w:cs="Times New Roman"/>
                <w:b/>
                <w:color w:val="FFFFFF" w:themeColor="background1"/>
                <w:sz w:val="20"/>
              </w:rPr>
              <w:t>URGENCY</w:t>
            </w:r>
          </w:p>
        </w:tc>
      </w:tr>
      <w:tr w:rsidR="00A11329" w:rsidRPr="00CE0D32" w14:paraId="40474A49" w14:textId="77777777" w:rsidTr="00FE6EDE">
        <w:trPr>
          <w:trHeight w:val="282"/>
        </w:trPr>
        <w:tc>
          <w:tcPr>
            <w:tcW w:w="1410" w:type="dxa"/>
            <w:vMerge w:val="restart"/>
            <w:tcBorders>
              <w:top w:val="single" w:sz="4" w:space="0" w:color="595959" w:themeColor="text1" w:themeTint="A6"/>
              <w:left w:val="single" w:sz="4" w:space="0" w:color="595959" w:themeColor="text1" w:themeTint="A6"/>
              <w:right w:val="single" w:sz="4" w:space="0" w:color="595959" w:themeColor="text1" w:themeTint="A6"/>
            </w:tcBorders>
            <w:shd w:val="clear" w:color="auto" w:fill="548DD4" w:themeFill="text2" w:themeFillTint="99"/>
            <w:vAlign w:val="center"/>
          </w:tcPr>
          <w:p w14:paraId="37799F72" w14:textId="77777777" w:rsidR="00A11329" w:rsidRPr="00CE0D32" w:rsidRDefault="00A11329" w:rsidP="00FE6EDE">
            <w:pPr>
              <w:rPr>
                <w:rFonts w:cs="Times New Roman"/>
                <w:b/>
                <w:sz w:val="20"/>
              </w:rPr>
            </w:pPr>
            <w:r w:rsidRPr="00A73791">
              <w:rPr>
                <w:rFonts w:cs="Times New Roman"/>
                <w:b/>
                <w:color w:val="FFFFFF" w:themeColor="background1"/>
                <w:sz w:val="20"/>
              </w:rPr>
              <w:t>IMPACT</w:t>
            </w:r>
          </w:p>
        </w:tc>
        <w:tc>
          <w:tcPr>
            <w:tcW w:w="1419"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548DD4" w:themeFill="text2" w:themeFillTint="99"/>
            <w:vAlign w:val="center"/>
          </w:tcPr>
          <w:p w14:paraId="4FE6B83F" w14:textId="77777777" w:rsidR="00A11329" w:rsidRPr="00CE0D32" w:rsidRDefault="00A11329" w:rsidP="00FE6EDE">
            <w:pPr>
              <w:ind w:left="743"/>
              <w:jc w:val="center"/>
              <w:rPr>
                <w:rFonts w:cs="Times New Roman"/>
                <w:sz w:val="20"/>
              </w:rPr>
            </w:pPr>
          </w:p>
        </w:tc>
        <w:tc>
          <w:tcPr>
            <w:tcW w:w="1753"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DBE5F1" w:themeFill="accent1" w:themeFillTint="33"/>
            <w:vAlign w:val="center"/>
          </w:tcPr>
          <w:p w14:paraId="61372EF0" w14:textId="77777777" w:rsidR="00A11329" w:rsidRPr="00CE0D32" w:rsidRDefault="00A11329" w:rsidP="00FE6EDE">
            <w:pPr>
              <w:ind w:left="743"/>
              <w:jc w:val="center"/>
              <w:rPr>
                <w:rFonts w:cs="Times New Roman"/>
                <w:sz w:val="20"/>
              </w:rPr>
            </w:pPr>
            <w:r w:rsidRPr="00CE0D32">
              <w:rPr>
                <w:rFonts w:cs="Times New Roman"/>
                <w:sz w:val="20"/>
              </w:rPr>
              <w:t>High</w:t>
            </w:r>
          </w:p>
        </w:tc>
        <w:tc>
          <w:tcPr>
            <w:tcW w:w="1865"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DBE5F1" w:themeFill="accent1" w:themeFillTint="33"/>
            <w:vAlign w:val="center"/>
          </w:tcPr>
          <w:p w14:paraId="1D10962A" w14:textId="77777777" w:rsidR="00A11329" w:rsidRPr="00CE0D32" w:rsidRDefault="00A11329" w:rsidP="00FE6EDE">
            <w:pPr>
              <w:ind w:left="743"/>
              <w:jc w:val="center"/>
              <w:rPr>
                <w:rFonts w:cs="Times New Roman"/>
                <w:sz w:val="20"/>
              </w:rPr>
            </w:pPr>
            <w:r w:rsidRPr="00CE0D32">
              <w:rPr>
                <w:rFonts w:cs="Times New Roman"/>
                <w:sz w:val="20"/>
              </w:rPr>
              <w:t>Medium</w:t>
            </w:r>
          </w:p>
        </w:tc>
        <w:tc>
          <w:tcPr>
            <w:tcW w:w="1831"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DBE5F1" w:themeFill="accent1" w:themeFillTint="33"/>
            <w:vAlign w:val="center"/>
          </w:tcPr>
          <w:p w14:paraId="205D8F18" w14:textId="77777777" w:rsidR="00A11329" w:rsidRPr="00CE0D32" w:rsidRDefault="00A11329" w:rsidP="00FE6EDE">
            <w:pPr>
              <w:ind w:left="743"/>
              <w:jc w:val="center"/>
              <w:rPr>
                <w:rFonts w:cs="Times New Roman"/>
                <w:sz w:val="20"/>
              </w:rPr>
            </w:pPr>
            <w:r w:rsidRPr="00CE0D32">
              <w:rPr>
                <w:rFonts w:cs="Times New Roman"/>
                <w:sz w:val="20"/>
              </w:rPr>
              <w:t>Low</w:t>
            </w:r>
          </w:p>
        </w:tc>
      </w:tr>
      <w:tr w:rsidR="00A11329" w:rsidRPr="00CE0D32" w14:paraId="2B19EAFD" w14:textId="77777777" w:rsidTr="00FE6EDE">
        <w:trPr>
          <w:trHeight w:val="154"/>
        </w:trPr>
        <w:tc>
          <w:tcPr>
            <w:tcW w:w="1410" w:type="dxa"/>
            <w:vMerge/>
            <w:tcBorders>
              <w:left w:val="single" w:sz="4" w:space="0" w:color="595959" w:themeColor="text1" w:themeTint="A6"/>
              <w:right w:val="single" w:sz="4" w:space="0" w:color="595959" w:themeColor="text1" w:themeTint="A6"/>
            </w:tcBorders>
            <w:shd w:val="clear" w:color="auto" w:fill="548DD4" w:themeFill="text2" w:themeFillTint="99"/>
            <w:vAlign w:val="center"/>
          </w:tcPr>
          <w:p w14:paraId="09F99FB3" w14:textId="77777777" w:rsidR="00A11329" w:rsidRPr="00CE0D32" w:rsidRDefault="00A11329" w:rsidP="00FE6EDE">
            <w:pPr>
              <w:ind w:left="743"/>
              <w:jc w:val="center"/>
              <w:rPr>
                <w:rFonts w:cs="Times New Roman"/>
                <w:sz w:val="20"/>
              </w:rPr>
            </w:pPr>
          </w:p>
        </w:tc>
        <w:tc>
          <w:tcPr>
            <w:tcW w:w="1419"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DBE5F1" w:themeFill="accent1" w:themeFillTint="33"/>
            <w:vAlign w:val="center"/>
          </w:tcPr>
          <w:p w14:paraId="48704CF3" w14:textId="77777777" w:rsidR="00A11329" w:rsidRPr="00CE0D32" w:rsidRDefault="00A11329" w:rsidP="00FE6EDE">
            <w:pPr>
              <w:rPr>
                <w:rFonts w:cs="Times New Roman"/>
                <w:sz w:val="20"/>
              </w:rPr>
            </w:pPr>
            <w:r w:rsidRPr="00CE0D32">
              <w:rPr>
                <w:rFonts w:cs="Times New Roman"/>
                <w:sz w:val="20"/>
              </w:rPr>
              <w:t>High</w:t>
            </w:r>
          </w:p>
        </w:tc>
        <w:tc>
          <w:tcPr>
            <w:tcW w:w="1753"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F0000"/>
            <w:vAlign w:val="center"/>
          </w:tcPr>
          <w:p w14:paraId="1744E597" w14:textId="77777777" w:rsidR="00A11329" w:rsidRPr="00CE0D32" w:rsidRDefault="00A11329" w:rsidP="00FE6EDE">
            <w:pPr>
              <w:ind w:left="743"/>
              <w:jc w:val="center"/>
              <w:rPr>
                <w:rFonts w:cs="Times New Roman"/>
                <w:sz w:val="20"/>
              </w:rPr>
            </w:pPr>
            <w:r w:rsidRPr="00CE0D32">
              <w:rPr>
                <w:rFonts w:cs="Times New Roman"/>
                <w:sz w:val="20"/>
              </w:rPr>
              <w:t>P1</w:t>
            </w:r>
          </w:p>
        </w:tc>
        <w:tc>
          <w:tcPr>
            <w:tcW w:w="1865"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E36C0A" w:themeFill="accent6" w:themeFillShade="BF"/>
            <w:vAlign w:val="center"/>
          </w:tcPr>
          <w:p w14:paraId="49288721" w14:textId="77777777" w:rsidR="00A11329" w:rsidRPr="00CE0D32" w:rsidRDefault="00A11329" w:rsidP="00FE6EDE">
            <w:pPr>
              <w:ind w:left="743"/>
              <w:jc w:val="center"/>
              <w:rPr>
                <w:rFonts w:cs="Times New Roman"/>
                <w:sz w:val="20"/>
              </w:rPr>
            </w:pPr>
            <w:r w:rsidRPr="00CE0D32">
              <w:rPr>
                <w:rFonts w:cs="Times New Roman"/>
                <w:sz w:val="20"/>
              </w:rPr>
              <w:t>P2</w:t>
            </w:r>
          </w:p>
        </w:tc>
        <w:tc>
          <w:tcPr>
            <w:tcW w:w="1831"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FC000"/>
            <w:vAlign w:val="center"/>
          </w:tcPr>
          <w:p w14:paraId="32D4DC73" w14:textId="77777777" w:rsidR="00A11329" w:rsidRPr="00CE0D32" w:rsidRDefault="00A11329" w:rsidP="00FE6EDE">
            <w:pPr>
              <w:ind w:left="743"/>
              <w:jc w:val="center"/>
              <w:rPr>
                <w:rFonts w:cs="Times New Roman"/>
                <w:sz w:val="20"/>
              </w:rPr>
            </w:pPr>
            <w:r w:rsidRPr="00CE0D32">
              <w:rPr>
                <w:rFonts w:cs="Times New Roman"/>
                <w:sz w:val="20"/>
              </w:rPr>
              <w:t>P3</w:t>
            </w:r>
          </w:p>
        </w:tc>
      </w:tr>
      <w:tr w:rsidR="00A11329" w:rsidRPr="00CE0D32" w14:paraId="0F48E208" w14:textId="77777777" w:rsidTr="00FE6EDE">
        <w:trPr>
          <w:trHeight w:val="154"/>
        </w:trPr>
        <w:tc>
          <w:tcPr>
            <w:tcW w:w="1410" w:type="dxa"/>
            <w:vMerge/>
            <w:tcBorders>
              <w:left w:val="single" w:sz="4" w:space="0" w:color="595959" w:themeColor="text1" w:themeTint="A6"/>
              <w:right w:val="single" w:sz="4" w:space="0" w:color="595959" w:themeColor="text1" w:themeTint="A6"/>
            </w:tcBorders>
            <w:shd w:val="clear" w:color="auto" w:fill="548DD4" w:themeFill="text2" w:themeFillTint="99"/>
            <w:vAlign w:val="center"/>
          </w:tcPr>
          <w:p w14:paraId="1C58C321" w14:textId="77777777" w:rsidR="00A11329" w:rsidRPr="00CE0D32" w:rsidRDefault="00A11329" w:rsidP="00FE6EDE">
            <w:pPr>
              <w:ind w:left="743"/>
              <w:jc w:val="center"/>
              <w:rPr>
                <w:rFonts w:cs="Times New Roman"/>
                <w:sz w:val="20"/>
              </w:rPr>
            </w:pPr>
          </w:p>
        </w:tc>
        <w:tc>
          <w:tcPr>
            <w:tcW w:w="1419"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DBE5F1" w:themeFill="accent1" w:themeFillTint="33"/>
            <w:vAlign w:val="center"/>
          </w:tcPr>
          <w:p w14:paraId="14428CF4" w14:textId="77777777" w:rsidR="00A11329" w:rsidRPr="00CE0D32" w:rsidRDefault="00A11329" w:rsidP="00FE6EDE">
            <w:pPr>
              <w:rPr>
                <w:rFonts w:cs="Times New Roman"/>
                <w:sz w:val="20"/>
              </w:rPr>
            </w:pPr>
            <w:r w:rsidRPr="00CE0D32">
              <w:rPr>
                <w:rFonts w:cs="Times New Roman"/>
                <w:sz w:val="20"/>
              </w:rPr>
              <w:t>Medium</w:t>
            </w:r>
          </w:p>
        </w:tc>
        <w:tc>
          <w:tcPr>
            <w:tcW w:w="1753"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E36C0A" w:themeFill="accent6" w:themeFillShade="BF"/>
            <w:vAlign w:val="center"/>
          </w:tcPr>
          <w:p w14:paraId="58261673" w14:textId="77777777" w:rsidR="00A11329" w:rsidRPr="00CE0D32" w:rsidRDefault="00A11329" w:rsidP="00FE6EDE">
            <w:pPr>
              <w:ind w:left="743"/>
              <w:jc w:val="center"/>
              <w:rPr>
                <w:rFonts w:cs="Times New Roman"/>
                <w:sz w:val="20"/>
              </w:rPr>
            </w:pPr>
            <w:r w:rsidRPr="00CE0D32">
              <w:rPr>
                <w:rFonts w:cs="Times New Roman"/>
                <w:sz w:val="20"/>
              </w:rPr>
              <w:t>P2</w:t>
            </w:r>
          </w:p>
        </w:tc>
        <w:tc>
          <w:tcPr>
            <w:tcW w:w="1865"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FC000"/>
            <w:vAlign w:val="center"/>
          </w:tcPr>
          <w:p w14:paraId="48382141" w14:textId="77777777" w:rsidR="00A11329" w:rsidRPr="00CE0D32" w:rsidRDefault="00A11329" w:rsidP="00FE6EDE">
            <w:pPr>
              <w:ind w:left="743"/>
              <w:jc w:val="center"/>
              <w:rPr>
                <w:rFonts w:cs="Times New Roman"/>
                <w:sz w:val="20"/>
              </w:rPr>
            </w:pPr>
            <w:r w:rsidRPr="00CE0D32">
              <w:rPr>
                <w:rFonts w:cs="Times New Roman"/>
                <w:sz w:val="20"/>
              </w:rPr>
              <w:t>P3</w:t>
            </w:r>
          </w:p>
        </w:tc>
        <w:tc>
          <w:tcPr>
            <w:tcW w:w="1831"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00B050"/>
            <w:vAlign w:val="center"/>
          </w:tcPr>
          <w:p w14:paraId="2C608E89" w14:textId="77777777" w:rsidR="00A11329" w:rsidRPr="00CE0D32" w:rsidRDefault="00A11329" w:rsidP="00FE6EDE">
            <w:pPr>
              <w:ind w:left="743"/>
              <w:jc w:val="center"/>
              <w:rPr>
                <w:rFonts w:cs="Times New Roman"/>
                <w:sz w:val="20"/>
              </w:rPr>
            </w:pPr>
            <w:r w:rsidRPr="00CE0D32">
              <w:rPr>
                <w:rFonts w:cs="Times New Roman"/>
                <w:sz w:val="20"/>
              </w:rPr>
              <w:t>P4</w:t>
            </w:r>
          </w:p>
        </w:tc>
      </w:tr>
      <w:tr w:rsidR="00A11329" w:rsidRPr="00CE0D32" w14:paraId="61688417" w14:textId="77777777" w:rsidTr="00FE6EDE">
        <w:trPr>
          <w:trHeight w:val="233"/>
        </w:trPr>
        <w:tc>
          <w:tcPr>
            <w:tcW w:w="1410" w:type="dxa"/>
            <w:vMerge/>
            <w:tcBorders>
              <w:left w:val="single" w:sz="4" w:space="0" w:color="595959" w:themeColor="text1" w:themeTint="A6"/>
              <w:bottom w:val="single" w:sz="4" w:space="0" w:color="595959" w:themeColor="text1" w:themeTint="A6"/>
              <w:right w:val="single" w:sz="4" w:space="0" w:color="595959" w:themeColor="text1" w:themeTint="A6"/>
            </w:tcBorders>
            <w:shd w:val="clear" w:color="auto" w:fill="548DD4" w:themeFill="text2" w:themeFillTint="99"/>
            <w:vAlign w:val="center"/>
          </w:tcPr>
          <w:p w14:paraId="7A141296" w14:textId="77777777" w:rsidR="00A11329" w:rsidRPr="00CE0D32" w:rsidRDefault="00A11329" w:rsidP="00FE6EDE">
            <w:pPr>
              <w:ind w:left="743"/>
              <w:jc w:val="center"/>
              <w:rPr>
                <w:rFonts w:cs="Times New Roman"/>
                <w:sz w:val="20"/>
              </w:rPr>
            </w:pPr>
          </w:p>
        </w:tc>
        <w:tc>
          <w:tcPr>
            <w:tcW w:w="1419"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DBE5F1" w:themeFill="accent1" w:themeFillTint="33"/>
            <w:vAlign w:val="center"/>
          </w:tcPr>
          <w:p w14:paraId="6F1A01D8" w14:textId="77777777" w:rsidR="00A11329" w:rsidRPr="00CE0D32" w:rsidRDefault="00A11329" w:rsidP="00FE6EDE">
            <w:pPr>
              <w:rPr>
                <w:rFonts w:cs="Times New Roman"/>
                <w:sz w:val="20"/>
              </w:rPr>
            </w:pPr>
            <w:r w:rsidRPr="00CE0D32">
              <w:rPr>
                <w:rFonts w:cs="Times New Roman"/>
                <w:sz w:val="20"/>
              </w:rPr>
              <w:t>Low</w:t>
            </w:r>
          </w:p>
        </w:tc>
        <w:tc>
          <w:tcPr>
            <w:tcW w:w="1753"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FC000"/>
            <w:vAlign w:val="center"/>
          </w:tcPr>
          <w:p w14:paraId="53C5B753" w14:textId="77777777" w:rsidR="00A11329" w:rsidRPr="00CE0D32" w:rsidRDefault="00A11329" w:rsidP="00FE6EDE">
            <w:pPr>
              <w:ind w:left="743"/>
              <w:jc w:val="center"/>
              <w:rPr>
                <w:rFonts w:cs="Times New Roman"/>
                <w:sz w:val="20"/>
              </w:rPr>
            </w:pPr>
            <w:r w:rsidRPr="00CE0D32">
              <w:rPr>
                <w:rFonts w:cs="Times New Roman"/>
                <w:sz w:val="20"/>
              </w:rPr>
              <w:t>P3</w:t>
            </w:r>
          </w:p>
        </w:tc>
        <w:tc>
          <w:tcPr>
            <w:tcW w:w="1865"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00B050"/>
            <w:vAlign w:val="center"/>
          </w:tcPr>
          <w:p w14:paraId="6316CEBB" w14:textId="77777777" w:rsidR="00A11329" w:rsidRPr="00CE0D32" w:rsidRDefault="00A11329" w:rsidP="00FE6EDE">
            <w:pPr>
              <w:ind w:left="743"/>
              <w:jc w:val="center"/>
              <w:rPr>
                <w:rFonts w:cs="Times New Roman"/>
                <w:sz w:val="20"/>
              </w:rPr>
            </w:pPr>
            <w:r w:rsidRPr="00CE0D32">
              <w:rPr>
                <w:rFonts w:cs="Times New Roman"/>
                <w:sz w:val="20"/>
              </w:rPr>
              <w:t>P4</w:t>
            </w:r>
          </w:p>
        </w:tc>
        <w:tc>
          <w:tcPr>
            <w:tcW w:w="1831"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auto"/>
            <w:vAlign w:val="center"/>
          </w:tcPr>
          <w:p w14:paraId="7D05C521" w14:textId="77777777" w:rsidR="00A11329" w:rsidRPr="00CE0D32" w:rsidRDefault="00A11329" w:rsidP="00FE6EDE">
            <w:pPr>
              <w:ind w:left="743"/>
              <w:jc w:val="center"/>
              <w:rPr>
                <w:rFonts w:cs="Times New Roman"/>
                <w:sz w:val="20"/>
              </w:rPr>
            </w:pPr>
            <w:r>
              <w:rPr>
                <w:rFonts w:cs="Times New Roman"/>
                <w:sz w:val="20"/>
              </w:rPr>
              <w:t>P5</w:t>
            </w:r>
          </w:p>
        </w:tc>
      </w:tr>
      <w:bookmarkEnd w:id="146"/>
    </w:tbl>
    <w:p w14:paraId="01A03F00" w14:textId="77777777" w:rsidR="00184CA8" w:rsidRDefault="00184CA8" w:rsidP="00A11329"/>
    <w:p w14:paraId="7B9D91E7" w14:textId="77777777" w:rsidR="00184CA8" w:rsidRPr="00184CA8" w:rsidRDefault="00184CA8" w:rsidP="00A11329">
      <w:pPr>
        <w:rPr>
          <w:u w:val="single"/>
        </w:rPr>
      </w:pPr>
      <w:r w:rsidRPr="00184CA8">
        <w:rPr>
          <w:u w:val="single"/>
        </w:rPr>
        <w:t>Initial Response Time</w:t>
      </w:r>
      <w:r>
        <w:rPr>
          <w:u w:val="single"/>
        </w:rPr>
        <w:t>:</w:t>
      </w:r>
    </w:p>
    <w:p w14:paraId="71077E55" w14:textId="315AA575" w:rsidR="00FB753B" w:rsidRDefault="00184CA8" w:rsidP="001A2501">
      <w:pPr>
        <w:rPr>
          <w:rFonts w:asciiTheme="majorHAnsi" w:eastAsiaTheme="majorEastAsia" w:hAnsiTheme="majorHAnsi" w:cstheme="majorBidi"/>
          <w:b/>
          <w:bCs/>
          <w:color w:val="365F91" w:themeColor="accent1" w:themeShade="BF"/>
          <w:sz w:val="28"/>
          <w:szCs w:val="28"/>
        </w:rPr>
      </w:pPr>
      <w:r>
        <w:t>I</w:t>
      </w:r>
      <w:r w:rsidRPr="00391FAF">
        <w:t xml:space="preserve">nitial </w:t>
      </w:r>
      <w:r>
        <w:t>R</w:t>
      </w:r>
      <w:r w:rsidRPr="00391FAF">
        <w:t>esponse</w:t>
      </w:r>
      <w:r>
        <w:t xml:space="preserve"> Time</w:t>
      </w:r>
      <w:r w:rsidRPr="00391FAF">
        <w:t xml:space="preserve"> is the </w:t>
      </w:r>
      <w:r>
        <w:t xml:space="preserve">desired maximum </w:t>
      </w:r>
      <w:r w:rsidRPr="00391FAF">
        <w:t xml:space="preserve">time </w:t>
      </w:r>
      <w:r>
        <w:t xml:space="preserve">between a support call being logged and when it is first acted on by a member of </w:t>
      </w:r>
      <w:r w:rsidR="008760A9">
        <w:t xml:space="preserve">the service provider’s </w:t>
      </w:r>
      <w:r>
        <w:t xml:space="preserve">staff (usually either sending a manual response to the call, or assigning actions to one or more teams). </w:t>
      </w:r>
      <w:r w:rsidRPr="00391FAF">
        <w:t xml:space="preserve">The </w:t>
      </w:r>
      <w:r>
        <w:t>automated</w:t>
      </w:r>
      <w:r w:rsidRPr="00391FAF">
        <w:t xml:space="preserve"> logging </w:t>
      </w:r>
      <w:r>
        <w:t xml:space="preserve">and confirmation </w:t>
      </w:r>
      <w:r w:rsidRPr="00391FAF">
        <w:t xml:space="preserve">of the </w:t>
      </w:r>
      <w:r w:rsidR="009C207A">
        <w:t>incident</w:t>
      </w:r>
      <w:r>
        <w:t xml:space="preserve"> </w:t>
      </w:r>
      <w:r w:rsidRPr="00391FAF">
        <w:t>itself is not to be t</w:t>
      </w:r>
      <w:r>
        <w:t>aken as an “initial response”</w:t>
      </w:r>
      <w:bookmarkStart w:id="147" w:name="_Ref494649811"/>
      <w:r w:rsidR="00FB753B">
        <w:br w:type="page"/>
      </w:r>
    </w:p>
    <w:p w14:paraId="7AE8E70E" w14:textId="46BD8BD3" w:rsidR="00BE30D1" w:rsidRPr="004646A9" w:rsidRDefault="0009149D" w:rsidP="00BE30D1">
      <w:pPr>
        <w:pStyle w:val="Heading1"/>
      </w:pPr>
      <w:bookmarkStart w:id="148" w:name="_Toc467061496"/>
      <w:bookmarkStart w:id="149" w:name="_Toc73721863"/>
      <w:bookmarkEnd w:id="147"/>
      <w:r>
        <w:lastRenderedPageBreak/>
        <w:t>Appendix B</w:t>
      </w:r>
      <w:r w:rsidR="003044FB">
        <w:t xml:space="preserve">: </w:t>
      </w:r>
      <w:r w:rsidR="00BE30D1">
        <w:t>RACI Model of accountability</w:t>
      </w:r>
      <w:r w:rsidR="00BE30D1">
        <w:rPr>
          <w:rStyle w:val="FootnoteReference"/>
          <w:color w:val="002147"/>
          <w:sz w:val="32"/>
          <w:szCs w:val="32"/>
        </w:rPr>
        <w:footnoteReference w:id="15"/>
      </w:r>
      <w:bookmarkEnd w:id="148"/>
      <w:bookmarkEnd w:id="149"/>
    </w:p>
    <w:p w14:paraId="47251C2B" w14:textId="351383B2" w:rsidR="00BE30D1" w:rsidRDefault="00BE30D1" w:rsidP="00BE30D1">
      <w:pPr>
        <w:spacing w:line="240" w:lineRule="auto"/>
      </w:pPr>
      <w:r>
        <w:t>R = Responsible for taking action</w:t>
      </w:r>
      <w:r w:rsidR="00DF6040">
        <w:t xml:space="preserve">; </w:t>
      </w:r>
      <w:r>
        <w:t>A = Accountable (approver / final approving authority)</w:t>
      </w:r>
    </w:p>
    <w:p w14:paraId="1488516D" w14:textId="797933FE" w:rsidR="00BE30D1" w:rsidRDefault="00BE30D1" w:rsidP="00BE30D1">
      <w:pPr>
        <w:spacing w:line="240" w:lineRule="auto"/>
      </w:pPr>
      <w:r>
        <w:t>C = Consulted</w:t>
      </w:r>
      <w:r w:rsidR="00DF6040">
        <w:t xml:space="preserve">; </w:t>
      </w:r>
      <w:r>
        <w:t>I = Informed</w:t>
      </w:r>
    </w:p>
    <w:tbl>
      <w:tblPr>
        <w:tblW w:w="8800" w:type="dxa"/>
        <w:tblLook w:val="04A0" w:firstRow="1" w:lastRow="0" w:firstColumn="1" w:lastColumn="0" w:noHBand="0" w:noVBand="1"/>
      </w:tblPr>
      <w:tblGrid>
        <w:gridCol w:w="1897"/>
        <w:gridCol w:w="1074"/>
        <w:gridCol w:w="1064"/>
        <w:gridCol w:w="1077"/>
        <w:gridCol w:w="1479"/>
        <w:gridCol w:w="1072"/>
        <w:gridCol w:w="1137"/>
      </w:tblGrid>
      <w:tr w:rsidR="00DF6040" w:rsidRPr="00DF6040" w14:paraId="2F74A3DF" w14:textId="77777777" w:rsidTr="00DF6040">
        <w:trPr>
          <w:trHeight w:val="315"/>
        </w:trPr>
        <w:tc>
          <w:tcPr>
            <w:tcW w:w="192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ACCC452" w14:textId="77777777" w:rsidR="00DF6040" w:rsidRPr="00DF6040" w:rsidRDefault="00DF6040" w:rsidP="00DF6040">
            <w:pPr>
              <w:spacing w:after="0" w:line="240" w:lineRule="auto"/>
              <w:jc w:val="right"/>
              <w:rPr>
                <w:rFonts w:eastAsia="Times New Roman" w:cs="Calibri"/>
                <w:b/>
                <w:bCs/>
                <w:color w:val="000000"/>
                <w:lang w:eastAsia="en-GB"/>
              </w:rPr>
            </w:pPr>
            <w:r w:rsidRPr="00DF6040">
              <w:rPr>
                <w:rFonts w:eastAsia="Times New Roman" w:cs="Calibri"/>
                <w:b/>
                <w:bCs/>
                <w:color w:val="000000"/>
                <w:lang w:eastAsia="en-GB"/>
              </w:rPr>
              <w:t>Role</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C944AF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Business Owner</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00CC30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Service Owner</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4A24FC4"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Service Delivery Manager</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1DAC77B" w14:textId="43BB477B"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IRIS Support Team/Service Desk</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12372C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Supplier</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7F725DF"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Customer</w:t>
            </w:r>
            <w:r w:rsidRPr="00DF6040">
              <w:rPr>
                <w:rFonts w:eastAsia="Times New Roman" w:cs="Calibri"/>
                <w:color w:val="000000"/>
                <w:sz w:val="16"/>
                <w:szCs w:val="16"/>
                <w:lang w:eastAsia="en-GB"/>
              </w:rPr>
              <w:t> </w:t>
            </w:r>
          </w:p>
        </w:tc>
      </w:tr>
      <w:tr w:rsidR="00DF6040" w:rsidRPr="00DF6040" w14:paraId="0ADFF354" w14:textId="77777777" w:rsidTr="00DF6040">
        <w:trPr>
          <w:trHeight w:val="285"/>
        </w:trPr>
        <w:tc>
          <w:tcPr>
            <w:tcW w:w="1920" w:type="dxa"/>
            <w:vMerge/>
            <w:tcBorders>
              <w:top w:val="single" w:sz="8" w:space="0" w:color="auto"/>
              <w:left w:val="single" w:sz="8" w:space="0" w:color="auto"/>
              <w:bottom w:val="single" w:sz="8" w:space="0" w:color="000000"/>
              <w:right w:val="single" w:sz="8" w:space="0" w:color="auto"/>
            </w:tcBorders>
            <w:vAlign w:val="center"/>
            <w:hideMark/>
          </w:tcPr>
          <w:p w14:paraId="28BF5CE8"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505C0147"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74A9E831"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353D931E" w14:textId="77777777" w:rsidR="00DF6040" w:rsidRPr="00DF6040" w:rsidRDefault="00DF6040" w:rsidP="00DF6040">
            <w:pPr>
              <w:spacing w:after="0" w:line="240" w:lineRule="auto"/>
              <w:jc w:val="left"/>
              <w:rPr>
                <w:rFonts w:eastAsia="Times New Roman" w:cs="Calibri"/>
                <w:b/>
                <w:bCs/>
                <w:color w:val="000000"/>
                <w:lang w:eastAsia="en-GB"/>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1641AE5B"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70CAA555"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2935AAA3" w14:textId="77777777" w:rsidR="00DF6040" w:rsidRPr="00DF6040" w:rsidRDefault="00DF6040" w:rsidP="00DF6040">
            <w:pPr>
              <w:spacing w:after="0" w:line="240" w:lineRule="auto"/>
              <w:jc w:val="left"/>
              <w:rPr>
                <w:rFonts w:eastAsia="Times New Roman" w:cs="Calibri"/>
                <w:b/>
                <w:bCs/>
                <w:color w:val="000000"/>
                <w:lang w:eastAsia="en-GB"/>
              </w:rPr>
            </w:pPr>
          </w:p>
        </w:tc>
      </w:tr>
      <w:tr w:rsidR="00DF6040" w:rsidRPr="00DF6040" w14:paraId="0E824511" w14:textId="77777777" w:rsidTr="00DF6040">
        <w:trPr>
          <w:trHeight w:val="300"/>
        </w:trPr>
        <w:tc>
          <w:tcPr>
            <w:tcW w:w="1920" w:type="dxa"/>
            <w:vMerge/>
            <w:tcBorders>
              <w:top w:val="single" w:sz="8" w:space="0" w:color="auto"/>
              <w:left w:val="single" w:sz="8" w:space="0" w:color="auto"/>
              <w:bottom w:val="single" w:sz="8" w:space="0" w:color="000000"/>
              <w:right w:val="single" w:sz="8" w:space="0" w:color="auto"/>
            </w:tcBorders>
            <w:vAlign w:val="center"/>
            <w:hideMark/>
          </w:tcPr>
          <w:p w14:paraId="4C869543"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62190A92"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75B77E12"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1B6C5C1F" w14:textId="77777777" w:rsidR="00DF6040" w:rsidRPr="00DF6040" w:rsidRDefault="00DF6040" w:rsidP="00DF6040">
            <w:pPr>
              <w:spacing w:after="0" w:line="240" w:lineRule="auto"/>
              <w:jc w:val="left"/>
              <w:rPr>
                <w:rFonts w:eastAsia="Times New Roman" w:cs="Calibri"/>
                <w:b/>
                <w:bCs/>
                <w:color w:val="000000"/>
                <w:lang w:eastAsia="en-GB"/>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2716D42D"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31D67DB1" w14:textId="77777777" w:rsidR="00DF6040" w:rsidRPr="00DF6040" w:rsidRDefault="00DF6040" w:rsidP="00DF6040">
            <w:pPr>
              <w:spacing w:after="0" w:line="240" w:lineRule="auto"/>
              <w:jc w:val="left"/>
              <w:rPr>
                <w:rFonts w:eastAsia="Times New Roman" w:cs="Calibri"/>
                <w:b/>
                <w:bCs/>
                <w:color w:val="000000"/>
                <w:lang w:eastAsia="en-GB"/>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0CA0C3C0" w14:textId="77777777" w:rsidR="00DF6040" w:rsidRPr="00DF6040" w:rsidRDefault="00DF6040" w:rsidP="00DF6040">
            <w:pPr>
              <w:spacing w:after="0" w:line="240" w:lineRule="auto"/>
              <w:jc w:val="left"/>
              <w:rPr>
                <w:rFonts w:eastAsia="Times New Roman" w:cs="Calibri"/>
                <w:b/>
                <w:bCs/>
                <w:color w:val="000000"/>
                <w:lang w:eastAsia="en-GB"/>
              </w:rPr>
            </w:pPr>
          </w:p>
        </w:tc>
      </w:tr>
      <w:tr w:rsidR="00DF6040" w:rsidRPr="00DF6040" w14:paraId="3DC86906" w14:textId="77777777" w:rsidTr="00DF6040">
        <w:trPr>
          <w:trHeight w:val="9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36A04603"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Strategic direction of service development</w:t>
            </w:r>
          </w:p>
        </w:tc>
        <w:tc>
          <w:tcPr>
            <w:tcW w:w="1080" w:type="dxa"/>
            <w:tcBorders>
              <w:top w:val="nil"/>
              <w:left w:val="nil"/>
              <w:bottom w:val="single" w:sz="8" w:space="0" w:color="auto"/>
              <w:right w:val="single" w:sz="8" w:space="0" w:color="auto"/>
            </w:tcBorders>
            <w:shd w:val="clear" w:color="000000" w:fill="FFFF00"/>
            <w:vAlign w:val="center"/>
            <w:hideMark/>
          </w:tcPr>
          <w:p w14:paraId="3DAABAB4"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w:t>
            </w:r>
          </w:p>
        </w:tc>
        <w:tc>
          <w:tcPr>
            <w:tcW w:w="1080" w:type="dxa"/>
            <w:tcBorders>
              <w:top w:val="nil"/>
              <w:left w:val="nil"/>
              <w:bottom w:val="single" w:sz="8" w:space="0" w:color="auto"/>
              <w:right w:val="single" w:sz="8" w:space="0" w:color="auto"/>
            </w:tcBorders>
            <w:shd w:val="clear" w:color="000000" w:fill="92D050"/>
            <w:vAlign w:val="center"/>
            <w:hideMark/>
          </w:tcPr>
          <w:p w14:paraId="59C96E8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B8CCE4"/>
            <w:vAlign w:val="center"/>
            <w:hideMark/>
          </w:tcPr>
          <w:p w14:paraId="1FA1CA12"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480" w:type="dxa"/>
            <w:tcBorders>
              <w:top w:val="nil"/>
              <w:left w:val="nil"/>
              <w:bottom w:val="single" w:sz="8" w:space="0" w:color="auto"/>
              <w:right w:val="single" w:sz="8" w:space="0" w:color="auto"/>
            </w:tcBorders>
            <w:shd w:val="clear" w:color="auto" w:fill="auto"/>
            <w:vAlign w:val="center"/>
            <w:hideMark/>
          </w:tcPr>
          <w:p w14:paraId="1CD1E1A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B8CCE4"/>
            <w:vAlign w:val="center"/>
            <w:hideMark/>
          </w:tcPr>
          <w:p w14:paraId="3ACA26E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auto" w:fill="auto"/>
            <w:vAlign w:val="center"/>
            <w:hideMark/>
          </w:tcPr>
          <w:p w14:paraId="7843029E"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r>
      <w:tr w:rsidR="00DF6040" w:rsidRPr="00DF6040" w14:paraId="700C4447" w14:textId="77777777" w:rsidTr="00DF6040">
        <w:trPr>
          <w:trHeight w:val="6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4C71EE4F"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Develop and maintain SLA</w:t>
            </w:r>
          </w:p>
        </w:tc>
        <w:tc>
          <w:tcPr>
            <w:tcW w:w="1080" w:type="dxa"/>
            <w:tcBorders>
              <w:top w:val="nil"/>
              <w:left w:val="nil"/>
              <w:bottom w:val="single" w:sz="8" w:space="0" w:color="auto"/>
              <w:right w:val="single" w:sz="8" w:space="0" w:color="auto"/>
            </w:tcBorders>
            <w:shd w:val="clear" w:color="000000" w:fill="92D050"/>
            <w:vAlign w:val="center"/>
            <w:hideMark/>
          </w:tcPr>
          <w:p w14:paraId="49D03274"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FFFF00"/>
            <w:vAlign w:val="center"/>
            <w:hideMark/>
          </w:tcPr>
          <w:p w14:paraId="532C593E"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w:t>
            </w:r>
          </w:p>
        </w:tc>
        <w:tc>
          <w:tcPr>
            <w:tcW w:w="1080" w:type="dxa"/>
            <w:tcBorders>
              <w:top w:val="nil"/>
              <w:left w:val="nil"/>
              <w:bottom w:val="single" w:sz="8" w:space="0" w:color="auto"/>
              <w:right w:val="single" w:sz="8" w:space="0" w:color="auto"/>
            </w:tcBorders>
            <w:shd w:val="clear" w:color="000000" w:fill="92D050"/>
            <w:vAlign w:val="center"/>
            <w:hideMark/>
          </w:tcPr>
          <w:p w14:paraId="676875D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480" w:type="dxa"/>
            <w:tcBorders>
              <w:top w:val="nil"/>
              <w:left w:val="nil"/>
              <w:bottom w:val="single" w:sz="8" w:space="0" w:color="auto"/>
              <w:right w:val="single" w:sz="8" w:space="0" w:color="auto"/>
            </w:tcBorders>
            <w:shd w:val="clear" w:color="auto" w:fill="auto"/>
            <w:vAlign w:val="center"/>
            <w:hideMark/>
          </w:tcPr>
          <w:p w14:paraId="2D7D9C8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92D050"/>
            <w:vAlign w:val="center"/>
            <w:hideMark/>
          </w:tcPr>
          <w:p w14:paraId="46EB0F08"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B8CCE4"/>
            <w:vAlign w:val="center"/>
            <w:hideMark/>
          </w:tcPr>
          <w:p w14:paraId="42AC88E3"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r>
      <w:tr w:rsidR="00DF6040" w:rsidRPr="00DF6040" w14:paraId="0D7B4F18" w14:textId="77777777" w:rsidTr="00DF6040">
        <w:trPr>
          <w:trHeight w:val="6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21A45380"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Reporting and metrics</w:t>
            </w:r>
          </w:p>
        </w:tc>
        <w:tc>
          <w:tcPr>
            <w:tcW w:w="1080" w:type="dxa"/>
            <w:tcBorders>
              <w:top w:val="nil"/>
              <w:left w:val="nil"/>
              <w:bottom w:val="single" w:sz="8" w:space="0" w:color="auto"/>
              <w:right w:val="single" w:sz="8" w:space="0" w:color="auto"/>
            </w:tcBorders>
            <w:shd w:val="clear" w:color="000000" w:fill="B8CCE4"/>
            <w:vAlign w:val="center"/>
            <w:hideMark/>
          </w:tcPr>
          <w:p w14:paraId="38242B2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FFFF00"/>
            <w:vAlign w:val="center"/>
            <w:hideMark/>
          </w:tcPr>
          <w:p w14:paraId="5E97F58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w:t>
            </w:r>
          </w:p>
        </w:tc>
        <w:tc>
          <w:tcPr>
            <w:tcW w:w="1080" w:type="dxa"/>
            <w:tcBorders>
              <w:top w:val="nil"/>
              <w:left w:val="nil"/>
              <w:bottom w:val="single" w:sz="8" w:space="0" w:color="auto"/>
              <w:right w:val="single" w:sz="8" w:space="0" w:color="auto"/>
            </w:tcBorders>
            <w:shd w:val="clear" w:color="000000" w:fill="92D050"/>
            <w:vAlign w:val="center"/>
            <w:hideMark/>
          </w:tcPr>
          <w:p w14:paraId="06B2C94F"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480" w:type="dxa"/>
            <w:tcBorders>
              <w:top w:val="nil"/>
              <w:left w:val="nil"/>
              <w:bottom w:val="single" w:sz="8" w:space="0" w:color="auto"/>
              <w:right w:val="single" w:sz="8" w:space="0" w:color="auto"/>
            </w:tcBorders>
            <w:shd w:val="clear" w:color="auto" w:fill="auto"/>
            <w:vAlign w:val="center"/>
            <w:hideMark/>
          </w:tcPr>
          <w:p w14:paraId="13E194F3"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FABF8F"/>
            <w:vAlign w:val="center"/>
            <w:hideMark/>
          </w:tcPr>
          <w:p w14:paraId="501BD910"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C</w:t>
            </w:r>
          </w:p>
        </w:tc>
        <w:tc>
          <w:tcPr>
            <w:tcW w:w="1080" w:type="dxa"/>
            <w:tcBorders>
              <w:top w:val="nil"/>
              <w:left w:val="nil"/>
              <w:bottom w:val="single" w:sz="8" w:space="0" w:color="auto"/>
              <w:right w:val="single" w:sz="8" w:space="0" w:color="auto"/>
            </w:tcBorders>
            <w:shd w:val="clear" w:color="000000" w:fill="B8CCE4"/>
            <w:vAlign w:val="center"/>
            <w:hideMark/>
          </w:tcPr>
          <w:p w14:paraId="576309C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r>
      <w:tr w:rsidR="00DF6040" w:rsidRPr="00DF6040" w14:paraId="577F43CD" w14:textId="77777777" w:rsidTr="00DF6040">
        <w:trPr>
          <w:trHeight w:val="9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4E9614D9"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Respond to and resolve Major Incidents</w:t>
            </w:r>
          </w:p>
        </w:tc>
        <w:tc>
          <w:tcPr>
            <w:tcW w:w="1080" w:type="dxa"/>
            <w:tcBorders>
              <w:top w:val="nil"/>
              <w:left w:val="nil"/>
              <w:bottom w:val="single" w:sz="8" w:space="0" w:color="auto"/>
              <w:right w:val="single" w:sz="8" w:space="0" w:color="auto"/>
            </w:tcBorders>
            <w:shd w:val="clear" w:color="000000" w:fill="B8CCE4"/>
            <w:vAlign w:val="center"/>
            <w:hideMark/>
          </w:tcPr>
          <w:p w14:paraId="6EAAAD7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FFFF00"/>
            <w:vAlign w:val="center"/>
            <w:hideMark/>
          </w:tcPr>
          <w:p w14:paraId="24CD5F8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w:t>
            </w:r>
          </w:p>
        </w:tc>
        <w:tc>
          <w:tcPr>
            <w:tcW w:w="1080" w:type="dxa"/>
            <w:tcBorders>
              <w:top w:val="nil"/>
              <w:left w:val="nil"/>
              <w:bottom w:val="single" w:sz="8" w:space="0" w:color="auto"/>
              <w:right w:val="single" w:sz="8" w:space="0" w:color="auto"/>
            </w:tcBorders>
            <w:shd w:val="clear" w:color="000000" w:fill="92D050"/>
            <w:vAlign w:val="center"/>
            <w:hideMark/>
          </w:tcPr>
          <w:p w14:paraId="75D6D253"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480" w:type="dxa"/>
            <w:tcBorders>
              <w:top w:val="nil"/>
              <w:left w:val="nil"/>
              <w:bottom w:val="single" w:sz="8" w:space="0" w:color="auto"/>
              <w:right w:val="single" w:sz="8" w:space="0" w:color="auto"/>
            </w:tcBorders>
            <w:shd w:val="clear" w:color="000000" w:fill="B8CCE4"/>
            <w:vAlign w:val="center"/>
            <w:hideMark/>
          </w:tcPr>
          <w:p w14:paraId="4D4FA5E6"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92D050"/>
            <w:vAlign w:val="center"/>
            <w:hideMark/>
          </w:tcPr>
          <w:p w14:paraId="039C4A31"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B8CCE4"/>
            <w:vAlign w:val="center"/>
            <w:hideMark/>
          </w:tcPr>
          <w:p w14:paraId="1DD6E0EA"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r>
      <w:tr w:rsidR="00DF6040" w:rsidRPr="00DF6040" w14:paraId="36948DE7" w14:textId="77777777" w:rsidTr="00DF6040">
        <w:trPr>
          <w:trHeight w:val="9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485904A9"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Service available for use during normal hours</w:t>
            </w:r>
          </w:p>
        </w:tc>
        <w:tc>
          <w:tcPr>
            <w:tcW w:w="1080" w:type="dxa"/>
            <w:tcBorders>
              <w:top w:val="nil"/>
              <w:left w:val="nil"/>
              <w:bottom w:val="single" w:sz="8" w:space="0" w:color="auto"/>
              <w:right w:val="single" w:sz="8" w:space="0" w:color="auto"/>
            </w:tcBorders>
            <w:shd w:val="clear" w:color="000000" w:fill="B8CCE4"/>
            <w:vAlign w:val="center"/>
            <w:hideMark/>
          </w:tcPr>
          <w:p w14:paraId="1A14A488"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B8CCE4"/>
            <w:vAlign w:val="center"/>
            <w:hideMark/>
          </w:tcPr>
          <w:p w14:paraId="24F8C6C8"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FFFF00"/>
            <w:vAlign w:val="center"/>
            <w:hideMark/>
          </w:tcPr>
          <w:p w14:paraId="76EEA42B"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A/R</w:t>
            </w:r>
          </w:p>
        </w:tc>
        <w:tc>
          <w:tcPr>
            <w:tcW w:w="1480" w:type="dxa"/>
            <w:tcBorders>
              <w:top w:val="nil"/>
              <w:left w:val="nil"/>
              <w:bottom w:val="single" w:sz="8" w:space="0" w:color="auto"/>
              <w:right w:val="single" w:sz="8" w:space="0" w:color="auto"/>
            </w:tcBorders>
            <w:shd w:val="clear" w:color="000000" w:fill="B8CCE4"/>
            <w:vAlign w:val="center"/>
            <w:hideMark/>
          </w:tcPr>
          <w:p w14:paraId="3C1D0AB2"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92D050"/>
            <w:vAlign w:val="center"/>
            <w:hideMark/>
          </w:tcPr>
          <w:p w14:paraId="413018EB"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B8CCE4"/>
            <w:vAlign w:val="center"/>
            <w:hideMark/>
          </w:tcPr>
          <w:p w14:paraId="6D38C96F"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r>
      <w:tr w:rsidR="00DF6040" w:rsidRPr="00DF6040" w14:paraId="0B5E6DCE" w14:textId="77777777" w:rsidTr="00DF6040">
        <w:trPr>
          <w:trHeight w:val="3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7C14A404"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Report faults</w:t>
            </w:r>
          </w:p>
        </w:tc>
        <w:tc>
          <w:tcPr>
            <w:tcW w:w="1080" w:type="dxa"/>
            <w:tcBorders>
              <w:top w:val="nil"/>
              <w:left w:val="nil"/>
              <w:bottom w:val="single" w:sz="8" w:space="0" w:color="auto"/>
              <w:right w:val="single" w:sz="8" w:space="0" w:color="auto"/>
            </w:tcBorders>
            <w:shd w:val="clear" w:color="000000" w:fill="FFFF00"/>
            <w:vAlign w:val="center"/>
            <w:hideMark/>
          </w:tcPr>
          <w:p w14:paraId="3EE52A22"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w:t>
            </w:r>
          </w:p>
        </w:tc>
        <w:tc>
          <w:tcPr>
            <w:tcW w:w="1080" w:type="dxa"/>
            <w:tcBorders>
              <w:top w:val="nil"/>
              <w:left w:val="nil"/>
              <w:bottom w:val="single" w:sz="8" w:space="0" w:color="auto"/>
              <w:right w:val="single" w:sz="8" w:space="0" w:color="auto"/>
            </w:tcBorders>
            <w:shd w:val="clear" w:color="auto" w:fill="auto"/>
            <w:vAlign w:val="center"/>
            <w:hideMark/>
          </w:tcPr>
          <w:p w14:paraId="788E3DC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auto" w:fill="auto"/>
            <w:vAlign w:val="center"/>
            <w:hideMark/>
          </w:tcPr>
          <w:p w14:paraId="03E4FCEC"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480" w:type="dxa"/>
            <w:tcBorders>
              <w:top w:val="nil"/>
              <w:left w:val="nil"/>
              <w:bottom w:val="single" w:sz="8" w:space="0" w:color="auto"/>
              <w:right w:val="single" w:sz="8" w:space="0" w:color="auto"/>
            </w:tcBorders>
            <w:shd w:val="clear" w:color="000000" w:fill="B8CCE4"/>
            <w:vAlign w:val="center"/>
            <w:hideMark/>
          </w:tcPr>
          <w:p w14:paraId="02C7A681"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auto" w:fill="auto"/>
            <w:vAlign w:val="center"/>
            <w:hideMark/>
          </w:tcPr>
          <w:p w14:paraId="404B6241"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92D050"/>
            <w:vAlign w:val="center"/>
            <w:hideMark/>
          </w:tcPr>
          <w:p w14:paraId="270524B8"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r>
      <w:tr w:rsidR="00DF6040" w:rsidRPr="00DF6040" w14:paraId="4375054D" w14:textId="77777777" w:rsidTr="00DF6040">
        <w:trPr>
          <w:trHeight w:val="3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40A72BD6"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Resolve faults</w:t>
            </w:r>
          </w:p>
        </w:tc>
        <w:tc>
          <w:tcPr>
            <w:tcW w:w="1080" w:type="dxa"/>
            <w:tcBorders>
              <w:top w:val="nil"/>
              <w:left w:val="nil"/>
              <w:bottom w:val="single" w:sz="8" w:space="0" w:color="auto"/>
              <w:right w:val="single" w:sz="8" w:space="0" w:color="auto"/>
            </w:tcBorders>
            <w:shd w:val="clear" w:color="auto" w:fill="auto"/>
            <w:vAlign w:val="center"/>
            <w:hideMark/>
          </w:tcPr>
          <w:p w14:paraId="68498CD4"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auto" w:fill="auto"/>
            <w:vAlign w:val="center"/>
            <w:hideMark/>
          </w:tcPr>
          <w:p w14:paraId="68AC83EB"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FFFF00"/>
            <w:vAlign w:val="center"/>
            <w:hideMark/>
          </w:tcPr>
          <w:p w14:paraId="3D4DC59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A/R</w:t>
            </w:r>
          </w:p>
        </w:tc>
        <w:tc>
          <w:tcPr>
            <w:tcW w:w="1480" w:type="dxa"/>
            <w:tcBorders>
              <w:top w:val="nil"/>
              <w:left w:val="nil"/>
              <w:bottom w:val="single" w:sz="8" w:space="0" w:color="auto"/>
              <w:right w:val="single" w:sz="8" w:space="0" w:color="auto"/>
            </w:tcBorders>
            <w:shd w:val="clear" w:color="000000" w:fill="92D050"/>
            <w:vAlign w:val="center"/>
            <w:hideMark/>
          </w:tcPr>
          <w:p w14:paraId="6BA1BE9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92D050"/>
            <w:vAlign w:val="center"/>
            <w:hideMark/>
          </w:tcPr>
          <w:p w14:paraId="3719A26A"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B8CCE4"/>
            <w:vAlign w:val="center"/>
            <w:hideMark/>
          </w:tcPr>
          <w:p w14:paraId="6D788436"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r>
      <w:tr w:rsidR="00DF6040" w:rsidRPr="00DF6040" w14:paraId="6FDCD0E5" w14:textId="77777777" w:rsidTr="00DF6040">
        <w:trPr>
          <w:trHeight w:val="6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7B593435"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Fulfil Service Requests</w:t>
            </w:r>
          </w:p>
        </w:tc>
        <w:tc>
          <w:tcPr>
            <w:tcW w:w="1080" w:type="dxa"/>
            <w:tcBorders>
              <w:top w:val="nil"/>
              <w:left w:val="nil"/>
              <w:bottom w:val="single" w:sz="8" w:space="0" w:color="auto"/>
              <w:right w:val="single" w:sz="8" w:space="0" w:color="auto"/>
            </w:tcBorders>
            <w:shd w:val="clear" w:color="auto" w:fill="auto"/>
            <w:vAlign w:val="center"/>
            <w:hideMark/>
          </w:tcPr>
          <w:p w14:paraId="2834E24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auto" w:fill="auto"/>
            <w:vAlign w:val="center"/>
            <w:hideMark/>
          </w:tcPr>
          <w:p w14:paraId="0FD9453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FFFF00"/>
            <w:vAlign w:val="center"/>
            <w:hideMark/>
          </w:tcPr>
          <w:p w14:paraId="1D4101C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A/R</w:t>
            </w:r>
          </w:p>
        </w:tc>
        <w:tc>
          <w:tcPr>
            <w:tcW w:w="1480" w:type="dxa"/>
            <w:tcBorders>
              <w:top w:val="nil"/>
              <w:left w:val="nil"/>
              <w:bottom w:val="single" w:sz="8" w:space="0" w:color="auto"/>
              <w:right w:val="single" w:sz="8" w:space="0" w:color="auto"/>
            </w:tcBorders>
            <w:shd w:val="clear" w:color="000000" w:fill="92D050"/>
            <w:vAlign w:val="center"/>
            <w:hideMark/>
          </w:tcPr>
          <w:p w14:paraId="61EE355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92D050"/>
            <w:vAlign w:val="center"/>
            <w:hideMark/>
          </w:tcPr>
          <w:p w14:paraId="0A8122BA"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B8CCE4"/>
            <w:vAlign w:val="center"/>
            <w:hideMark/>
          </w:tcPr>
          <w:p w14:paraId="171DDE10"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r>
      <w:tr w:rsidR="00DF6040" w:rsidRPr="00DF6040" w14:paraId="585B349B" w14:textId="77777777" w:rsidTr="00DF6040">
        <w:trPr>
          <w:trHeight w:val="6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0546CD2B"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Plan Significant Changes</w:t>
            </w:r>
          </w:p>
        </w:tc>
        <w:tc>
          <w:tcPr>
            <w:tcW w:w="1080" w:type="dxa"/>
            <w:tcBorders>
              <w:top w:val="nil"/>
              <w:left w:val="nil"/>
              <w:bottom w:val="single" w:sz="8" w:space="0" w:color="auto"/>
              <w:right w:val="single" w:sz="8" w:space="0" w:color="auto"/>
            </w:tcBorders>
            <w:shd w:val="clear" w:color="auto" w:fill="auto"/>
            <w:vAlign w:val="center"/>
            <w:hideMark/>
          </w:tcPr>
          <w:p w14:paraId="0839945C"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FABF8F"/>
            <w:vAlign w:val="center"/>
            <w:hideMark/>
          </w:tcPr>
          <w:p w14:paraId="23FD4791"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C</w:t>
            </w:r>
          </w:p>
        </w:tc>
        <w:tc>
          <w:tcPr>
            <w:tcW w:w="1080" w:type="dxa"/>
            <w:tcBorders>
              <w:top w:val="nil"/>
              <w:left w:val="nil"/>
              <w:bottom w:val="single" w:sz="8" w:space="0" w:color="auto"/>
              <w:right w:val="single" w:sz="8" w:space="0" w:color="auto"/>
            </w:tcBorders>
            <w:shd w:val="clear" w:color="000000" w:fill="FFFF00"/>
            <w:vAlign w:val="center"/>
            <w:hideMark/>
          </w:tcPr>
          <w:p w14:paraId="46AF5DB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A/R</w:t>
            </w:r>
          </w:p>
        </w:tc>
        <w:tc>
          <w:tcPr>
            <w:tcW w:w="1480" w:type="dxa"/>
            <w:tcBorders>
              <w:top w:val="nil"/>
              <w:left w:val="nil"/>
              <w:bottom w:val="single" w:sz="8" w:space="0" w:color="auto"/>
              <w:right w:val="single" w:sz="8" w:space="0" w:color="auto"/>
            </w:tcBorders>
            <w:shd w:val="clear" w:color="000000" w:fill="B8CCE4"/>
            <w:vAlign w:val="center"/>
            <w:hideMark/>
          </w:tcPr>
          <w:p w14:paraId="50AB1FBA"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92D050"/>
            <w:vAlign w:val="center"/>
            <w:hideMark/>
          </w:tcPr>
          <w:p w14:paraId="4FED1223"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auto" w:fill="auto"/>
            <w:vAlign w:val="center"/>
            <w:hideMark/>
          </w:tcPr>
          <w:p w14:paraId="54DDB450"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r>
      <w:tr w:rsidR="00DF6040" w:rsidRPr="00DF6040" w14:paraId="6DF150AE" w14:textId="77777777" w:rsidTr="00DF6040">
        <w:trPr>
          <w:trHeight w:val="6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3DFE0C74"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Plan Major Changes</w:t>
            </w:r>
          </w:p>
        </w:tc>
        <w:tc>
          <w:tcPr>
            <w:tcW w:w="1080" w:type="dxa"/>
            <w:tcBorders>
              <w:top w:val="nil"/>
              <w:left w:val="nil"/>
              <w:bottom w:val="single" w:sz="8" w:space="0" w:color="auto"/>
              <w:right w:val="single" w:sz="8" w:space="0" w:color="auto"/>
            </w:tcBorders>
            <w:shd w:val="clear" w:color="000000" w:fill="B8CCE4"/>
            <w:vAlign w:val="center"/>
            <w:hideMark/>
          </w:tcPr>
          <w:p w14:paraId="5630986E"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FABF8F"/>
            <w:vAlign w:val="center"/>
            <w:hideMark/>
          </w:tcPr>
          <w:p w14:paraId="2154891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C</w:t>
            </w:r>
          </w:p>
        </w:tc>
        <w:tc>
          <w:tcPr>
            <w:tcW w:w="1080" w:type="dxa"/>
            <w:tcBorders>
              <w:top w:val="nil"/>
              <w:left w:val="nil"/>
              <w:bottom w:val="single" w:sz="8" w:space="0" w:color="auto"/>
              <w:right w:val="single" w:sz="8" w:space="0" w:color="auto"/>
            </w:tcBorders>
            <w:shd w:val="clear" w:color="000000" w:fill="FFFF00"/>
            <w:vAlign w:val="center"/>
            <w:hideMark/>
          </w:tcPr>
          <w:p w14:paraId="431BAB4B"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A/R</w:t>
            </w:r>
          </w:p>
        </w:tc>
        <w:tc>
          <w:tcPr>
            <w:tcW w:w="1480" w:type="dxa"/>
            <w:tcBorders>
              <w:top w:val="nil"/>
              <w:left w:val="nil"/>
              <w:bottom w:val="single" w:sz="8" w:space="0" w:color="auto"/>
              <w:right w:val="single" w:sz="8" w:space="0" w:color="auto"/>
            </w:tcBorders>
            <w:shd w:val="clear" w:color="000000" w:fill="B8CCE4"/>
            <w:vAlign w:val="center"/>
            <w:hideMark/>
          </w:tcPr>
          <w:p w14:paraId="17872CB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92D050"/>
            <w:vAlign w:val="center"/>
            <w:hideMark/>
          </w:tcPr>
          <w:p w14:paraId="37CB6BD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B8CCE4"/>
            <w:vAlign w:val="center"/>
            <w:hideMark/>
          </w:tcPr>
          <w:p w14:paraId="11F48DD1"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r>
      <w:tr w:rsidR="00DF6040" w:rsidRPr="00DF6040" w14:paraId="062F20EC" w14:textId="77777777" w:rsidTr="00DF6040">
        <w:trPr>
          <w:trHeight w:val="9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5DB12788"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Availability, Capacity and Security of service</w:t>
            </w:r>
          </w:p>
        </w:tc>
        <w:tc>
          <w:tcPr>
            <w:tcW w:w="1080" w:type="dxa"/>
            <w:tcBorders>
              <w:top w:val="nil"/>
              <w:left w:val="nil"/>
              <w:bottom w:val="single" w:sz="8" w:space="0" w:color="auto"/>
              <w:right w:val="single" w:sz="8" w:space="0" w:color="auto"/>
            </w:tcBorders>
            <w:shd w:val="clear" w:color="000000" w:fill="B8CCE4"/>
            <w:vAlign w:val="center"/>
            <w:hideMark/>
          </w:tcPr>
          <w:p w14:paraId="7046843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B8CCE4"/>
            <w:vAlign w:val="center"/>
            <w:hideMark/>
          </w:tcPr>
          <w:p w14:paraId="5C4B1CD4"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B8CCE4"/>
            <w:vAlign w:val="center"/>
            <w:hideMark/>
          </w:tcPr>
          <w:p w14:paraId="489DCBC1"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480" w:type="dxa"/>
            <w:tcBorders>
              <w:top w:val="nil"/>
              <w:left w:val="nil"/>
              <w:bottom w:val="single" w:sz="8" w:space="0" w:color="auto"/>
              <w:right w:val="single" w:sz="8" w:space="0" w:color="auto"/>
            </w:tcBorders>
            <w:shd w:val="clear" w:color="auto" w:fill="auto"/>
            <w:vAlign w:val="center"/>
            <w:hideMark/>
          </w:tcPr>
          <w:p w14:paraId="689E83AD"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FFFF00"/>
            <w:vAlign w:val="center"/>
            <w:hideMark/>
          </w:tcPr>
          <w:p w14:paraId="242E7883"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A/R</w:t>
            </w:r>
          </w:p>
        </w:tc>
        <w:tc>
          <w:tcPr>
            <w:tcW w:w="1080" w:type="dxa"/>
            <w:tcBorders>
              <w:top w:val="nil"/>
              <w:left w:val="nil"/>
              <w:bottom w:val="single" w:sz="8" w:space="0" w:color="auto"/>
              <w:right w:val="single" w:sz="8" w:space="0" w:color="auto"/>
            </w:tcBorders>
            <w:shd w:val="clear" w:color="auto" w:fill="auto"/>
            <w:vAlign w:val="center"/>
            <w:hideMark/>
          </w:tcPr>
          <w:p w14:paraId="25D20C50"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r>
      <w:tr w:rsidR="00DF6040" w:rsidRPr="00DF6040" w14:paraId="55711401" w14:textId="77777777" w:rsidTr="00DF6040">
        <w:trPr>
          <w:trHeight w:val="3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590EB8A0"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Security of data</w:t>
            </w:r>
          </w:p>
        </w:tc>
        <w:tc>
          <w:tcPr>
            <w:tcW w:w="1080" w:type="dxa"/>
            <w:tcBorders>
              <w:top w:val="nil"/>
              <w:left w:val="nil"/>
              <w:bottom w:val="single" w:sz="8" w:space="0" w:color="auto"/>
              <w:right w:val="single" w:sz="8" w:space="0" w:color="auto"/>
            </w:tcBorders>
            <w:shd w:val="clear" w:color="000000" w:fill="B8CCE4"/>
            <w:vAlign w:val="center"/>
            <w:hideMark/>
          </w:tcPr>
          <w:p w14:paraId="24CDC97D"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I</w:t>
            </w:r>
          </w:p>
        </w:tc>
        <w:tc>
          <w:tcPr>
            <w:tcW w:w="1080" w:type="dxa"/>
            <w:tcBorders>
              <w:top w:val="nil"/>
              <w:left w:val="nil"/>
              <w:bottom w:val="single" w:sz="8" w:space="0" w:color="auto"/>
              <w:right w:val="single" w:sz="8" w:space="0" w:color="auto"/>
            </w:tcBorders>
            <w:shd w:val="clear" w:color="000000" w:fill="B8CCE4"/>
            <w:vAlign w:val="center"/>
            <w:hideMark/>
          </w:tcPr>
          <w:p w14:paraId="05B78174"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w:t>
            </w:r>
          </w:p>
        </w:tc>
        <w:tc>
          <w:tcPr>
            <w:tcW w:w="1080" w:type="dxa"/>
            <w:tcBorders>
              <w:top w:val="nil"/>
              <w:left w:val="nil"/>
              <w:bottom w:val="single" w:sz="8" w:space="0" w:color="auto"/>
              <w:right w:val="single" w:sz="8" w:space="0" w:color="auto"/>
            </w:tcBorders>
            <w:shd w:val="clear" w:color="000000" w:fill="FFFF00"/>
            <w:vAlign w:val="center"/>
            <w:hideMark/>
          </w:tcPr>
          <w:p w14:paraId="6BEDE5BA"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480" w:type="dxa"/>
            <w:tcBorders>
              <w:top w:val="nil"/>
              <w:left w:val="nil"/>
              <w:bottom w:val="single" w:sz="8" w:space="0" w:color="auto"/>
              <w:right w:val="single" w:sz="8" w:space="0" w:color="auto"/>
            </w:tcBorders>
            <w:shd w:val="clear" w:color="auto" w:fill="auto"/>
            <w:vAlign w:val="center"/>
            <w:hideMark/>
          </w:tcPr>
          <w:p w14:paraId="2092FF51"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92D050"/>
            <w:vAlign w:val="center"/>
            <w:hideMark/>
          </w:tcPr>
          <w:p w14:paraId="42598BE2"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c>
          <w:tcPr>
            <w:tcW w:w="1080" w:type="dxa"/>
            <w:tcBorders>
              <w:top w:val="nil"/>
              <w:left w:val="nil"/>
              <w:bottom w:val="single" w:sz="8" w:space="0" w:color="auto"/>
              <w:right w:val="single" w:sz="8" w:space="0" w:color="auto"/>
            </w:tcBorders>
            <w:shd w:val="clear" w:color="000000" w:fill="92D050"/>
            <w:vAlign w:val="center"/>
            <w:hideMark/>
          </w:tcPr>
          <w:p w14:paraId="0058458E"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r>
      <w:tr w:rsidR="00DF6040" w:rsidRPr="00DF6040" w14:paraId="5C4E619E" w14:textId="77777777" w:rsidTr="00DF6040">
        <w:trPr>
          <w:trHeight w:val="6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6E1945C6"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Ensure Data Compliance</w:t>
            </w:r>
          </w:p>
        </w:tc>
        <w:tc>
          <w:tcPr>
            <w:tcW w:w="1080" w:type="dxa"/>
            <w:tcBorders>
              <w:top w:val="nil"/>
              <w:left w:val="nil"/>
              <w:bottom w:val="single" w:sz="8" w:space="0" w:color="auto"/>
              <w:right w:val="single" w:sz="8" w:space="0" w:color="auto"/>
            </w:tcBorders>
            <w:shd w:val="clear" w:color="000000" w:fill="B8CCE4"/>
            <w:vAlign w:val="center"/>
            <w:hideMark/>
          </w:tcPr>
          <w:p w14:paraId="5A96BC3B"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w:t>
            </w:r>
          </w:p>
        </w:tc>
        <w:tc>
          <w:tcPr>
            <w:tcW w:w="1080" w:type="dxa"/>
            <w:tcBorders>
              <w:top w:val="nil"/>
              <w:left w:val="nil"/>
              <w:bottom w:val="single" w:sz="8" w:space="0" w:color="auto"/>
              <w:right w:val="single" w:sz="8" w:space="0" w:color="auto"/>
            </w:tcBorders>
            <w:shd w:val="clear" w:color="auto" w:fill="auto"/>
            <w:vAlign w:val="center"/>
            <w:hideMark/>
          </w:tcPr>
          <w:p w14:paraId="63C014A6"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auto" w:fill="auto"/>
            <w:vAlign w:val="center"/>
            <w:hideMark/>
          </w:tcPr>
          <w:p w14:paraId="5AE50FC0"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480" w:type="dxa"/>
            <w:tcBorders>
              <w:top w:val="nil"/>
              <w:left w:val="nil"/>
              <w:bottom w:val="single" w:sz="8" w:space="0" w:color="auto"/>
              <w:right w:val="single" w:sz="8" w:space="0" w:color="auto"/>
            </w:tcBorders>
            <w:shd w:val="clear" w:color="auto" w:fill="auto"/>
            <w:vAlign w:val="center"/>
            <w:hideMark/>
          </w:tcPr>
          <w:p w14:paraId="209A24B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auto" w:fill="auto"/>
            <w:vAlign w:val="center"/>
            <w:hideMark/>
          </w:tcPr>
          <w:p w14:paraId="547F9D3B"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auto" w:fill="auto"/>
            <w:vAlign w:val="center"/>
            <w:hideMark/>
          </w:tcPr>
          <w:p w14:paraId="3EBFB9F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r>
      <w:tr w:rsidR="00DF6040" w:rsidRPr="00DF6040" w14:paraId="6620732A" w14:textId="77777777" w:rsidTr="00DF6040">
        <w:trPr>
          <w:trHeight w:val="615"/>
        </w:trPr>
        <w:tc>
          <w:tcPr>
            <w:tcW w:w="1920" w:type="dxa"/>
            <w:tcBorders>
              <w:top w:val="nil"/>
              <w:left w:val="single" w:sz="8" w:space="0" w:color="auto"/>
              <w:bottom w:val="single" w:sz="8" w:space="0" w:color="auto"/>
              <w:right w:val="single" w:sz="8" w:space="0" w:color="auto"/>
            </w:tcBorders>
            <w:shd w:val="clear" w:color="auto" w:fill="auto"/>
            <w:vAlign w:val="center"/>
            <w:hideMark/>
          </w:tcPr>
          <w:p w14:paraId="4603D446" w14:textId="77777777" w:rsidR="00DF6040" w:rsidRPr="00DF6040" w:rsidRDefault="00DF6040" w:rsidP="00DF6040">
            <w:pPr>
              <w:spacing w:after="0" w:line="240" w:lineRule="auto"/>
              <w:jc w:val="left"/>
              <w:rPr>
                <w:rFonts w:eastAsia="Times New Roman" w:cs="Calibri"/>
                <w:color w:val="000000"/>
                <w:lang w:eastAsia="en-GB"/>
              </w:rPr>
            </w:pPr>
            <w:r w:rsidRPr="00DF6040">
              <w:rPr>
                <w:rFonts w:eastAsia="Times New Roman" w:cs="Calibri"/>
                <w:color w:val="000000"/>
                <w:lang w:eastAsia="en-GB"/>
              </w:rPr>
              <w:t>Comply with User Responsibilities</w:t>
            </w:r>
          </w:p>
        </w:tc>
        <w:tc>
          <w:tcPr>
            <w:tcW w:w="1080" w:type="dxa"/>
            <w:tcBorders>
              <w:top w:val="nil"/>
              <w:left w:val="nil"/>
              <w:bottom w:val="single" w:sz="8" w:space="0" w:color="auto"/>
              <w:right w:val="single" w:sz="8" w:space="0" w:color="auto"/>
            </w:tcBorders>
            <w:shd w:val="clear" w:color="000000" w:fill="B8CCE4"/>
            <w:vAlign w:val="center"/>
            <w:hideMark/>
          </w:tcPr>
          <w:p w14:paraId="1BF34E2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A/R</w:t>
            </w:r>
          </w:p>
        </w:tc>
        <w:tc>
          <w:tcPr>
            <w:tcW w:w="1080" w:type="dxa"/>
            <w:tcBorders>
              <w:top w:val="nil"/>
              <w:left w:val="nil"/>
              <w:bottom w:val="single" w:sz="8" w:space="0" w:color="auto"/>
              <w:right w:val="single" w:sz="8" w:space="0" w:color="auto"/>
            </w:tcBorders>
            <w:shd w:val="clear" w:color="auto" w:fill="auto"/>
            <w:vAlign w:val="center"/>
            <w:hideMark/>
          </w:tcPr>
          <w:p w14:paraId="600A2E5E"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auto" w:fill="auto"/>
            <w:vAlign w:val="center"/>
            <w:hideMark/>
          </w:tcPr>
          <w:p w14:paraId="01A1C430"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480" w:type="dxa"/>
            <w:tcBorders>
              <w:top w:val="nil"/>
              <w:left w:val="nil"/>
              <w:bottom w:val="single" w:sz="8" w:space="0" w:color="auto"/>
              <w:right w:val="single" w:sz="8" w:space="0" w:color="auto"/>
            </w:tcBorders>
            <w:shd w:val="clear" w:color="auto" w:fill="auto"/>
            <w:vAlign w:val="center"/>
            <w:hideMark/>
          </w:tcPr>
          <w:p w14:paraId="35F01877"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auto" w:fill="auto"/>
            <w:vAlign w:val="center"/>
            <w:hideMark/>
          </w:tcPr>
          <w:p w14:paraId="56E75B75"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 </w:t>
            </w:r>
          </w:p>
        </w:tc>
        <w:tc>
          <w:tcPr>
            <w:tcW w:w="1080" w:type="dxa"/>
            <w:tcBorders>
              <w:top w:val="nil"/>
              <w:left w:val="nil"/>
              <w:bottom w:val="single" w:sz="8" w:space="0" w:color="auto"/>
              <w:right w:val="single" w:sz="8" w:space="0" w:color="auto"/>
            </w:tcBorders>
            <w:shd w:val="clear" w:color="000000" w:fill="92D050"/>
            <w:vAlign w:val="center"/>
            <w:hideMark/>
          </w:tcPr>
          <w:p w14:paraId="04AC6EB9" w14:textId="77777777" w:rsidR="00DF6040" w:rsidRPr="00DF6040" w:rsidRDefault="00DF6040" w:rsidP="00DF6040">
            <w:pPr>
              <w:spacing w:after="0" w:line="240" w:lineRule="auto"/>
              <w:jc w:val="center"/>
              <w:rPr>
                <w:rFonts w:eastAsia="Times New Roman" w:cs="Calibri"/>
                <w:b/>
                <w:bCs/>
                <w:color w:val="000000"/>
                <w:lang w:eastAsia="en-GB"/>
              </w:rPr>
            </w:pPr>
            <w:r w:rsidRPr="00DF6040">
              <w:rPr>
                <w:rFonts w:eastAsia="Times New Roman" w:cs="Calibri"/>
                <w:b/>
                <w:bCs/>
                <w:color w:val="000000"/>
                <w:lang w:eastAsia="en-GB"/>
              </w:rPr>
              <w:t>R</w:t>
            </w:r>
          </w:p>
        </w:tc>
      </w:tr>
    </w:tbl>
    <w:p w14:paraId="7527A31F" w14:textId="6D043D26" w:rsidR="00FB753B" w:rsidRDefault="0009149D" w:rsidP="00FB753B">
      <w:pPr>
        <w:pStyle w:val="Heading1"/>
        <w:pageBreakBefore/>
      </w:pPr>
      <w:bookmarkStart w:id="150" w:name="_Toc73721864"/>
      <w:r>
        <w:lastRenderedPageBreak/>
        <w:t xml:space="preserve">Appendix </w:t>
      </w:r>
      <w:r w:rsidR="0052342B">
        <w:t>C</w:t>
      </w:r>
      <w:r w:rsidR="00FB753B">
        <w:t>: Entitled Business Units</w:t>
      </w:r>
      <w:r w:rsidR="00E35D36">
        <w:t>/Users</w:t>
      </w:r>
      <w:bookmarkEnd w:id="150"/>
    </w:p>
    <w:p w14:paraId="713550CD" w14:textId="59DB447E" w:rsidR="00F5794F" w:rsidRDefault="00FD422C" w:rsidP="00FB753B">
      <w:pPr>
        <w:rPr>
          <w:color w:val="E36C0A" w:themeColor="accent6" w:themeShade="BF"/>
        </w:rPr>
      </w:pPr>
      <w:r w:rsidRPr="006D011F">
        <w:t xml:space="preserve">The Service is available </w:t>
      </w:r>
      <w:r w:rsidR="00E35D36" w:rsidRPr="006D011F">
        <w:t xml:space="preserve">for use </w:t>
      </w:r>
      <w:r w:rsidRPr="006D011F">
        <w:t>to the following</w:t>
      </w:r>
      <w:r>
        <w:rPr>
          <w:color w:val="E36C0A" w:themeColor="accent6" w:themeShade="BF"/>
        </w:rPr>
        <w:t>:</w:t>
      </w:r>
    </w:p>
    <w:p w14:paraId="6E48D1BB" w14:textId="10453555" w:rsidR="00FD422C" w:rsidRPr="00656283" w:rsidRDefault="00FD422C" w:rsidP="00FD422C">
      <w:pPr>
        <w:pStyle w:val="NormalWeb"/>
        <w:numPr>
          <w:ilvl w:val="0"/>
          <w:numId w:val="29"/>
        </w:numPr>
        <w:rPr>
          <w:rFonts w:asciiTheme="minorHAnsi" w:hAnsiTheme="minorHAnsi" w:cstheme="minorHAnsi"/>
          <w:color w:val="000000"/>
          <w:sz w:val="22"/>
          <w:szCs w:val="22"/>
        </w:rPr>
      </w:pPr>
      <w:r>
        <w:rPr>
          <w:rFonts w:asciiTheme="minorHAnsi" w:hAnsiTheme="minorHAnsi" w:cstheme="minorHAnsi"/>
          <w:color w:val="000000"/>
          <w:sz w:val="22"/>
          <w:szCs w:val="22"/>
        </w:rPr>
        <w:t xml:space="preserve">University </w:t>
      </w:r>
      <w:r w:rsidRPr="00656283">
        <w:rPr>
          <w:rFonts w:asciiTheme="minorHAnsi" w:hAnsiTheme="minorHAnsi" w:cstheme="minorHAnsi"/>
          <w:color w:val="000000"/>
          <w:sz w:val="22"/>
          <w:szCs w:val="22"/>
        </w:rPr>
        <w:t>Safety Office</w:t>
      </w:r>
    </w:p>
    <w:p w14:paraId="577BE14A" w14:textId="21C934BE" w:rsidR="00FD422C" w:rsidRPr="00803B03" w:rsidRDefault="00FD422C" w:rsidP="00FD422C">
      <w:pPr>
        <w:pStyle w:val="ListParagraph"/>
        <w:numPr>
          <w:ilvl w:val="0"/>
          <w:numId w:val="29"/>
        </w:numPr>
        <w:spacing w:before="100" w:beforeAutospacing="1" w:after="100" w:afterAutospacing="1" w:line="240" w:lineRule="auto"/>
        <w:jc w:val="left"/>
        <w:rPr>
          <w:rFonts w:asciiTheme="minorHAnsi" w:eastAsia="Times New Roman" w:hAnsiTheme="minorHAnsi" w:cstheme="minorHAnsi"/>
          <w:color w:val="000000"/>
          <w:lang w:eastAsia="en-GB"/>
        </w:rPr>
      </w:pPr>
      <w:r w:rsidRPr="00803B03">
        <w:rPr>
          <w:rFonts w:asciiTheme="minorHAnsi" w:eastAsia="Times New Roman" w:hAnsiTheme="minorHAnsi" w:cstheme="minorHAnsi"/>
          <w:color w:val="000000"/>
          <w:lang w:eastAsia="en-GB"/>
        </w:rPr>
        <w:t>Divi</w:t>
      </w:r>
      <w:r>
        <w:rPr>
          <w:rFonts w:asciiTheme="minorHAnsi" w:eastAsia="Times New Roman" w:hAnsiTheme="minorHAnsi" w:cstheme="minorHAnsi"/>
          <w:color w:val="000000"/>
          <w:lang w:eastAsia="en-GB"/>
        </w:rPr>
        <w:t>sional/area Safety O</w:t>
      </w:r>
      <w:r w:rsidRPr="00803B03">
        <w:rPr>
          <w:rFonts w:asciiTheme="minorHAnsi" w:eastAsia="Times New Roman" w:hAnsiTheme="minorHAnsi" w:cstheme="minorHAnsi"/>
          <w:color w:val="000000"/>
          <w:lang w:eastAsia="en-GB"/>
        </w:rPr>
        <w:t>fficers</w:t>
      </w:r>
    </w:p>
    <w:p w14:paraId="467EBA9C" w14:textId="79F94A58" w:rsidR="00FD422C" w:rsidRPr="00803B03" w:rsidRDefault="00FD422C" w:rsidP="00FD422C">
      <w:pPr>
        <w:pStyle w:val="ListParagraph"/>
        <w:numPr>
          <w:ilvl w:val="0"/>
          <w:numId w:val="29"/>
        </w:numPr>
        <w:spacing w:before="100" w:beforeAutospacing="1" w:after="100" w:afterAutospacing="1" w:line="240" w:lineRule="auto"/>
        <w:jc w:val="left"/>
        <w:rPr>
          <w:rFonts w:asciiTheme="minorHAnsi" w:eastAsia="Times New Roman" w:hAnsiTheme="minorHAnsi" w:cstheme="minorHAnsi"/>
          <w:color w:val="000000"/>
          <w:lang w:eastAsia="en-GB"/>
        </w:rPr>
      </w:pPr>
      <w:r w:rsidRPr="00803B03">
        <w:rPr>
          <w:rFonts w:asciiTheme="minorHAnsi" w:eastAsia="Times New Roman" w:hAnsiTheme="minorHAnsi" w:cstheme="minorHAnsi"/>
          <w:color w:val="000000"/>
          <w:lang w:eastAsia="en-GB"/>
        </w:rPr>
        <w:t>D</w:t>
      </w:r>
      <w:r>
        <w:rPr>
          <w:rFonts w:asciiTheme="minorHAnsi" w:eastAsia="Times New Roman" w:hAnsiTheme="minorHAnsi" w:cstheme="minorHAnsi"/>
          <w:color w:val="000000"/>
          <w:lang w:eastAsia="en-GB"/>
        </w:rPr>
        <w:t>epartment Safety Officers and Specialist Safety O</w:t>
      </w:r>
      <w:r w:rsidRPr="00803B03">
        <w:rPr>
          <w:rFonts w:asciiTheme="minorHAnsi" w:eastAsia="Times New Roman" w:hAnsiTheme="minorHAnsi" w:cstheme="minorHAnsi"/>
          <w:color w:val="000000"/>
          <w:lang w:eastAsia="en-GB"/>
        </w:rPr>
        <w:t>fficers</w:t>
      </w:r>
    </w:p>
    <w:p w14:paraId="06E2AD53" w14:textId="7875BC91" w:rsidR="00FD422C" w:rsidRDefault="00FD422C" w:rsidP="00FD422C">
      <w:pPr>
        <w:pStyle w:val="ListParagraph"/>
        <w:numPr>
          <w:ilvl w:val="0"/>
          <w:numId w:val="29"/>
        </w:numPr>
        <w:spacing w:before="100" w:beforeAutospacing="1" w:after="100" w:afterAutospacing="1" w:line="240" w:lineRule="auto"/>
        <w:jc w:val="left"/>
        <w:rPr>
          <w:rFonts w:asciiTheme="minorHAnsi" w:eastAsia="Times New Roman" w:hAnsiTheme="minorHAnsi" w:cstheme="minorHAnsi"/>
          <w:color w:val="000000"/>
          <w:lang w:eastAsia="en-GB"/>
        </w:rPr>
      </w:pPr>
      <w:r>
        <w:rPr>
          <w:rFonts w:asciiTheme="minorHAnsi" w:eastAsia="Times New Roman" w:hAnsiTheme="minorHAnsi" w:cstheme="minorHAnsi"/>
          <w:color w:val="000000"/>
          <w:lang w:eastAsia="en-GB"/>
        </w:rPr>
        <w:t>All staff and students</w:t>
      </w:r>
    </w:p>
    <w:p w14:paraId="520F3803" w14:textId="57D00BBF" w:rsidR="00FD422C" w:rsidRDefault="00FD422C" w:rsidP="00FD422C">
      <w:pPr>
        <w:pStyle w:val="ListParagraph"/>
        <w:numPr>
          <w:ilvl w:val="0"/>
          <w:numId w:val="29"/>
        </w:numPr>
        <w:spacing w:before="100" w:beforeAutospacing="1" w:after="100" w:afterAutospacing="1" w:line="240" w:lineRule="auto"/>
        <w:jc w:val="left"/>
        <w:rPr>
          <w:rFonts w:asciiTheme="minorHAnsi" w:eastAsia="Times New Roman" w:hAnsiTheme="minorHAnsi" w:cstheme="minorHAnsi"/>
          <w:color w:val="000000"/>
          <w:lang w:eastAsia="en-GB"/>
        </w:rPr>
      </w:pPr>
      <w:r>
        <w:rPr>
          <w:rFonts w:asciiTheme="minorHAnsi" w:eastAsia="Times New Roman" w:hAnsiTheme="minorHAnsi" w:cstheme="minorHAnsi"/>
          <w:color w:val="000000"/>
          <w:lang w:eastAsia="en-GB"/>
        </w:rPr>
        <w:t>University Insurance team</w:t>
      </w:r>
    </w:p>
    <w:p w14:paraId="66A19D6E" w14:textId="61EEE9CE" w:rsidR="0052342B" w:rsidRDefault="0052342B" w:rsidP="00B55F55">
      <w:r>
        <w:t>Use of the Service is subject to acceptance of standard regulations applying to use of IT at the University of Oxford and the University Health and Safety Policy (section 6.3).</w:t>
      </w:r>
    </w:p>
    <w:p w14:paraId="3C74AD58" w14:textId="6E073E31" w:rsidR="00B55F55" w:rsidRDefault="00711226" w:rsidP="00B55F55">
      <w:r>
        <w:t>IRIS Sup</w:t>
      </w:r>
      <w:r w:rsidR="00E04183">
        <w:t>p</w:t>
      </w:r>
      <w:r>
        <w:t xml:space="preserve">ort team </w:t>
      </w:r>
      <w:r w:rsidR="00E04183">
        <w:t xml:space="preserve">(as system administrators) </w:t>
      </w:r>
      <w:r w:rsidR="00B55F55">
        <w:t xml:space="preserve">from the Safety Office have administrative access to configure the system.  </w:t>
      </w:r>
    </w:p>
    <w:p w14:paraId="2E921613" w14:textId="2F4C08D2" w:rsidR="006435EB" w:rsidRDefault="006435EB" w:rsidP="006435EB">
      <w:pPr>
        <w:spacing w:after="0" w:line="240" w:lineRule="auto"/>
        <w:jc w:val="left"/>
        <w:rPr>
          <w:rFonts w:ascii="Segoe UI" w:eastAsia="Times New Roman" w:hAnsi="Segoe UI" w:cs="Segoe UI"/>
          <w:sz w:val="21"/>
          <w:szCs w:val="21"/>
          <w:lang w:eastAsia="en-GB"/>
        </w:rPr>
      </w:pPr>
      <w:r>
        <w:rPr>
          <w:rFonts w:ascii="Segoe UI" w:eastAsia="Times New Roman" w:hAnsi="Segoe UI" w:cs="Segoe UI"/>
          <w:sz w:val="21"/>
          <w:szCs w:val="21"/>
          <w:lang w:eastAsia="en-GB"/>
        </w:rPr>
        <w:t xml:space="preserve">Other role based users with </w:t>
      </w:r>
      <w:r w:rsidRPr="006435EB">
        <w:rPr>
          <w:rFonts w:ascii="Segoe UI" w:eastAsia="Times New Roman" w:hAnsi="Segoe UI" w:cs="Segoe UI"/>
          <w:sz w:val="21"/>
          <w:szCs w:val="21"/>
          <w:lang w:eastAsia="en-GB"/>
        </w:rPr>
        <w:t>specific</w:t>
      </w:r>
      <w:r>
        <w:rPr>
          <w:rFonts w:ascii="Segoe UI" w:eastAsia="Times New Roman" w:hAnsi="Segoe UI" w:cs="Segoe UI"/>
          <w:sz w:val="21"/>
          <w:szCs w:val="21"/>
          <w:lang w:eastAsia="en-GB"/>
        </w:rPr>
        <w:t xml:space="preserve"> </w:t>
      </w:r>
      <w:r w:rsidRPr="006435EB">
        <w:rPr>
          <w:rFonts w:ascii="Segoe UI" w:eastAsia="Times New Roman" w:hAnsi="Segoe UI" w:cs="Segoe UI"/>
          <w:sz w:val="21"/>
          <w:szCs w:val="21"/>
          <w:lang w:eastAsia="en-GB"/>
        </w:rPr>
        <w:t>levels</w:t>
      </w:r>
      <w:r>
        <w:rPr>
          <w:rFonts w:ascii="Segoe UI" w:eastAsia="Times New Roman" w:hAnsi="Segoe UI" w:cs="Segoe UI"/>
          <w:sz w:val="21"/>
          <w:szCs w:val="21"/>
          <w:lang w:eastAsia="en-GB"/>
        </w:rPr>
        <w:t xml:space="preserve"> of access within IRIS</w:t>
      </w:r>
      <w:r w:rsidR="009947DA">
        <w:rPr>
          <w:rFonts w:ascii="Segoe UI" w:eastAsia="Times New Roman" w:hAnsi="Segoe UI" w:cs="Segoe UI"/>
          <w:sz w:val="21"/>
          <w:szCs w:val="21"/>
          <w:lang w:eastAsia="en-GB"/>
        </w:rPr>
        <w:t xml:space="preserve"> application, </w:t>
      </w:r>
      <w:r w:rsidR="009947DA">
        <w:t xml:space="preserve">to record and process safety </w:t>
      </w:r>
      <w:commentRangeStart w:id="151"/>
      <w:r w:rsidR="009947DA">
        <w:t>incidents</w:t>
      </w:r>
      <w:commentRangeEnd w:id="151"/>
      <w:r w:rsidR="009947DA">
        <w:rPr>
          <w:rStyle w:val="CommentReference"/>
        </w:rPr>
        <w:commentReference w:id="151"/>
      </w:r>
      <w:r w:rsidR="009947DA">
        <w:t>, are:</w:t>
      </w:r>
    </w:p>
    <w:p w14:paraId="5DB64372" w14:textId="77777777" w:rsidR="006435EB" w:rsidRPr="006435EB" w:rsidRDefault="006435EB" w:rsidP="006435EB">
      <w:pPr>
        <w:spacing w:after="0" w:line="240" w:lineRule="auto"/>
        <w:jc w:val="left"/>
        <w:rPr>
          <w:rFonts w:ascii="Segoe UI" w:eastAsia="Times New Roman" w:hAnsi="Segoe UI" w:cs="Segoe UI"/>
          <w:sz w:val="21"/>
          <w:szCs w:val="21"/>
          <w:lang w:eastAsia="en-GB"/>
        </w:rPr>
      </w:pPr>
    </w:p>
    <w:p w14:paraId="35659AA3" w14:textId="6416F0C7" w:rsidR="006435EB" w:rsidRDefault="006435EB" w:rsidP="006435EB">
      <w:pPr>
        <w:spacing w:after="0" w:line="240" w:lineRule="auto"/>
        <w:jc w:val="left"/>
      </w:pPr>
      <w:r w:rsidRPr="00C314D8">
        <w:t xml:space="preserve">Departmental Safety Officers </w:t>
      </w:r>
      <w:r w:rsidR="009947DA" w:rsidRPr="00C314D8">
        <w:t>(DS</w:t>
      </w:r>
      <w:r w:rsidRPr="00C314D8">
        <w:t>O), Fire Officers (FO), Radiation Protection Officers (RPO), Biological Officers (BO), Area</w:t>
      </w:r>
      <w:r w:rsidR="00C314D8" w:rsidRPr="00C314D8">
        <w:t>/Divisional</w:t>
      </w:r>
      <w:r w:rsidRPr="00C314D8">
        <w:t xml:space="preserve"> Safety Officers (ASO) and University Safety Officers (USO) are all roles on the system with slightly different permissions.</w:t>
      </w:r>
    </w:p>
    <w:p w14:paraId="5F1FE413" w14:textId="77777777" w:rsidR="00C314D8" w:rsidRPr="00C314D8" w:rsidRDefault="00C314D8" w:rsidP="006435EB">
      <w:pPr>
        <w:spacing w:after="0" w:line="240" w:lineRule="auto"/>
        <w:jc w:val="left"/>
      </w:pPr>
    </w:p>
    <w:p w14:paraId="08CCBA2E" w14:textId="5C4A4C0C" w:rsidR="006435EB" w:rsidRDefault="006435EB" w:rsidP="00B55F55">
      <w:r>
        <w:t xml:space="preserve">Review of Health and Safety Incidents – DSO, </w:t>
      </w:r>
      <w:proofErr w:type="gramStart"/>
      <w:r>
        <w:t>FO,RPO</w:t>
      </w:r>
      <w:proofErr w:type="gramEnd"/>
      <w:r>
        <w:t xml:space="preserve"> and BO</w:t>
      </w:r>
    </w:p>
    <w:p w14:paraId="295451C9" w14:textId="1D7B1ADF" w:rsidR="006435EB" w:rsidRDefault="006435EB" w:rsidP="00B55F55">
      <w:r>
        <w:t>Formal Investigation of serious incidents – ASO and USO</w:t>
      </w:r>
    </w:p>
    <w:p w14:paraId="7D71A635" w14:textId="64BFCC33" w:rsidR="00B55F55" w:rsidRDefault="00B55F55" w:rsidP="00B55F55">
      <w:r>
        <w:t xml:space="preserve">Safety Officers and staff in the Safety Office will be able to view reports of </w:t>
      </w:r>
      <w:r w:rsidR="00C314D8">
        <w:t xml:space="preserve">health, </w:t>
      </w:r>
      <w:r>
        <w:t xml:space="preserve">safety </w:t>
      </w:r>
      <w:r w:rsidR="00C314D8">
        <w:t xml:space="preserve">and environmental </w:t>
      </w:r>
      <w:r>
        <w:t xml:space="preserve">incidents in their department or area.  </w:t>
      </w:r>
    </w:p>
    <w:p w14:paraId="0C023472" w14:textId="081A02A0" w:rsidR="00B55F55" w:rsidRDefault="00B55F55" w:rsidP="00B55F55">
      <w:r>
        <w:t xml:space="preserve">Incidents can be raised from outside the University Network by accessing the Remote Form which can be accessed from outside of the University </w:t>
      </w:r>
      <w:r w:rsidR="00A84289">
        <w:t xml:space="preserve">and is currently </w:t>
      </w:r>
      <w:r>
        <w:t>not integrated with</w:t>
      </w:r>
      <w:r w:rsidR="00DE1E2F">
        <w:t xml:space="preserve"> University Single Sign </w:t>
      </w:r>
      <w:proofErr w:type="gramStart"/>
      <w:r w:rsidR="00DE1E2F">
        <w:t>On</w:t>
      </w:r>
      <w:proofErr w:type="gramEnd"/>
      <w:r w:rsidR="00DE1E2F">
        <w:t xml:space="preserve"> Authentication </w:t>
      </w:r>
      <w:r w:rsidR="00A84289">
        <w:t>(</w:t>
      </w:r>
      <w:r>
        <w:t>SSO</w:t>
      </w:r>
      <w:r w:rsidR="00A84289">
        <w:t>)</w:t>
      </w:r>
      <w:r>
        <w:t>.  U</w:t>
      </w:r>
      <w:r w:rsidRPr="001E2DC6">
        <w:t xml:space="preserve">sers </w:t>
      </w:r>
      <w:r w:rsidR="003B468A">
        <w:t xml:space="preserve">reviewing incidents on the system &amp; </w:t>
      </w:r>
      <w:r w:rsidR="00A84289" w:rsidRPr="001E2DC6">
        <w:t xml:space="preserve">logging in </w:t>
      </w:r>
      <w:r w:rsidR="00A84289">
        <w:t xml:space="preserve">from outside of the University </w:t>
      </w:r>
      <w:proofErr w:type="gramStart"/>
      <w:r w:rsidR="00A84289">
        <w:t xml:space="preserve">Network </w:t>
      </w:r>
      <w:r w:rsidR="00A84289" w:rsidRPr="001E2DC6">
        <w:t xml:space="preserve"> </w:t>
      </w:r>
      <w:r w:rsidRPr="001E2DC6">
        <w:t>other</w:t>
      </w:r>
      <w:proofErr w:type="gramEnd"/>
      <w:r w:rsidRPr="001E2DC6">
        <w:t xml:space="preserve"> than those raising incidents</w:t>
      </w:r>
      <w:r w:rsidR="00A84289">
        <w:t>,</w:t>
      </w:r>
      <w:r w:rsidRPr="001E2DC6">
        <w:t xml:space="preserve"> will be required to login to the University VPN before logging in to the system.</w:t>
      </w:r>
    </w:p>
    <w:p w14:paraId="4BA2B030" w14:textId="77777777" w:rsidR="00B55F55" w:rsidRDefault="00B55F55" w:rsidP="00B55F55">
      <w:r w:rsidRPr="001E2DC6">
        <w:t>All</w:t>
      </w:r>
      <w:r>
        <w:t xml:space="preserve"> access to the system is over encrypted connections.  User access to the system and reporting is set up to allow users to view incidents and reports relevant only to their area of responsibility.</w:t>
      </w:r>
    </w:p>
    <w:p w14:paraId="041C218D" w14:textId="77777777" w:rsidR="00D45EFF" w:rsidRDefault="00D45EFF" w:rsidP="00B55F55">
      <w:pPr>
        <w:rPr>
          <w:rFonts w:asciiTheme="minorHAnsi" w:hAnsiTheme="minorHAnsi" w:cstheme="minorHAnsi"/>
          <w:color w:val="000000"/>
          <w:lang w:eastAsia="en-GB"/>
        </w:rPr>
      </w:pPr>
      <w:r w:rsidRPr="00D45EFF">
        <w:rPr>
          <w:b/>
        </w:rPr>
        <w:t>POG</w:t>
      </w:r>
      <w:r>
        <w:t xml:space="preserve"> – Product Ownership Group </w:t>
      </w:r>
      <w:r>
        <w:rPr>
          <w:rFonts w:asciiTheme="minorHAnsi" w:hAnsiTheme="minorHAnsi" w:cstheme="minorHAnsi"/>
          <w:color w:val="000000"/>
          <w:lang w:eastAsia="en-GB"/>
        </w:rPr>
        <w:t>e</w:t>
      </w:r>
      <w:r w:rsidRPr="00803B03">
        <w:rPr>
          <w:rFonts w:asciiTheme="minorHAnsi" w:hAnsiTheme="minorHAnsi" w:cstheme="minorHAnsi"/>
          <w:color w:val="000000"/>
          <w:lang w:eastAsia="en-GB"/>
        </w:rPr>
        <w:t>stablish</w:t>
      </w:r>
      <w:r>
        <w:rPr>
          <w:rFonts w:asciiTheme="minorHAnsi" w:hAnsiTheme="minorHAnsi" w:cstheme="minorHAnsi"/>
          <w:color w:val="000000"/>
          <w:lang w:eastAsia="en-GB"/>
        </w:rPr>
        <w:t>ed to form a</w:t>
      </w:r>
      <w:r w:rsidRPr="00803B03">
        <w:rPr>
          <w:rFonts w:asciiTheme="minorHAnsi" w:hAnsiTheme="minorHAnsi" w:cstheme="minorHAnsi"/>
          <w:color w:val="000000"/>
          <w:lang w:eastAsia="en-GB"/>
        </w:rPr>
        <w:t xml:space="preserve"> community of best practise which will facilitate design and support ongoing improvements</w:t>
      </w:r>
      <w:r>
        <w:rPr>
          <w:rFonts w:asciiTheme="minorHAnsi" w:hAnsiTheme="minorHAnsi" w:cstheme="minorHAnsi"/>
          <w:color w:val="000000"/>
          <w:lang w:eastAsia="en-GB"/>
        </w:rPr>
        <w:t xml:space="preserve">. </w:t>
      </w:r>
    </w:p>
    <w:p w14:paraId="21EA560C" w14:textId="174D1B47" w:rsidR="00D45EFF" w:rsidRDefault="00D45EFF" w:rsidP="00B55F55">
      <w:pPr>
        <w:rPr>
          <w:rFonts w:asciiTheme="minorHAnsi" w:hAnsiTheme="minorHAnsi" w:cstheme="minorHAnsi"/>
          <w:color w:val="000000"/>
          <w:lang w:eastAsia="en-GB"/>
        </w:rPr>
      </w:pPr>
      <w:proofErr w:type="spellStart"/>
      <w:r>
        <w:rPr>
          <w:rFonts w:asciiTheme="minorHAnsi" w:hAnsiTheme="minorHAnsi" w:cstheme="minorHAnsi"/>
          <w:color w:val="000000"/>
          <w:lang w:eastAsia="en-GB"/>
        </w:rPr>
        <w:t>Menbership</w:t>
      </w:r>
      <w:proofErr w:type="spellEnd"/>
      <w:r>
        <w:rPr>
          <w:rFonts w:asciiTheme="minorHAnsi" w:hAnsiTheme="minorHAnsi" w:cstheme="minorHAnsi"/>
          <w:color w:val="000000"/>
          <w:lang w:eastAsia="en-GB"/>
        </w:rPr>
        <w:t xml:space="preserve"> of POG as follows:</w:t>
      </w:r>
    </w:p>
    <w:p w14:paraId="5A3CDD45" w14:textId="77777777" w:rsidR="00D45EFF" w:rsidRPr="00CB0621" w:rsidRDefault="00D45EFF" w:rsidP="00D45EFF">
      <w:pPr>
        <w:pStyle w:val="ListParagraph"/>
        <w:numPr>
          <w:ilvl w:val="0"/>
          <w:numId w:val="31"/>
        </w:numPr>
        <w:tabs>
          <w:tab w:val="left" w:pos="576"/>
          <w:tab w:val="left" w:pos="1152"/>
          <w:tab w:val="left" w:pos="1728"/>
          <w:tab w:val="left" w:pos="5760"/>
          <w:tab w:val="right" w:pos="9029"/>
        </w:tabs>
        <w:spacing w:after="0"/>
        <w:jc w:val="left"/>
        <w:rPr>
          <w:rFonts w:cs="Arial"/>
        </w:rPr>
      </w:pPr>
      <w:r w:rsidRPr="00CB0621">
        <w:rPr>
          <w:rFonts w:cs="Arial"/>
        </w:rPr>
        <w:t>Service Owner</w:t>
      </w:r>
    </w:p>
    <w:p w14:paraId="6C017CFA" w14:textId="77777777" w:rsidR="00D45EFF" w:rsidRDefault="00D45EFF" w:rsidP="00D45EFF">
      <w:pPr>
        <w:pStyle w:val="ListParagraph"/>
        <w:numPr>
          <w:ilvl w:val="0"/>
          <w:numId w:val="31"/>
        </w:numPr>
        <w:tabs>
          <w:tab w:val="left" w:pos="576"/>
          <w:tab w:val="left" w:pos="1152"/>
          <w:tab w:val="left" w:pos="1728"/>
          <w:tab w:val="left" w:pos="5760"/>
          <w:tab w:val="right" w:pos="9029"/>
        </w:tabs>
        <w:spacing w:after="0"/>
        <w:jc w:val="left"/>
        <w:rPr>
          <w:rFonts w:cs="Arial"/>
        </w:rPr>
      </w:pPr>
      <w:r>
        <w:rPr>
          <w:rFonts w:cs="Arial"/>
        </w:rPr>
        <w:t xml:space="preserve">Service </w:t>
      </w:r>
      <w:r w:rsidRPr="00CB0621">
        <w:rPr>
          <w:rFonts w:cs="Arial"/>
        </w:rPr>
        <w:t>Delivery Manager</w:t>
      </w:r>
    </w:p>
    <w:p w14:paraId="102465A7" w14:textId="77777777" w:rsidR="00D45EFF" w:rsidRPr="00CB0621" w:rsidRDefault="00D45EFF" w:rsidP="00D45EFF">
      <w:pPr>
        <w:pStyle w:val="ListParagraph"/>
        <w:numPr>
          <w:ilvl w:val="0"/>
          <w:numId w:val="31"/>
        </w:numPr>
        <w:tabs>
          <w:tab w:val="left" w:pos="576"/>
          <w:tab w:val="left" w:pos="1152"/>
          <w:tab w:val="left" w:pos="1728"/>
          <w:tab w:val="left" w:pos="5760"/>
          <w:tab w:val="right" w:pos="9029"/>
        </w:tabs>
        <w:spacing w:after="0"/>
        <w:jc w:val="left"/>
        <w:rPr>
          <w:rFonts w:cs="Arial"/>
        </w:rPr>
      </w:pPr>
      <w:r w:rsidRPr="00CB0621">
        <w:rPr>
          <w:rFonts w:cs="Arial"/>
        </w:rPr>
        <w:t>Service Desk Manager</w:t>
      </w:r>
    </w:p>
    <w:p w14:paraId="5F5C819F" w14:textId="77777777" w:rsidR="00D45EFF" w:rsidRDefault="00D45EFF" w:rsidP="00D45EFF">
      <w:pPr>
        <w:pStyle w:val="ListParagraph"/>
        <w:numPr>
          <w:ilvl w:val="0"/>
          <w:numId w:val="31"/>
        </w:numPr>
        <w:tabs>
          <w:tab w:val="left" w:pos="576"/>
          <w:tab w:val="left" w:pos="1152"/>
          <w:tab w:val="left" w:pos="1728"/>
          <w:tab w:val="left" w:pos="5760"/>
          <w:tab w:val="right" w:pos="9029"/>
        </w:tabs>
        <w:spacing w:after="0"/>
        <w:jc w:val="left"/>
        <w:rPr>
          <w:rFonts w:cs="Arial"/>
        </w:rPr>
      </w:pPr>
      <w:r w:rsidRPr="00592E50">
        <w:rPr>
          <w:rFonts w:cs="Arial"/>
        </w:rPr>
        <w:t>Representatives of users covering all divisions and all user groups</w:t>
      </w:r>
      <w:r w:rsidDel="00592E50">
        <w:rPr>
          <w:rFonts w:cs="Arial"/>
        </w:rPr>
        <w:t xml:space="preserve"> </w:t>
      </w:r>
    </w:p>
    <w:p w14:paraId="509806C2" w14:textId="12708BA9" w:rsidR="00B55F55" w:rsidRPr="009947DA" w:rsidRDefault="00D45EFF" w:rsidP="009947DA">
      <w:pPr>
        <w:pStyle w:val="ListParagraph"/>
        <w:numPr>
          <w:ilvl w:val="0"/>
          <w:numId w:val="31"/>
        </w:numPr>
        <w:tabs>
          <w:tab w:val="left" w:pos="576"/>
          <w:tab w:val="left" w:pos="1152"/>
          <w:tab w:val="left" w:pos="1728"/>
          <w:tab w:val="left" w:pos="5760"/>
          <w:tab w:val="right" w:pos="9029"/>
        </w:tabs>
        <w:spacing w:before="100" w:beforeAutospacing="1" w:after="100" w:afterAutospacing="1" w:line="240" w:lineRule="auto"/>
        <w:jc w:val="left"/>
        <w:rPr>
          <w:rFonts w:asciiTheme="minorHAnsi" w:eastAsia="Times New Roman" w:hAnsiTheme="minorHAnsi" w:cstheme="minorHAnsi"/>
          <w:color w:val="000000"/>
          <w:lang w:eastAsia="en-GB"/>
        </w:rPr>
      </w:pPr>
      <w:r w:rsidRPr="009947DA">
        <w:rPr>
          <w:rFonts w:cs="Arial"/>
        </w:rPr>
        <w:t>Representatives for Students</w:t>
      </w:r>
    </w:p>
    <w:p w14:paraId="16930205" w14:textId="34C57384" w:rsidR="007B33BF" w:rsidRDefault="0009149D" w:rsidP="000E3B95">
      <w:pPr>
        <w:pStyle w:val="Heading1"/>
        <w:pageBreakBefore/>
      </w:pPr>
      <w:bookmarkStart w:id="152" w:name="_Toc73721865"/>
      <w:r>
        <w:lastRenderedPageBreak/>
        <w:t>Appendix</w:t>
      </w:r>
      <w:r w:rsidR="000E3B95">
        <w:t xml:space="preserve"> </w:t>
      </w:r>
      <w:r w:rsidR="0052342B">
        <w:t>D</w:t>
      </w:r>
      <w:r w:rsidR="000E3B95">
        <w:t xml:space="preserve">: </w:t>
      </w:r>
      <w:r w:rsidR="007B33BF">
        <w:t xml:space="preserve">Service </w:t>
      </w:r>
      <w:r w:rsidR="000E3B95">
        <w:t>Role Description</w:t>
      </w:r>
      <w:r w:rsidR="007B33BF">
        <w:t>s</w:t>
      </w:r>
      <w:bookmarkEnd w:id="152"/>
    </w:p>
    <w:p w14:paraId="4E165528" w14:textId="286B9919" w:rsidR="006435EB" w:rsidRPr="006435EB" w:rsidRDefault="00601455" w:rsidP="006435EB">
      <w:pPr>
        <w:spacing w:after="0" w:line="240" w:lineRule="auto"/>
        <w:jc w:val="left"/>
        <w:rPr>
          <w:rFonts w:ascii="Segoe UI" w:eastAsia="Times New Roman" w:hAnsi="Segoe UI" w:cs="Segoe UI"/>
          <w:sz w:val="21"/>
          <w:szCs w:val="21"/>
          <w:lang w:eastAsia="en-GB"/>
        </w:rPr>
      </w:pPr>
      <w:r>
        <w:t xml:space="preserve">The standard service </w:t>
      </w:r>
      <w:r w:rsidR="006435EB">
        <w:t xml:space="preserve">management </w:t>
      </w:r>
      <w:r>
        <w:t xml:space="preserve">roles are documented at </w:t>
      </w:r>
      <w:hyperlink r:id="rId32" w:history="1">
        <w:r w:rsidRPr="009A1194">
          <w:rPr>
            <w:rStyle w:val="Hyperlink"/>
          </w:rPr>
          <w:t>https://sharepoint.nexus.ox.ac.uk/sites/itservices/smo/Services%20Public%20Information/Service%20Roles.pdf</w:t>
        </w:r>
      </w:hyperlink>
      <w:r>
        <w:t xml:space="preserve"> </w:t>
      </w:r>
    </w:p>
    <w:p w14:paraId="06017F8D" w14:textId="77777777" w:rsidR="006435EB" w:rsidRPr="006435EB" w:rsidRDefault="006435EB" w:rsidP="006435EB">
      <w:pPr>
        <w:spacing w:after="0" w:line="240" w:lineRule="auto"/>
        <w:jc w:val="left"/>
        <w:rPr>
          <w:rFonts w:ascii="Segoe UI" w:eastAsia="Times New Roman" w:hAnsi="Segoe UI" w:cs="Segoe UI"/>
          <w:sz w:val="21"/>
          <w:szCs w:val="21"/>
          <w:lang w:eastAsia="en-GB"/>
        </w:rPr>
      </w:pPr>
    </w:p>
    <w:p w14:paraId="659BDF9D" w14:textId="0A27FDA6" w:rsidR="006435EB" w:rsidRDefault="006435EB">
      <w:pPr>
        <w:spacing w:after="0" w:line="240" w:lineRule="auto"/>
        <w:jc w:val="left"/>
      </w:pPr>
      <w:r>
        <w:br w:type="page"/>
      </w:r>
    </w:p>
    <w:p w14:paraId="485C6C3F" w14:textId="0A27FDA6" w:rsidR="000D1E15" w:rsidRDefault="000D1E15" w:rsidP="000D1E15">
      <w:pPr>
        <w:pStyle w:val="Heading1"/>
      </w:pPr>
      <w:bookmarkStart w:id="153" w:name="_Toc499561433"/>
      <w:bookmarkStart w:id="154" w:name="_Toc73721866"/>
      <w:r>
        <w:lastRenderedPageBreak/>
        <w:t xml:space="preserve">Appendix </w:t>
      </w:r>
      <w:r w:rsidR="0052342B">
        <w:t>E</w:t>
      </w:r>
      <w:r>
        <w:t>: Definitions</w:t>
      </w:r>
      <w:bookmarkEnd w:id="153"/>
      <w:bookmarkEnd w:id="154"/>
    </w:p>
    <w:p w14:paraId="5F76972A" w14:textId="77777777" w:rsidR="000D1E15" w:rsidRPr="001E711C" w:rsidRDefault="000D1E15" w:rsidP="000D1E15">
      <w:r>
        <w:t xml:space="preserve">All definitions are derived from ITIL (Information Technology Infrastructure Library) publications unless otherwise stated.  ITIL is best practice framework for delivering IT Services. </w:t>
      </w:r>
    </w:p>
    <w:p w14:paraId="63922123" w14:textId="77777777" w:rsidR="000D1E15" w:rsidRPr="004E65AB" w:rsidRDefault="000D1E15" w:rsidP="000D1E15">
      <w:pPr>
        <w:pStyle w:val="NoSpacing"/>
        <w:jc w:val="both"/>
        <w:rPr>
          <w:b/>
          <w:sz w:val="24"/>
        </w:rPr>
      </w:pPr>
      <w:r w:rsidRPr="004E65AB">
        <w:rPr>
          <w:b/>
          <w:sz w:val="24"/>
        </w:rPr>
        <w:t>Change Management</w:t>
      </w:r>
      <w:r>
        <w:rPr>
          <w:b/>
          <w:sz w:val="24"/>
        </w:rPr>
        <w:t>:</w:t>
      </w:r>
    </w:p>
    <w:p w14:paraId="780E37B8" w14:textId="77777777" w:rsidR="000D1E15" w:rsidRPr="00C7660C" w:rsidRDefault="000D1E15" w:rsidP="000D1E15">
      <w:pPr>
        <w:pStyle w:val="NoSpacing"/>
        <w:jc w:val="both"/>
      </w:pPr>
      <w:r w:rsidRPr="00C7660C">
        <w:t>The process responsible for controlling the lifecycle of all changes, enabling beneficial changes to be made with minimum disruption to IT Services.</w:t>
      </w:r>
    </w:p>
    <w:p w14:paraId="547C7F49" w14:textId="77777777" w:rsidR="000D1E15" w:rsidRDefault="000D1E15" w:rsidP="000D1E15">
      <w:pPr>
        <w:pStyle w:val="NoSpacing"/>
        <w:jc w:val="both"/>
      </w:pPr>
    </w:p>
    <w:p w14:paraId="472BEDA8" w14:textId="77777777" w:rsidR="000D1E15" w:rsidRPr="00C97769" w:rsidRDefault="000D1E15" w:rsidP="000D1E15">
      <w:pPr>
        <w:pStyle w:val="NoSpacing"/>
        <w:jc w:val="both"/>
        <w:rPr>
          <w:b/>
          <w:sz w:val="24"/>
        </w:rPr>
      </w:pPr>
      <w:r>
        <w:rPr>
          <w:b/>
          <w:sz w:val="24"/>
        </w:rPr>
        <w:t>Change Types</w:t>
      </w:r>
      <w:r>
        <w:rPr>
          <w:rStyle w:val="FootnoteReference"/>
          <w:b/>
          <w:sz w:val="24"/>
        </w:rPr>
        <w:footnoteReference w:id="16"/>
      </w:r>
      <w:r>
        <w:rPr>
          <w:b/>
          <w:sz w:val="24"/>
        </w:rPr>
        <w:t>:</w:t>
      </w:r>
    </w:p>
    <w:p w14:paraId="7B493393" w14:textId="77777777" w:rsidR="000D1E15" w:rsidRPr="00C7660C" w:rsidRDefault="000D1E15" w:rsidP="000D1E15">
      <w:pPr>
        <w:pStyle w:val="NoSpacing"/>
        <w:jc w:val="both"/>
      </w:pPr>
      <w:r w:rsidRPr="00C7660C">
        <w:rPr>
          <w:b/>
        </w:rPr>
        <w:t>Standard</w:t>
      </w:r>
      <w:r>
        <w:rPr>
          <w:b/>
        </w:rPr>
        <w:t xml:space="preserve">:  </w:t>
      </w:r>
      <w:r w:rsidRPr="00C7660C">
        <w:t xml:space="preserve">A pre-authorised </w:t>
      </w:r>
      <w:r>
        <w:t>change that is low risk, relatively common and follows a procedure or work instruction – for example the provision of standard equipment to a new employee.</w:t>
      </w:r>
    </w:p>
    <w:p w14:paraId="424C7DAC" w14:textId="77777777" w:rsidR="000D1E15" w:rsidRDefault="000D1E15" w:rsidP="000D1E15">
      <w:pPr>
        <w:pStyle w:val="NoSpacing"/>
        <w:jc w:val="both"/>
      </w:pPr>
      <w:r>
        <w:rPr>
          <w:b/>
        </w:rPr>
        <w:t xml:space="preserve">Normal: </w:t>
      </w:r>
      <w:r>
        <w:t>Normal changes follow the defined steps of the change management process.  Such changes are categorised as Minor, Significant and Major.</w:t>
      </w:r>
    </w:p>
    <w:p w14:paraId="0B7DFF49" w14:textId="77777777" w:rsidR="000D1E15" w:rsidRDefault="000D1E15" w:rsidP="000D1E15">
      <w:pPr>
        <w:pStyle w:val="NoSpacing"/>
        <w:ind w:firstLine="720"/>
        <w:jc w:val="both"/>
        <w:rPr>
          <w:i/>
        </w:rPr>
      </w:pPr>
      <w:r w:rsidRPr="00C22C3F">
        <w:rPr>
          <w:b/>
          <w:i/>
        </w:rPr>
        <w:t xml:space="preserve">Minor:  </w:t>
      </w:r>
      <w:r w:rsidRPr="00C22C3F">
        <w:rPr>
          <w:i/>
        </w:rPr>
        <w:t>Change is related to a single application and side-effects can be safely excluded</w:t>
      </w:r>
      <w:r>
        <w:rPr>
          <w:i/>
        </w:rPr>
        <w:t>.</w:t>
      </w:r>
    </w:p>
    <w:p w14:paraId="7BB75827" w14:textId="77777777" w:rsidR="000D1E15" w:rsidRPr="00C22C3F" w:rsidRDefault="000D1E15" w:rsidP="000D1E15">
      <w:pPr>
        <w:pStyle w:val="NoSpacing"/>
        <w:ind w:left="720"/>
        <w:jc w:val="both"/>
        <w:rPr>
          <w:b/>
          <w:i/>
        </w:rPr>
      </w:pPr>
      <w:r>
        <w:rPr>
          <w:b/>
          <w:i/>
        </w:rPr>
        <w:t xml:space="preserve">Significant: </w:t>
      </w:r>
      <w:r w:rsidRPr="004008B8">
        <w:rPr>
          <w:i/>
        </w:rPr>
        <w:t>Changes affecting several applications, or the whole of major application, or a change affecting fundamental parts of the IT Infrastructure supporting several applications.</w:t>
      </w:r>
    </w:p>
    <w:p w14:paraId="43BDB8B1" w14:textId="77777777" w:rsidR="000D1E15" w:rsidRPr="00132B95" w:rsidRDefault="000D1E15" w:rsidP="000D1E15">
      <w:pPr>
        <w:pStyle w:val="NoSpacing"/>
        <w:ind w:left="720"/>
        <w:jc w:val="both"/>
        <w:rPr>
          <w:i/>
        </w:rPr>
      </w:pPr>
      <w:r w:rsidRPr="00C22C3F">
        <w:rPr>
          <w:b/>
          <w:i/>
        </w:rPr>
        <w:t>Major</w:t>
      </w:r>
      <w:r>
        <w:rPr>
          <w:b/>
          <w:i/>
        </w:rPr>
        <w:t xml:space="preserve">: </w:t>
      </w:r>
      <w:r w:rsidRPr="00132B95">
        <w:rPr>
          <w:i/>
        </w:rPr>
        <w:t xml:space="preserve">Change affecting a major part of the business-critical infrastructure or a change </w:t>
      </w:r>
      <w:r>
        <w:rPr>
          <w:i/>
        </w:rPr>
        <w:t>that introduces major new technologies on a considerable scale.</w:t>
      </w:r>
      <w:r w:rsidRPr="00132B95">
        <w:rPr>
          <w:i/>
        </w:rPr>
        <w:t xml:space="preserve">  </w:t>
      </w:r>
    </w:p>
    <w:p w14:paraId="60634720" w14:textId="0DBFFDCF" w:rsidR="000D1E15" w:rsidRDefault="000D1E15" w:rsidP="000D1E15">
      <w:pPr>
        <w:pStyle w:val="NoSpacing"/>
        <w:jc w:val="both"/>
        <w:rPr>
          <w:b/>
        </w:rPr>
      </w:pPr>
      <w:r>
        <w:rPr>
          <w:b/>
        </w:rPr>
        <w:t xml:space="preserve">Emergency Change: </w:t>
      </w:r>
      <w:r w:rsidRPr="00132B95">
        <w:t xml:space="preserve">A change </w:t>
      </w:r>
      <w:r>
        <w:t>that must be introduced as soon a</w:t>
      </w:r>
      <w:r w:rsidRPr="00132B95">
        <w:t>s possible – for example, to resolve a major incident or implement a security patch.</w:t>
      </w:r>
    </w:p>
    <w:p w14:paraId="5BAC74E2" w14:textId="77777777" w:rsidR="000D1E15" w:rsidRDefault="000D1E15" w:rsidP="000D1E15">
      <w:pPr>
        <w:pStyle w:val="NoSpacing"/>
        <w:jc w:val="both"/>
        <w:rPr>
          <w:b/>
        </w:rPr>
      </w:pPr>
    </w:p>
    <w:p w14:paraId="020CEF47" w14:textId="46E478BB" w:rsidR="000D1E15" w:rsidRPr="007B12E6" w:rsidRDefault="000D1E15" w:rsidP="000D1E15">
      <w:pPr>
        <w:pStyle w:val="NoSpacing"/>
        <w:jc w:val="both"/>
      </w:pPr>
      <w:r w:rsidRPr="00132B95">
        <w:rPr>
          <w:b/>
          <w:sz w:val="24"/>
        </w:rPr>
        <w:t xml:space="preserve">Change Advisory Board (CAB):  </w:t>
      </w:r>
      <w:r w:rsidRPr="007B12E6">
        <w:t>A group of people that support the assessment, prioritisation, authorisation and scheduling of changes.  A change advisory board is usually made up of representatives from the IT Service Provider; Business Units and on occasion third parties, such as suppliers.</w:t>
      </w:r>
      <w:r>
        <w:t xml:space="preserve">  The membership of the CAB will reflect the changes being considered.</w:t>
      </w:r>
    </w:p>
    <w:p w14:paraId="45441CDB" w14:textId="1978B5D5" w:rsidR="000D1E15" w:rsidRDefault="000D1E15" w:rsidP="000D1E15">
      <w:pPr>
        <w:pStyle w:val="NoSpacing"/>
        <w:jc w:val="both"/>
        <w:rPr>
          <w:b/>
        </w:rPr>
      </w:pPr>
    </w:p>
    <w:p w14:paraId="6113E1E3" w14:textId="77777777" w:rsidR="000D1E15" w:rsidRPr="00C97769" w:rsidRDefault="000D1E15" w:rsidP="000D1E15">
      <w:pPr>
        <w:pStyle w:val="NoSpacing"/>
        <w:jc w:val="both"/>
        <w:rPr>
          <w:b/>
          <w:sz w:val="24"/>
        </w:rPr>
      </w:pPr>
      <w:r w:rsidRPr="00C97769">
        <w:rPr>
          <w:b/>
          <w:sz w:val="24"/>
        </w:rPr>
        <w:t>Customer</w:t>
      </w:r>
      <w:r>
        <w:rPr>
          <w:b/>
          <w:sz w:val="24"/>
        </w:rPr>
        <w:t>:</w:t>
      </w:r>
    </w:p>
    <w:p w14:paraId="52CDBAA0" w14:textId="45F87B4B" w:rsidR="000D1E15" w:rsidRPr="004E65AB" w:rsidRDefault="000D1E15" w:rsidP="000D1E15">
      <w:pPr>
        <w:pStyle w:val="NoSpacing"/>
        <w:jc w:val="both"/>
      </w:pPr>
      <w:r w:rsidRPr="004E65AB">
        <w:t xml:space="preserve">Someone who buys </w:t>
      </w:r>
      <w:r>
        <w:t xml:space="preserve">(provides the budget for) </w:t>
      </w:r>
      <w:r w:rsidRPr="004E65AB">
        <w:t>goods or Services. The Customer of an IT Service Provider is the person or group who defines and agrees to the Service Level Targets.</w:t>
      </w:r>
    </w:p>
    <w:p w14:paraId="397D5AF3" w14:textId="77777777" w:rsidR="000D1E15" w:rsidRDefault="000D1E15" w:rsidP="000D1E15">
      <w:pPr>
        <w:pStyle w:val="NoSpacing"/>
        <w:jc w:val="both"/>
      </w:pPr>
    </w:p>
    <w:p w14:paraId="1916F96A" w14:textId="77777777" w:rsidR="000D1E15" w:rsidRPr="005B2D09" w:rsidRDefault="000D1E15" w:rsidP="000D1E15">
      <w:pPr>
        <w:pStyle w:val="NoSpacing"/>
        <w:rPr>
          <w:b/>
          <w:sz w:val="24"/>
        </w:rPr>
      </w:pPr>
      <w:r w:rsidRPr="005B2D09">
        <w:rPr>
          <w:b/>
          <w:sz w:val="24"/>
        </w:rPr>
        <w:t>Data Retention:</w:t>
      </w:r>
    </w:p>
    <w:p w14:paraId="216B28E2" w14:textId="31D9F8ED" w:rsidR="000D1E15" w:rsidRDefault="000D1E15" w:rsidP="000D1E15">
      <w:pPr>
        <w:pStyle w:val="NoSpacing"/>
      </w:pPr>
      <w:r w:rsidRPr="002C5CB3">
        <w:t>Data retention</w:t>
      </w:r>
      <w:r>
        <w:t xml:space="preserve"> </w:t>
      </w:r>
      <w:r w:rsidRPr="002C5CB3">
        <w:t>is the</w:t>
      </w:r>
      <w:r>
        <w:t xml:space="preserve"> continued storage of an organis</w:t>
      </w:r>
      <w:r w:rsidRPr="002C5CB3">
        <w:t>ation's data for compliance or business reasons</w:t>
      </w:r>
      <w:r>
        <w:rPr>
          <w:rStyle w:val="FootnoteReference"/>
        </w:rPr>
        <w:footnoteReference w:id="17"/>
      </w:r>
      <w:r>
        <w:t xml:space="preserve">.  A data retention policy should be created in partnership with the service provider and business unit. It includes a set of guidelines that describes which data will be archived and how long it will be kept for. </w:t>
      </w:r>
    </w:p>
    <w:p w14:paraId="270C239F" w14:textId="77777777" w:rsidR="000D1E15" w:rsidRPr="005B2D09" w:rsidRDefault="000D1E15" w:rsidP="000D1E15">
      <w:pPr>
        <w:pStyle w:val="NoSpacing"/>
      </w:pPr>
    </w:p>
    <w:p w14:paraId="17BF431C" w14:textId="77777777" w:rsidR="000D1E15" w:rsidRPr="005B2D09" w:rsidRDefault="000D1E15" w:rsidP="000D1E15">
      <w:pPr>
        <w:pStyle w:val="NoSpacing"/>
        <w:rPr>
          <w:b/>
          <w:sz w:val="24"/>
        </w:rPr>
      </w:pPr>
      <w:r w:rsidRPr="005B2D09">
        <w:rPr>
          <w:b/>
          <w:sz w:val="24"/>
        </w:rPr>
        <w:t>Disaster Recovery:</w:t>
      </w:r>
    </w:p>
    <w:p w14:paraId="1F7E536E" w14:textId="77777777" w:rsidR="000D1E15" w:rsidRDefault="000D1E15" w:rsidP="000D1E15">
      <w:pPr>
        <w:pStyle w:val="NoSpacing"/>
      </w:pPr>
      <w:r w:rsidRPr="005B2D09">
        <w:t>Disaster recovery (DR) is an area of security planning that aims to protect an organization from the effects of significant negative events. DR allows an organisation to maintain or quickly resume mission-critical functions following a disaster.</w:t>
      </w:r>
      <w:r>
        <w:t xml:space="preserve">  A disaster recovery plan provides a structured approach for responding to unplanned incidents that threaten a company’s IT infrastructure, including hardware and software, networks, procedures and people.</w:t>
      </w:r>
      <w:r>
        <w:rPr>
          <w:rStyle w:val="FootnoteReference"/>
        </w:rPr>
        <w:footnoteReference w:id="18"/>
      </w:r>
    </w:p>
    <w:p w14:paraId="562283E3" w14:textId="77777777" w:rsidR="004E1EC3" w:rsidRPr="00C4790B" w:rsidRDefault="004E1EC3" w:rsidP="000D1E15">
      <w:pPr>
        <w:pStyle w:val="NoSpacing"/>
      </w:pPr>
    </w:p>
    <w:p w14:paraId="4C5356A9" w14:textId="77777777" w:rsidR="000D1E15" w:rsidRPr="00C97769" w:rsidRDefault="000D1E15" w:rsidP="000D1E15">
      <w:pPr>
        <w:pStyle w:val="NoSpacing"/>
        <w:jc w:val="both"/>
        <w:rPr>
          <w:b/>
          <w:sz w:val="24"/>
          <w:szCs w:val="24"/>
        </w:rPr>
      </w:pPr>
      <w:r w:rsidRPr="00C97769">
        <w:rPr>
          <w:b/>
          <w:sz w:val="24"/>
          <w:szCs w:val="24"/>
        </w:rPr>
        <w:t>Incident</w:t>
      </w:r>
      <w:r>
        <w:rPr>
          <w:b/>
          <w:sz w:val="24"/>
          <w:szCs w:val="24"/>
        </w:rPr>
        <w:t>:</w:t>
      </w:r>
    </w:p>
    <w:p w14:paraId="343077F9" w14:textId="77777777" w:rsidR="000D1E15" w:rsidRPr="005B2D09" w:rsidRDefault="000D1E15" w:rsidP="000D1E15">
      <w:pPr>
        <w:pStyle w:val="NoSpacing"/>
      </w:pPr>
      <w:r w:rsidRPr="005B2D09">
        <w:t>An unplanned interruption to an IT service or reduction in the quality of an IT Service.</w:t>
      </w:r>
    </w:p>
    <w:p w14:paraId="4277587C" w14:textId="77777777" w:rsidR="000D1E15" w:rsidRPr="005B2D09" w:rsidRDefault="000D1E15" w:rsidP="000D1E15">
      <w:pPr>
        <w:pStyle w:val="NoSpacing"/>
      </w:pPr>
    </w:p>
    <w:p w14:paraId="778A5C65" w14:textId="77777777" w:rsidR="000D1E15" w:rsidRPr="005B2D09" w:rsidRDefault="000D1E15" w:rsidP="000D1E15">
      <w:pPr>
        <w:pStyle w:val="NoSpacing"/>
        <w:rPr>
          <w:b/>
          <w:sz w:val="24"/>
        </w:rPr>
      </w:pPr>
      <w:r w:rsidRPr="005B2D09">
        <w:rPr>
          <w:b/>
          <w:sz w:val="24"/>
        </w:rPr>
        <w:t>IT Service</w:t>
      </w:r>
      <w:r>
        <w:rPr>
          <w:b/>
          <w:sz w:val="24"/>
        </w:rPr>
        <w:t>:</w:t>
      </w:r>
    </w:p>
    <w:p w14:paraId="1207763F" w14:textId="77777777" w:rsidR="000D1E15" w:rsidRPr="00C22C3F" w:rsidRDefault="000D1E15" w:rsidP="000D1E15">
      <w:pPr>
        <w:pStyle w:val="NoSpacing"/>
        <w:jc w:val="both"/>
      </w:pPr>
      <w:r w:rsidRPr="00C22C3F">
        <w:t>A service provided by an IT service provider</w:t>
      </w:r>
      <w:r>
        <w:t>.  An IT Service is made up of a combination of information technology, people and processes.</w:t>
      </w:r>
    </w:p>
    <w:p w14:paraId="43500390" w14:textId="77777777" w:rsidR="000D1E15" w:rsidRDefault="000D1E15" w:rsidP="000D1E15">
      <w:pPr>
        <w:pStyle w:val="NoSpacing"/>
        <w:jc w:val="both"/>
        <w:rPr>
          <w:b/>
          <w:sz w:val="24"/>
        </w:rPr>
      </w:pPr>
    </w:p>
    <w:p w14:paraId="6FA57963" w14:textId="77777777" w:rsidR="000D1E15" w:rsidRPr="00C97769" w:rsidRDefault="000D1E15" w:rsidP="000D1E15">
      <w:pPr>
        <w:pStyle w:val="NoSpacing"/>
        <w:jc w:val="both"/>
        <w:rPr>
          <w:b/>
          <w:sz w:val="24"/>
        </w:rPr>
      </w:pPr>
      <w:r w:rsidRPr="00C97769">
        <w:rPr>
          <w:b/>
          <w:sz w:val="24"/>
        </w:rPr>
        <w:t>Process</w:t>
      </w:r>
      <w:r>
        <w:rPr>
          <w:b/>
          <w:sz w:val="24"/>
        </w:rPr>
        <w:t>:</w:t>
      </w:r>
    </w:p>
    <w:p w14:paraId="3A2EAF25" w14:textId="77777777" w:rsidR="000D1E15" w:rsidRPr="00C97769" w:rsidRDefault="000D1E15" w:rsidP="000D1E15">
      <w:pPr>
        <w:pStyle w:val="NoSpacing"/>
        <w:jc w:val="both"/>
      </w:pPr>
      <w:r w:rsidRPr="00C97769">
        <w:t xml:space="preserve">A structured set off activities designed to </w:t>
      </w:r>
      <w:r>
        <w:t>accomplish a specific objective.  A process takes one or more defined inputs and turns them into defined outputs.</w:t>
      </w:r>
    </w:p>
    <w:p w14:paraId="2C01F2BD" w14:textId="77777777" w:rsidR="000D1E15" w:rsidRDefault="000D1E15" w:rsidP="000D1E15">
      <w:pPr>
        <w:pStyle w:val="NoSpacing"/>
        <w:jc w:val="both"/>
      </w:pPr>
    </w:p>
    <w:p w14:paraId="61C9FD65" w14:textId="77777777" w:rsidR="000D1E15" w:rsidRDefault="000D1E15" w:rsidP="000D1E15">
      <w:pPr>
        <w:pStyle w:val="NoSpacing"/>
        <w:jc w:val="both"/>
        <w:rPr>
          <w:b/>
          <w:sz w:val="24"/>
        </w:rPr>
      </w:pPr>
      <w:r w:rsidRPr="00C97769">
        <w:rPr>
          <w:b/>
          <w:sz w:val="24"/>
        </w:rPr>
        <w:t>Recovery Time Objective</w:t>
      </w:r>
      <w:r>
        <w:rPr>
          <w:b/>
          <w:sz w:val="24"/>
        </w:rPr>
        <w:t xml:space="preserve"> (RTO):</w:t>
      </w:r>
    </w:p>
    <w:p w14:paraId="1D0B0980" w14:textId="77777777" w:rsidR="000D1E15" w:rsidRPr="00373055" w:rsidRDefault="000D1E15" w:rsidP="000D1E15">
      <w:pPr>
        <w:pStyle w:val="NoSpacing"/>
        <w:jc w:val="both"/>
      </w:pPr>
      <w:r w:rsidRPr="00373055">
        <w:t>The maximum time allowed for the recovery of an IT Service following an interruption. The service level to be provided may be less than normal service level targets.</w:t>
      </w:r>
    </w:p>
    <w:p w14:paraId="4B782600" w14:textId="77777777" w:rsidR="000D1E15" w:rsidRPr="00C97769" w:rsidRDefault="000D1E15" w:rsidP="000D1E15">
      <w:pPr>
        <w:pStyle w:val="NoSpacing"/>
        <w:jc w:val="both"/>
        <w:rPr>
          <w:b/>
          <w:sz w:val="24"/>
        </w:rPr>
      </w:pPr>
    </w:p>
    <w:p w14:paraId="5B56B82C" w14:textId="77777777" w:rsidR="000D1E15" w:rsidRPr="00373055" w:rsidRDefault="000D1E15" w:rsidP="000D1E15">
      <w:pPr>
        <w:pStyle w:val="NoSpacing"/>
        <w:jc w:val="both"/>
        <w:rPr>
          <w:b/>
        </w:rPr>
      </w:pPr>
      <w:r w:rsidRPr="00373055">
        <w:rPr>
          <w:b/>
          <w:sz w:val="24"/>
        </w:rPr>
        <w:t>Recovery Point Objective (RPO)</w:t>
      </w:r>
      <w:r>
        <w:rPr>
          <w:b/>
          <w:sz w:val="24"/>
        </w:rPr>
        <w:t>:</w:t>
      </w:r>
    </w:p>
    <w:p w14:paraId="28E45896" w14:textId="0096B62F" w:rsidR="000D1E15" w:rsidRPr="004E65AB" w:rsidRDefault="000D1E15" w:rsidP="000D1E15">
      <w:pPr>
        <w:pStyle w:val="NoSpacing"/>
        <w:jc w:val="both"/>
      </w:pPr>
      <w:r>
        <w:t xml:space="preserve">The maximum amount of data that may be lost when service is restored after an interruption.  The recovery point objective is expressed as a length of time </w:t>
      </w:r>
      <w:r w:rsidR="004E1EC3">
        <w:t>between the creation/modification of the data and the point of</w:t>
      </w:r>
      <w:r>
        <w:t xml:space="preserve"> the failure.</w:t>
      </w:r>
      <w:r w:rsidR="004E1EC3">
        <w:t xml:space="preserve">  Data is recovered to the state it was in at the recovery point.  Changes after that point are lost.</w:t>
      </w:r>
    </w:p>
    <w:p w14:paraId="5B273BD8" w14:textId="77777777" w:rsidR="000D1E15" w:rsidRDefault="000D1E15" w:rsidP="000D1E15">
      <w:pPr>
        <w:pStyle w:val="NoSpacing"/>
        <w:jc w:val="both"/>
        <w:rPr>
          <w:b/>
          <w:sz w:val="24"/>
        </w:rPr>
      </w:pPr>
    </w:p>
    <w:p w14:paraId="0B2FC702" w14:textId="77777777" w:rsidR="000D1E15" w:rsidRPr="007F3BD1" w:rsidRDefault="000D1E15" w:rsidP="000D1E15">
      <w:pPr>
        <w:pStyle w:val="NoSpacing"/>
        <w:jc w:val="both"/>
        <w:rPr>
          <w:b/>
          <w:sz w:val="24"/>
        </w:rPr>
      </w:pPr>
      <w:r>
        <w:rPr>
          <w:b/>
          <w:sz w:val="24"/>
        </w:rPr>
        <w:t>Request</w:t>
      </w:r>
      <w:r w:rsidRPr="007F3BD1">
        <w:rPr>
          <w:b/>
          <w:sz w:val="24"/>
        </w:rPr>
        <w:t xml:space="preserve"> (</w:t>
      </w:r>
      <w:r>
        <w:rPr>
          <w:b/>
          <w:sz w:val="24"/>
        </w:rPr>
        <w:t>or S</w:t>
      </w:r>
      <w:r w:rsidRPr="007F3BD1">
        <w:rPr>
          <w:b/>
          <w:sz w:val="24"/>
        </w:rPr>
        <w:t>ervice</w:t>
      </w:r>
      <w:r>
        <w:rPr>
          <w:b/>
          <w:sz w:val="24"/>
        </w:rPr>
        <w:t xml:space="preserve"> Request</w:t>
      </w:r>
      <w:r w:rsidRPr="007F3BD1">
        <w:rPr>
          <w:b/>
          <w:sz w:val="24"/>
        </w:rPr>
        <w:t>)</w:t>
      </w:r>
      <w:r>
        <w:rPr>
          <w:b/>
          <w:sz w:val="24"/>
        </w:rPr>
        <w:t>:</w:t>
      </w:r>
    </w:p>
    <w:p w14:paraId="42F23CAB" w14:textId="30D7D7D5" w:rsidR="000D1E15" w:rsidRDefault="000D1E15" w:rsidP="000D1E15">
      <w:pPr>
        <w:pStyle w:val="NoSpacing"/>
        <w:jc w:val="both"/>
      </w:pPr>
      <w:r w:rsidRPr="007F3BD1">
        <w:t>A formal request from a user for something to be provided – for example, a request for information or advice; to res</w:t>
      </w:r>
      <w:r w:rsidR="004E1EC3">
        <w:t>e</w:t>
      </w:r>
      <w:r w:rsidRPr="007F3BD1">
        <w:t>t a password; or to install</w:t>
      </w:r>
      <w:r>
        <w:t xml:space="preserve"> a computer for a new user.  Service Requests are managed by the request fulfilment process, usually in conjunction with the service desk.</w:t>
      </w:r>
    </w:p>
    <w:p w14:paraId="620E34A6" w14:textId="77777777" w:rsidR="000D1E15" w:rsidRPr="004E65AB" w:rsidRDefault="000D1E15" w:rsidP="000D1E15">
      <w:pPr>
        <w:pStyle w:val="NoSpacing"/>
        <w:jc w:val="both"/>
      </w:pPr>
    </w:p>
    <w:p w14:paraId="5606BDEA" w14:textId="77777777" w:rsidR="000D1E15" w:rsidRPr="00E21D92" w:rsidRDefault="000D1E15" w:rsidP="000D1E15">
      <w:pPr>
        <w:pStyle w:val="NoSpacing"/>
        <w:jc w:val="both"/>
        <w:rPr>
          <w:b/>
          <w:sz w:val="24"/>
        </w:rPr>
      </w:pPr>
      <w:r w:rsidRPr="00E21D92">
        <w:rPr>
          <w:b/>
          <w:sz w:val="24"/>
        </w:rPr>
        <w:t>Service</w:t>
      </w:r>
      <w:r>
        <w:rPr>
          <w:b/>
          <w:sz w:val="24"/>
        </w:rPr>
        <w:t>:</w:t>
      </w:r>
    </w:p>
    <w:p w14:paraId="5BB08C47" w14:textId="77777777" w:rsidR="000D1E15" w:rsidRPr="00E21D92" w:rsidRDefault="000D1E15" w:rsidP="000D1E15">
      <w:pPr>
        <w:pStyle w:val="NoSpacing"/>
        <w:jc w:val="both"/>
      </w:pPr>
      <w:r w:rsidRPr="00E21D92">
        <w:t>A means of delivering value to customers by facilitating outcomes customers want to achieve without the ownership of specific costs and risks.</w:t>
      </w:r>
    </w:p>
    <w:p w14:paraId="1F026A91" w14:textId="77777777" w:rsidR="000D1E15" w:rsidRDefault="000D1E15" w:rsidP="000D1E15">
      <w:pPr>
        <w:pStyle w:val="NoSpacing"/>
        <w:jc w:val="both"/>
      </w:pPr>
    </w:p>
    <w:p w14:paraId="3ABF104C" w14:textId="77777777" w:rsidR="000D1E15" w:rsidRPr="00C22C3F" w:rsidRDefault="000D1E15" w:rsidP="000D1E15">
      <w:pPr>
        <w:pStyle w:val="NoSpacing"/>
        <w:jc w:val="both"/>
        <w:rPr>
          <w:b/>
          <w:sz w:val="24"/>
        </w:rPr>
      </w:pPr>
      <w:r w:rsidRPr="00C22C3F">
        <w:rPr>
          <w:b/>
          <w:sz w:val="24"/>
        </w:rPr>
        <w:t>Service Catalogue</w:t>
      </w:r>
      <w:r>
        <w:rPr>
          <w:b/>
          <w:sz w:val="24"/>
        </w:rPr>
        <w:t>:</w:t>
      </w:r>
    </w:p>
    <w:p w14:paraId="4EE1025C" w14:textId="54000CA4" w:rsidR="000D1E15" w:rsidRPr="004E65AB" w:rsidRDefault="000D1E15" w:rsidP="000D1E15">
      <w:pPr>
        <w:pStyle w:val="NoSpacing"/>
        <w:jc w:val="both"/>
        <w:rPr>
          <w:b/>
        </w:rPr>
      </w:pPr>
      <w:r w:rsidRPr="00837B20">
        <w:t>A database or structured document with information about all live IT Services.  The service catalogue is par</w:t>
      </w:r>
      <w:r>
        <w:t xml:space="preserve">t </w:t>
      </w:r>
      <w:r w:rsidRPr="00837B20">
        <w:t xml:space="preserve">of the service portfolio </w:t>
      </w:r>
      <w:r>
        <w:t xml:space="preserve">and </w:t>
      </w:r>
      <w:r w:rsidRPr="00837B20">
        <w:t>contains information about two types of IT s</w:t>
      </w:r>
      <w:r>
        <w:t>ervice: customer-facing services that are visible to the business and supporting services required by the service provider to deliver customer-facing services.</w:t>
      </w:r>
      <w:r w:rsidR="004E1EC3">
        <w:t xml:space="preserve">  </w:t>
      </w:r>
      <w:hyperlink r:id="rId33" w:history="1">
        <w:r w:rsidR="004E1EC3" w:rsidRPr="000A4159">
          <w:rPr>
            <w:rStyle w:val="Hyperlink"/>
          </w:rPr>
          <w:t>http://www.it.ox.ac.uk/services</w:t>
        </w:r>
      </w:hyperlink>
      <w:r w:rsidR="004E1EC3">
        <w:t xml:space="preserve"> </w:t>
      </w:r>
    </w:p>
    <w:p w14:paraId="29245997" w14:textId="77777777" w:rsidR="000D1E15" w:rsidRDefault="000D1E15" w:rsidP="000D1E15">
      <w:pPr>
        <w:pStyle w:val="NoSpacing"/>
        <w:jc w:val="both"/>
      </w:pPr>
    </w:p>
    <w:p w14:paraId="728DCB59" w14:textId="77777777" w:rsidR="000D1E15" w:rsidRPr="00EB60D1" w:rsidRDefault="000D1E15" w:rsidP="000D1E15">
      <w:pPr>
        <w:pStyle w:val="NoSpacing"/>
        <w:jc w:val="both"/>
        <w:rPr>
          <w:b/>
          <w:sz w:val="24"/>
        </w:rPr>
      </w:pPr>
      <w:r w:rsidRPr="00EB60D1">
        <w:rPr>
          <w:b/>
          <w:sz w:val="24"/>
        </w:rPr>
        <w:t>Service Desk</w:t>
      </w:r>
      <w:r>
        <w:rPr>
          <w:b/>
          <w:sz w:val="24"/>
        </w:rPr>
        <w:t>:</w:t>
      </w:r>
    </w:p>
    <w:p w14:paraId="44BEF8D6" w14:textId="77777777" w:rsidR="000D1E15" w:rsidRDefault="000D1E15" w:rsidP="000D1E15">
      <w:pPr>
        <w:pStyle w:val="NoSpacing"/>
        <w:jc w:val="both"/>
      </w:pPr>
      <w:r w:rsidRPr="003C2895">
        <w:t>The single point of contact between the service provider and the users.</w:t>
      </w:r>
    </w:p>
    <w:p w14:paraId="6D5D0BF9" w14:textId="1D99E9E2" w:rsidR="000D1E15" w:rsidRPr="003C2895" w:rsidRDefault="000D1E15" w:rsidP="000D1E15">
      <w:pPr>
        <w:pStyle w:val="NoSpacing"/>
        <w:jc w:val="both"/>
      </w:pPr>
    </w:p>
    <w:p w14:paraId="25A12E51" w14:textId="77777777" w:rsidR="000D1E15" w:rsidRPr="00BF36B1" w:rsidRDefault="000D1E15" w:rsidP="000D1E15">
      <w:pPr>
        <w:pStyle w:val="NoSpacing"/>
        <w:jc w:val="both"/>
        <w:rPr>
          <w:b/>
          <w:sz w:val="24"/>
        </w:rPr>
      </w:pPr>
      <w:r w:rsidRPr="00BF36B1">
        <w:rPr>
          <w:b/>
          <w:sz w:val="24"/>
        </w:rPr>
        <w:t xml:space="preserve">Service Provider:  </w:t>
      </w:r>
    </w:p>
    <w:p w14:paraId="337AB1C4" w14:textId="77777777" w:rsidR="000D1E15" w:rsidRPr="004E65AB" w:rsidRDefault="000D1E15" w:rsidP="000D1E15">
      <w:pPr>
        <w:pStyle w:val="NoSpacing"/>
        <w:jc w:val="both"/>
      </w:pPr>
      <w:r w:rsidRPr="00EB60D1">
        <w:t>An organisation supplying services to one or more</w:t>
      </w:r>
      <w:r>
        <w:t xml:space="preserve"> </w:t>
      </w:r>
      <w:r w:rsidRPr="00EB60D1">
        <w:t>internal customers or external customers.</w:t>
      </w:r>
    </w:p>
    <w:p w14:paraId="05028BF7" w14:textId="77777777" w:rsidR="000D1E15" w:rsidRDefault="000D1E15" w:rsidP="000D1E15">
      <w:pPr>
        <w:pStyle w:val="NoSpacing"/>
        <w:jc w:val="both"/>
        <w:rPr>
          <w:b/>
          <w:sz w:val="24"/>
        </w:rPr>
      </w:pPr>
    </w:p>
    <w:p w14:paraId="4DC03B73" w14:textId="77777777" w:rsidR="000D1E15" w:rsidRPr="003C2895" w:rsidRDefault="000D1E15" w:rsidP="000D1E15">
      <w:pPr>
        <w:pStyle w:val="NoSpacing"/>
        <w:jc w:val="both"/>
        <w:rPr>
          <w:b/>
          <w:sz w:val="24"/>
        </w:rPr>
      </w:pPr>
      <w:r w:rsidRPr="003C2895">
        <w:rPr>
          <w:b/>
          <w:sz w:val="24"/>
        </w:rPr>
        <w:t>Stakeholder</w:t>
      </w:r>
      <w:r>
        <w:rPr>
          <w:b/>
          <w:sz w:val="24"/>
        </w:rPr>
        <w:t>:</w:t>
      </w:r>
    </w:p>
    <w:p w14:paraId="62B597DF" w14:textId="77777777" w:rsidR="000D1E15" w:rsidRPr="003C2895" w:rsidRDefault="000D1E15" w:rsidP="000D1E15">
      <w:pPr>
        <w:pStyle w:val="NoSpacing"/>
        <w:jc w:val="both"/>
      </w:pPr>
      <w:r w:rsidRPr="003C2895">
        <w:t>A person who has an interest in an organisation, project or IT Service.  Stakeholders may be interested in the activities, targets, resources and deliverables.</w:t>
      </w:r>
    </w:p>
    <w:p w14:paraId="6B9031D5" w14:textId="77777777" w:rsidR="000D1E15" w:rsidRDefault="000D1E15" w:rsidP="000D1E15">
      <w:pPr>
        <w:pStyle w:val="NoSpacing"/>
        <w:jc w:val="both"/>
        <w:rPr>
          <w:b/>
        </w:rPr>
      </w:pPr>
    </w:p>
    <w:p w14:paraId="15D4A0D5" w14:textId="77777777" w:rsidR="000D1E15" w:rsidRPr="00C4790B" w:rsidRDefault="000D1E15" w:rsidP="000D1E15">
      <w:pPr>
        <w:pStyle w:val="NoSpacing"/>
        <w:jc w:val="both"/>
        <w:rPr>
          <w:b/>
          <w:sz w:val="24"/>
        </w:rPr>
      </w:pPr>
      <w:r w:rsidRPr="00C4790B">
        <w:rPr>
          <w:b/>
          <w:sz w:val="24"/>
        </w:rPr>
        <w:lastRenderedPageBreak/>
        <w:t>Superuser</w:t>
      </w:r>
      <w:r>
        <w:rPr>
          <w:b/>
          <w:sz w:val="24"/>
        </w:rPr>
        <w:t>:</w:t>
      </w:r>
    </w:p>
    <w:p w14:paraId="192AC6F3" w14:textId="77777777" w:rsidR="000D1E15" w:rsidRPr="005F08DA" w:rsidRDefault="000D1E15" w:rsidP="000D1E15">
      <w:pPr>
        <w:pStyle w:val="NoSpacing"/>
        <w:jc w:val="both"/>
      </w:pPr>
      <w:r w:rsidRPr="00C4790B">
        <w:t>A user who is an expert in the business processes supported by an IT service and will provide support for minor incidents and training.</w:t>
      </w:r>
    </w:p>
    <w:p w14:paraId="00F3366A" w14:textId="77777777" w:rsidR="004E1EC3" w:rsidRDefault="004E1EC3" w:rsidP="004E1EC3">
      <w:pPr>
        <w:pStyle w:val="NoSpacing"/>
        <w:jc w:val="both"/>
      </w:pPr>
    </w:p>
    <w:p w14:paraId="0A6F7987" w14:textId="6589708A" w:rsidR="004E1EC3" w:rsidRPr="004E1EC3" w:rsidRDefault="004E1EC3" w:rsidP="004E1EC3">
      <w:pPr>
        <w:pStyle w:val="NoSpacing"/>
        <w:jc w:val="both"/>
        <w:rPr>
          <w:b/>
          <w:sz w:val="24"/>
          <w:szCs w:val="24"/>
        </w:rPr>
      </w:pPr>
      <w:r w:rsidRPr="004E1EC3">
        <w:rPr>
          <w:b/>
          <w:sz w:val="24"/>
          <w:szCs w:val="24"/>
        </w:rPr>
        <w:t>User:</w:t>
      </w:r>
    </w:p>
    <w:p w14:paraId="0D7B1F3C" w14:textId="1C82EB4B" w:rsidR="004E1EC3" w:rsidRDefault="004E1EC3" w:rsidP="000D1E15">
      <w:r>
        <w:t>Someone who uses the service.</w:t>
      </w:r>
    </w:p>
    <w:p w14:paraId="3B2EB8AC" w14:textId="77777777" w:rsidR="004E1EC3" w:rsidRDefault="004E1EC3" w:rsidP="004E1EC3">
      <w:pPr>
        <w:pStyle w:val="NoSpacing"/>
        <w:jc w:val="both"/>
      </w:pPr>
    </w:p>
    <w:sectPr w:rsidR="004E1EC3">
      <w:headerReference w:type="default" r:id="rId34"/>
      <w:footerReference w:type="default" r:id="rId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3" w:author="Author" w:initials="A">
    <w:p w14:paraId="083F727D" w14:textId="503FE2A0" w:rsidR="00C314D8" w:rsidRDefault="00C314D8">
      <w:pPr>
        <w:pStyle w:val="CommentText"/>
      </w:pPr>
      <w:r>
        <w:rPr>
          <w:rStyle w:val="CommentReference"/>
        </w:rPr>
        <w:annotationRef/>
      </w:r>
      <w:r>
        <w:t>Note ‘near misses’ are not currently captured in IRIS. This will be implemented in a future phase.</w:t>
      </w:r>
    </w:p>
    <w:p w14:paraId="3DE5E4D3" w14:textId="2D70B53F" w:rsidR="00C314D8" w:rsidRDefault="00C314D8">
      <w:pPr>
        <w:pStyle w:val="CommentText"/>
      </w:pPr>
    </w:p>
    <w:p w14:paraId="57E60EB9" w14:textId="777F2C83" w:rsidR="00C314D8" w:rsidRDefault="00C314D8">
      <w:pPr>
        <w:pStyle w:val="CommentText"/>
      </w:pPr>
      <w:r w:rsidRPr="008352E8">
        <w:rPr>
          <w:highlight w:val="green"/>
        </w:rPr>
        <w:t>16/04 – SH –updated as such (removed mention of “near misses”)</w:t>
      </w:r>
    </w:p>
  </w:comment>
  <w:comment w:id="35" w:author="Author" w:initials="A">
    <w:p w14:paraId="7A9363AF" w14:textId="3FC3A901" w:rsidR="00C314D8" w:rsidRDefault="00C314D8">
      <w:pPr>
        <w:pStyle w:val="CommentText"/>
      </w:pPr>
      <w:r>
        <w:rPr>
          <w:rStyle w:val="CommentReference"/>
        </w:rPr>
        <w:annotationRef/>
      </w:r>
      <w:r>
        <w:t>Not correct, no changes were made with respect to policy.</w:t>
      </w:r>
    </w:p>
    <w:p w14:paraId="50377011" w14:textId="3FAB0837" w:rsidR="00C314D8" w:rsidRDefault="00C314D8">
      <w:pPr>
        <w:pStyle w:val="CommentText"/>
      </w:pPr>
    </w:p>
    <w:p w14:paraId="1F67049E" w14:textId="1C007773" w:rsidR="00C314D8" w:rsidRDefault="00C314D8">
      <w:pPr>
        <w:pStyle w:val="CommentText"/>
      </w:pPr>
      <w:r>
        <w:t>16/04 – SH – updated accordingly</w:t>
      </w:r>
    </w:p>
    <w:p w14:paraId="58F32BD3" w14:textId="3BCB50FE" w:rsidR="00C314D8" w:rsidRDefault="00C314D8">
      <w:pPr>
        <w:pStyle w:val="CommentText"/>
      </w:pPr>
    </w:p>
    <w:p w14:paraId="01EEECDB" w14:textId="18ADC3DA" w:rsidR="00C314D8" w:rsidRDefault="00C314D8">
      <w:pPr>
        <w:pStyle w:val="CommentText"/>
      </w:pPr>
      <w:r w:rsidRPr="008352E8">
        <w:rPr>
          <w:highlight w:val="green"/>
        </w:rPr>
        <w:t>20/04 – Chris</w:t>
      </w:r>
      <w:r>
        <w:rPr>
          <w:highlight w:val="green"/>
        </w:rPr>
        <w:t xml:space="preserve"> update</w:t>
      </w:r>
      <w:r w:rsidRPr="008352E8">
        <w:rPr>
          <w:highlight w:val="green"/>
        </w:rPr>
        <w:t xml:space="preserve"> </w:t>
      </w:r>
      <w:proofErr w:type="gramStart"/>
      <w:r w:rsidRPr="008352E8">
        <w:rPr>
          <w:highlight w:val="green"/>
        </w:rPr>
        <w:t>-  there</w:t>
      </w:r>
      <w:proofErr w:type="gramEnd"/>
      <w:r w:rsidRPr="008352E8">
        <w:rPr>
          <w:highlight w:val="green"/>
        </w:rPr>
        <w:t xml:space="preserve"> is </w:t>
      </w:r>
      <w:proofErr w:type="spellStart"/>
      <w:r>
        <w:rPr>
          <w:highlight w:val="green"/>
        </w:rPr>
        <w:t>infact</w:t>
      </w:r>
      <w:proofErr w:type="spellEnd"/>
      <w:r>
        <w:rPr>
          <w:highlight w:val="green"/>
        </w:rPr>
        <w:t xml:space="preserve"> </w:t>
      </w:r>
      <w:r w:rsidRPr="008352E8">
        <w:rPr>
          <w:highlight w:val="green"/>
        </w:rPr>
        <w:t>an updated policy in place that references the system.</w:t>
      </w:r>
    </w:p>
  </w:comment>
  <w:comment w:id="42" w:author="Author" w:initials="A">
    <w:p w14:paraId="153A1A1C" w14:textId="61D06EDB" w:rsidR="00C314D8" w:rsidRDefault="00C314D8">
      <w:pPr>
        <w:pStyle w:val="CommentText"/>
      </w:pPr>
      <w:r>
        <w:rPr>
          <w:rStyle w:val="CommentReference"/>
        </w:rPr>
        <w:annotationRef/>
      </w:r>
      <w:r>
        <w:t>Can we not link to their website so the content stays current?</w:t>
      </w:r>
    </w:p>
    <w:p w14:paraId="1439C55E" w14:textId="1A70F1D4" w:rsidR="00C314D8" w:rsidRDefault="00C314D8">
      <w:pPr>
        <w:pStyle w:val="CommentText"/>
      </w:pPr>
    </w:p>
    <w:p w14:paraId="79FA19B8" w14:textId="7E96509A" w:rsidR="00C314D8" w:rsidRDefault="00C314D8">
      <w:pPr>
        <w:pStyle w:val="CommentText"/>
      </w:pPr>
      <w:r w:rsidRPr="003B4B64">
        <w:t xml:space="preserve">16/04 – SH – requested Chris to verify the </w:t>
      </w:r>
      <w:proofErr w:type="spellStart"/>
      <w:r w:rsidRPr="003B4B64">
        <w:t>url</w:t>
      </w:r>
      <w:proofErr w:type="spellEnd"/>
      <w:r w:rsidRPr="003B4B64">
        <w:t xml:space="preserve"> with </w:t>
      </w:r>
      <w:proofErr w:type="spellStart"/>
      <w:r w:rsidRPr="003B4B64">
        <w:t>Alucmus</w:t>
      </w:r>
      <w:proofErr w:type="spellEnd"/>
      <w:r w:rsidRPr="003B4B64">
        <w:t xml:space="preserve"> site </w:t>
      </w:r>
      <w:proofErr w:type="gramStart"/>
      <w:r w:rsidRPr="003B4B64">
        <w:t>-  if</w:t>
      </w:r>
      <w:proofErr w:type="gramEnd"/>
      <w:r w:rsidRPr="003B4B64">
        <w:t xml:space="preserve"> available or accessible for clients.</w:t>
      </w:r>
    </w:p>
    <w:p w14:paraId="679F269E" w14:textId="47EA70AC" w:rsidR="00C314D8" w:rsidRDefault="00C314D8">
      <w:pPr>
        <w:pStyle w:val="CommentText"/>
      </w:pPr>
    </w:p>
    <w:p w14:paraId="07F14CE2" w14:textId="063FC9A3" w:rsidR="00C314D8" w:rsidRDefault="00C314D8">
      <w:pPr>
        <w:pStyle w:val="CommentText"/>
      </w:pPr>
      <w:r w:rsidRPr="008D1B0A">
        <w:rPr>
          <w:highlight w:val="yellow"/>
        </w:rPr>
        <w:t xml:space="preserve">20/04 – Chris verified and such information is not available on the </w:t>
      </w:r>
      <w:proofErr w:type="spellStart"/>
      <w:r w:rsidRPr="008D1B0A">
        <w:rPr>
          <w:highlight w:val="yellow"/>
        </w:rPr>
        <w:t>Alcumus</w:t>
      </w:r>
      <w:proofErr w:type="spellEnd"/>
      <w:r w:rsidRPr="008D1B0A">
        <w:rPr>
          <w:highlight w:val="yellow"/>
        </w:rPr>
        <w:t xml:space="preserve"> web site. Hence left the statement in as-is</w:t>
      </w:r>
    </w:p>
  </w:comment>
  <w:comment w:id="58" w:author="Author" w:initials="A">
    <w:p w14:paraId="36F10EBA" w14:textId="2113EE0B" w:rsidR="00C314D8" w:rsidRDefault="00C314D8">
      <w:pPr>
        <w:pStyle w:val="CommentText"/>
      </w:pPr>
      <w:r>
        <w:rPr>
          <w:rStyle w:val="CommentReference"/>
        </w:rPr>
        <w:annotationRef/>
      </w:r>
      <w:r>
        <w:t>What is the correct name for the role/permissions in IRIS that’s needed? I think it would be more helpful to be specific rather than ‘backend access’.</w:t>
      </w:r>
    </w:p>
    <w:p w14:paraId="149FE069" w14:textId="27C89194" w:rsidR="00C314D8" w:rsidRDefault="00C314D8">
      <w:pPr>
        <w:pStyle w:val="CommentText"/>
      </w:pPr>
    </w:p>
    <w:p w14:paraId="5485B162" w14:textId="4ABBFC99" w:rsidR="00C314D8" w:rsidRDefault="00C314D8">
      <w:pPr>
        <w:pStyle w:val="CommentText"/>
      </w:pPr>
      <w:r w:rsidRPr="00FA4D93">
        <w:rPr>
          <w:highlight w:val="green"/>
        </w:rPr>
        <w:t>21/04 – updated Appendix C with the roles in IRIS and referenced here.</w:t>
      </w:r>
    </w:p>
  </w:comment>
  <w:comment w:id="62" w:author="Author" w:initials="A">
    <w:p w14:paraId="79CBF781" w14:textId="6A051690" w:rsidR="00C314D8" w:rsidRDefault="00C314D8">
      <w:pPr>
        <w:pStyle w:val="CommentText"/>
      </w:pPr>
      <w:r>
        <w:rPr>
          <w:rStyle w:val="CommentReference"/>
        </w:rPr>
        <w:annotationRef/>
      </w:r>
      <w:r>
        <w:t xml:space="preserve">We shouldn’t be doing this - it’s poor practice. We wouldn’t do this for users of </w:t>
      </w:r>
      <w:proofErr w:type="spellStart"/>
      <w:r>
        <w:t>CoreHR</w:t>
      </w:r>
      <w:proofErr w:type="spellEnd"/>
      <w:r>
        <w:t xml:space="preserve"> (or at least only very exceptionally)</w:t>
      </w:r>
    </w:p>
    <w:p w14:paraId="603F7717" w14:textId="1A7E9FF8" w:rsidR="00C314D8" w:rsidRDefault="00C314D8">
      <w:pPr>
        <w:pStyle w:val="CommentText"/>
      </w:pPr>
    </w:p>
    <w:p w14:paraId="06CBA1B2" w14:textId="7FB3D819" w:rsidR="00C314D8" w:rsidRDefault="00C314D8">
      <w:pPr>
        <w:pStyle w:val="CommentText"/>
      </w:pPr>
      <w:r w:rsidRPr="00F86C66">
        <w:rPr>
          <w:highlight w:val="green"/>
        </w:rPr>
        <w:t xml:space="preserve">20/04 – SH – verified with Chris. Removed text pertaining to retrospective logging of incidents as a process. Though Chris confirmed </w:t>
      </w:r>
      <w:proofErr w:type="spellStart"/>
      <w:r w:rsidRPr="00F86C66">
        <w:rPr>
          <w:highlight w:val="green"/>
        </w:rPr>
        <w:t>ths</w:t>
      </w:r>
      <w:proofErr w:type="spellEnd"/>
      <w:r w:rsidRPr="00F86C66">
        <w:rPr>
          <w:highlight w:val="green"/>
        </w:rPr>
        <w:t xml:space="preserve"> does happen occasionally and users are advised to use the self-service requests in first instance.</w:t>
      </w:r>
    </w:p>
  </w:comment>
  <w:comment w:id="63" w:author="Author" w:initials="A">
    <w:p w14:paraId="7AA5EF82" w14:textId="4DAFF29A" w:rsidR="00C314D8" w:rsidRDefault="00C314D8">
      <w:pPr>
        <w:pStyle w:val="CommentText"/>
      </w:pPr>
      <w:r>
        <w:rPr>
          <w:rStyle w:val="CommentReference"/>
        </w:rPr>
        <w:annotationRef/>
      </w:r>
      <w:r>
        <w:t>I don’t think we would ever really have Critical issues with this system. It would be urgent at the very most. Can we record n/a here?</w:t>
      </w:r>
    </w:p>
    <w:p w14:paraId="71FACE57" w14:textId="43F8A69B" w:rsidR="00C314D8" w:rsidRDefault="00C314D8">
      <w:pPr>
        <w:pStyle w:val="CommentText"/>
      </w:pPr>
    </w:p>
    <w:p w14:paraId="4BE49470" w14:textId="7F5D8479" w:rsidR="00C314D8" w:rsidRPr="00F86C66" w:rsidRDefault="00C314D8">
      <w:pPr>
        <w:pStyle w:val="CommentText"/>
      </w:pPr>
      <w:r w:rsidRPr="00F86C66">
        <w:t>16/04 – SH – This table is not specific to IRIS. P1-4 will only be set by Service Desk team</w:t>
      </w:r>
    </w:p>
    <w:p w14:paraId="33D02172" w14:textId="429AA806" w:rsidR="00C314D8" w:rsidRDefault="00C314D8">
      <w:pPr>
        <w:pStyle w:val="CommentText"/>
        <w:rPr>
          <w:highlight w:val="yellow"/>
        </w:rPr>
      </w:pPr>
      <w:r w:rsidRPr="00F86C66">
        <w:t xml:space="preserve">Defaults is P5 (via email).  Incident via Tel or on evaluation by SD team can the higher priority be set.  </w:t>
      </w:r>
    </w:p>
    <w:p w14:paraId="3884B44E" w14:textId="28B34299" w:rsidR="00C314D8" w:rsidRPr="00663222" w:rsidRDefault="00C314D8">
      <w:pPr>
        <w:pStyle w:val="CommentText"/>
        <w:rPr>
          <w:highlight w:val="yellow"/>
        </w:rPr>
      </w:pPr>
    </w:p>
    <w:p w14:paraId="000EA75A" w14:textId="63CFF758" w:rsidR="00C314D8" w:rsidRDefault="00C314D8">
      <w:pPr>
        <w:pStyle w:val="CommentText"/>
      </w:pPr>
      <w:r>
        <w:rPr>
          <w:highlight w:val="green"/>
        </w:rPr>
        <w:t xml:space="preserve">20/04 - On review with Chris, it is better we leave the full table is as-is. If the </w:t>
      </w:r>
      <w:r w:rsidR="00AB341F">
        <w:rPr>
          <w:highlight w:val="green"/>
        </w:rPr>
        <w:t xml:space="preserve">IRIS </w:t>
      </w:r>
      <w:r>
        <w:rPr>
          <w:highlight w:val="green"/>
        </w:rPr>
        <w:t xml:space="preserve">system is down a </w:t>
      </w:r>
      <w:r w:rsidRPr="00A82189">
        <w:rPr>
          <w:highlight w:val="green"/>
        </w:rPr>
        <w:t xml:space="preserve">P1 will </w:t>
      </w:r>
      <w:proofErr w:type="gramStart"/>
      <w:r w:rsidRPr="00A82189">
        <w:rPr>
          <w:highlight w:val="green"/>
        </w:rPr>
        <w:t xml:space="preserve">apply </w:t>
      </w:r>
      <w:r>
        <w:rPr>
          <w:highlight w:val="green"/>
        </w:rPr>
        <w:t xml:space="preserve"> -</w:t>
      </w:r>
      <w:proofErr w:type="gramEnd"/>
      <w:r>
        <w:rPr>
          <w:highlight w:val="green"/>
        </w:rPr>
        <w:t xml:space="preserve"> </w:t>
      </w:r>
      <w:r w:rsidR="00AB341F">
        <w:rPr>
          <w:highlight w:val="green"/>
        </w:rPr>
        <w:t>(</w:t>
      </w:r>
      <w:r>
        <w:rPr>
          <w:highlight w:val="green"/>
        </w:rPr>
        <w:t xml:space="preserve">as did </w:t>
      </w:r>
      <w:r w:rsidR="00AB341F">
        <w:rPr>
          <w:highlight w:val="green"/>
        </w:rPr>
        <w:t xml:space="preserve">on </w:t>
      </w:r>
      <w:r>
        <w:rPr>
          <w:highlight w:val="green"/>
        </w:rPr>
        <w:t>16/04/21</w:t>
      </w:r>
      <w:r>
        <w:t xml:space="preserve">). Though arguably it is not a University Critical Service. </w:t>
      </w:r>
      <w:r w:rsidRPr="00F86C66">
        <w:rPr>
          <w:highlight w:val="green"/>
        </w:rPr>
        <w:t>P1/P2 if applicable, would need to be raised with SaaS provider by Service Owner/Service Manager.</w:t>
      </w:r>
      <w:r>
        <w:t xml:space="preserve"> </w:t>
      </w:r>
    </w:p>
  </w:comment>
  <w:comment w:id="71" w:author="Author" w:initials="A">
    <w:p w14:paraId="3D91E9D8" w14:textId="05AC6B79" w:rsidR="00C314D8" w:rsidRDefault="00C314D8">
      <w:pPr>
        <w:pStyle w:val="CommentText"/>
      </w:pPr>
      <w:r>
        <w:rPr>
          <w:rStyle w:val="CommentReference"/>
        </w:rPr>
        <w:annotationRef/>
      </w:r>
      <w:r>
        <w:t>It’s always helpful to see aged incidents – how many are &gt; 3 weeks, &gt; 6 weeks etc. I think for this system we also want to see where the incidents are arising from i.e. by area, dept or division so we can tailor support &amp; training appropriately.</w:t>
      </w:r>
    </w:p>
    <w:p w14:paraId="42A3B0EA" w14:textId="4499F524" w:rsidR="00C314D8" w:rsidRDefault="00C314D8">
      <w:pPr>
        <w:pStyle w:val="CommentText"/>
      </w:pPr>
    </w:p>
    <w:p w14:paraId="13A4EF43" w14:textId="4BC29110" w:rsidR="00C314D8" w:rsidRDefault="00C314D8">
      <w:pPr>
        <w:pStyle w:val="CommentText"/>
      </w:pPr>
      <w:r w:rsidRPr="008352E8">
        <w:t xml:space="preserve">16/04 – SH – This is as per the standard SMO Service </w:t>
      </w:r>
      <w:proofErr w:type="spellStart"/>
      <w:r w:rsidRPr="008352E8">
        <w:t>performamce</w:t>
      </w:r>
      <w:proofErr w:type="spellEnd"/>
      <w:r w:rsidRPr="008352E8">
        <w:t xml:space="preserve"> reports, based on OSM data. </w:t>
      </w:r>
    </w:p>
    <w:p w14:paraId="0243FFB0" w14:textId="77777777" w:rsidR="00C314D8" w:rsidRPr="008352E8" w:rsidRDefault="00C314D8">
      <w:pPr>
        <w:pStyle w:val="CommentText"/>
      </w:pPr>
    </w:p>
    <w:p w14:paraId="615E4F47" w14:textId="0B2F269F" w:rsidR="00C314D8" w:rsidRPr="008352E8" w:rsidRDefault="00C314D8">
      <w:pPr>
        <w:pStyle w:val="CommentText"/>
        <w:rPr>
          <w:highlight w:val="green"/>
        </w:rPr>
      </w:pPr>
      <w:r w:rsidRPr="008352E8">
        <w:rPr>
          <w:highlight w:val="green"/>
        </w:rPr>
        <w:t>20/04 – on review with Chris. Any additional information</w:t>
      </w:r>
      <w:r>
        <w:rPr>
          <w:highlight w:val="green"/>
        </w:rPr>
        <w:t xml:space="preserve"> </w:t>
      </w:r>
      <w:proofErr w:type="gramStart"/>
      <w:r>
        <w:rPr>
          <w:highlight w:val="green"/>
        </w:rPr>
        <w:t>to</w:t>
      </w:r>
      <w:r w:rsidRPr="008352E8">
        <w:rPr>
          <w:highlight w:val="green"/>
        </w:rPr>
        <w:t xml:space="preserve">  be</w:t>
      </w:r>
      <w:proofErr w:type="gramEnd"/>
      <w:r w:rsidRPr="008352E8">
        <w:rPr>
          <w:highlight w:val="green"/>
        </w:rPr>
        <w:t xml:space="preserve"> an addendum by the Service Delivery Manager. As required for the Business, SDM </w:t>
      </w:r>
      <w:r>
        <w:rPr>
          <w:highlight w:val="green"/>
        </w:rPr>
        <w:t>can</w:t>
      </w:r>
      <w:r w:rsidRPr="008352E8">
        <w:rPr>
          <w:highlight w:val="green"/>
        </w:rPr>
        <w:t xml:space="preserve"> generate a more comprehensive report incorporating the SMO default report.</w:t>
      </w:r>
    </w:p>
    <w:p w14:paraId="1D84686C" w14:textId="6C38BC96" w:rsidR="00C314D8" w:rsidRPr="008352E8" w:rsidRDefault="00C314D8">
      <w:pPr>
        <w:pStyle w:val="CommentText"/>
        <w:rPr>
          <w:highlight w:val="green"/>
        </w:rPr>
      </w:pPr>
    </w:p>
    <w:p w14:paraId="57A7A8CC" w14:textId="33F01FA9" w:rsidR="00C314D8" w:rsidRDefault="00C314D8">
      <w:pPr>
        <w:pStyle w:val="CommentText"/>
      </w:pPr>
      <w:r w:rsidRPr="008352E8">
        <w:rPr>
          <w:highlight w:val="green"/>
        </w:rPr>
        <w:t xml:space="preserve">There are sections in the SMO report </w:t>
      </w:r>
      <w:proofErr w:type="spellStart"/>
      <w:r w:rsidRPr="008352E8">
        <w:rPr>
          <w:highlight w:val="green"/>
        </w:rPr>
        <w:t>requring</w:t>
      </w:r>
      <w:proofErr w:type="spellEnd"/>
      <w:r w:rsidRPr="008352E8">
        <w:rPr>
          <w:highlight w:val="green"/>
        </w:rPr>
        <w:t xml:space="preserve"> input from SDM. @Chris please discuss with Andrew Dixon if SM</w:t>
      </w:r>
      <w:r>
        <w:rPr>
          <w:highlight w:val="green"/>
        </w:rPr>
        <w:t>O</w:t>
      </w:r>
      <w:r w:rsidRPr="008352E8">
        <w:rPr>
          <w:highlight w:val="green"/>
        </w:rPr>
        <w:t xml:space="preserve"> Can help in any way.</w:t>
      </w:r>
    </w:p>
  </w:comment>
  <w:comment w:id="79" w:author="Author" w:initials="A">
    <w:p w14:paraId="1B0D4FA3" w14:textId="77777777" w:rsidR="00C314D8" w:rsidRDefault="00C314D8">
      <w:pPr>
        <w:pStyle w:val="CommentText"/>
      </w:pPr>
      <w:r>
        <w:rPr>
          <w:rStyle w:val="CommentReference"/>
        </w:rPr>
        <w:annotationRef/>
      </w:r>
      <w:r>
        <w:t>Not sure Chris is familiar with this? I’ve not been asked to approve any changes – changes to production system should come to Brian and/or me.</w:t>
      </w:r>
    </w:p>
    <w:p w14:paraId="6F32EB08" w14:textId="77777777" w:rsidR="00C314D8" w:rsidRDefault="00C314D8">
      <w:pPr>
        <w:pStyle w:val="CommentText"/>
      </w:pPr>
    </w:p>
    <w:p w14:paraId="0C647352" w14:textId="77777777" w:rsidR="00C314D8" w:rsidRDefault="00C314D8">
      <w:pPr>
        <w:pStyle w:val="CommentText"/>
      </w:pPr>
      <w:r w:rsidRPr="008352E8">
        <w:t>16/04 – SH to review/recap the change process with Chris.</w:t>
      </w:r>
    </w:p>
    <w:p w14:paraId="60358803" w14:textId="77777777" w:rsidR="00C314D8" w:rsidRDefault="00C314D8">
      <w:pPr>
        <w:pStyle w:val="CommentText"/>
      </w:pPr>
    </w:p>
    <w:p w14:paraId="641E09C1" w14:textId="77777777" w:rsidR="00C314D8" w:rsidRPr="008352E8" w:rsidRDefault="00C314D8">
      <w:pPr>
        <w:pStyle w:val="CommentText"/>
        <w:rPr>
          <w:highlight w:val="green"/>
        </w:rPr>
      </w:pPr>
      <w:r w:rsidRPr="008352E8">
        <w:rPr>
          <w:highlight w:val="green"/>
        </w:rPr>
        <w:t xml:space="preserve">21/04 – SH – recapped the process with Chris. OSM process should be used to get approvals for changes. </w:t>
      </w:r>
    </w:p>
    <w:p w14:paraId="517DD353" w14:textId="77777777" w:rsidR="00C314D8" w:rsidRPr="008352E8" w:rsidRDefault="00C314D8">
      <w:pPr>
        <w:pStyle w:val="CommentText"/>
        <w:rPr>
          <w:highlight w:val="green"/>
        </w:rPr>
      </w:pPr>
      <w:r w:rsidRPr="008352E8">
        <w:rPr>
          <w:highlight w:val="green"/>
        </w:rPr>
        <w:t>The Process is clear but has not started using the OSM Change management module. Requires mandatory training to be completed.</w:t>
      </w:r>
    </w:p>
    <w:p w14:paraId="26A9D0DB" w14:textId="37F5F14B" w:rsidR="00C314D8" w:rsidRDefault="00C314D8">
      <w:pPr>
        <w:pStyle w:val="CommentText"/>
      </w:pPr>
      <w:r w:rsidRPr="008352E8">
        <w:rPr>
          <w:highlight w:val="green"/>
        </w:rPr>
        <w:t>Added Service Owner an as approver for minor Changes.</w:t>
      </w:r>
    </w:p>
  </w:comment>
  <w:comment w:id="151" w:author="Author" w:initials="A">
    <w:p w14:paraId="3BC378B1" w14:textId="5E0DF758" w:rsidR="00C314D8" w:rsidRDefault="00C314D8">
      <w:pPr>
        <w:pStyle w:val="CommentText"/>
      </w:pPr>
      <w:r>
        <w:rPr>
          <w:rStyle w:val="CommentReference"/>
        </w:rPr>
        <w:annotationRef/>
      </w:r>
      <w:r w:rsidRPr="009947DA">
        <w:rPr>
          <w:highlight w:val="green"/>
        </w:rPr>
        <w:t>Moved statement to here from paragraph below and removed “near misses”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E60EB9" w15:done="0"/>
  <w15:commentEx w15:paraId="01EEECDB" w15:done="0"/>
  <w15:commentEx w15:paraId="07F14CE2" w15:done="0"/>
  <w15:commentEx w15:paraId="5485B162" w15:done="0"/>
  <w15:commentEx w15:paraId="06CBA1B2" w15:done="0"/>
  <w15:commentEx w15:paraId="000EA75A" w15:done="0"/>
  <w15:commentEx w15:paraId="57A7A8CC" w15:done="0"/>
  <w15:commentEx w15:paraId="26A9D0DB" w15:done="0"/>
  <w15:commentEx w15:paraId="3BC378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E60EB9" w16cid:durableId="277B7E8D"/>
  <w16cid:commentId w16cid:paraId="01EEECDB" w16cid:durableId="277B7E8E"/>
  <w16cid:commentId w16cid:paraId="07F14CE2" w16cid:durableId="277B7E8F"/>
  <w16cid:commentId w16cid:paraId="5485B162" w16cid:durableId="277B7E90"/>
  <w16cid:commentId w16cid:paraId="06CBA1B2" w16cid:durableId="277B7E91"/>
  <w16cid:commentId w16cid:paraId="000EA75A" w16cid:durableId="277B7E92"/>
  <w16cid:commentId w16cid:paraId="57A7A8CC" w16cid:durableId="277B7E93"/>
  <w16cid:commentId w16cid:paraId="26A9D0DB" w16cid:durableId="277B7E94"/>
  <w16cid:commentId w16cid:paraId="3BC378B1" w16cid:durableId="277B7E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2574B9" w14:textId="77777777" w:rsidR="00C314D8" w:rsidRDefault="00C314D8" w:rsidP="00ED7183">
      <w:pPr>
        <w:spacing w:line="240" w:lineRule="auto"/>
      </w:pPr>
      <w:r>
        <w:separator/>
      </w:r>
    </w:p>
  </w:endnote>
  <w:endnote w:type="continuationSeparator" w:id="0">
    <w:p w14:paraId="45ECB896" w14:textId="77777777" w:rsidR="00C314D8" w:rsidRDefault="00C314D8" w:rsidP="00ED7183">
      <w:pPr>
        <w:spacing w:line="240" w:lineRule="auto"/>
      </w:pPr>
      <w:r>
        <w:continuationSeparator/>
      </w:r>
    </w:p>
  </w:endnote>
  <w:endnote w:type="continuationNotice" w:id="1">
    <w:p w14:paraId="29467D1A" w14:textId="77777777" w:rsidR="00C314D8" w:rsidRDefault="00C314D8" w:rsidP="008D4C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6D146" w14:textId="6A88E655" w:rsidR="00C314D8" w:rsidRPr="00ED7183" w:rsidRDefault="00C314D8" w:rsidP="00ED7183">
    <w:pPr>
      <w:pStyle w:val="Footer"/>
      <w:tabs>
        <w:tab w:val="right" w:pos="9979"/>
      </w:tabs>
      <w:rPr>
        <w:sz w:val="16"/>
        <w:szCs w:val="16"/>
      </w:rPr>
    </w:pPr>
    <w:r>
      <w:rPr>
        <w:sz w:val="16"/>
        <w:szCs w:val="16"/>
      </w:rPr>
      <w:t>Service Level Description</w:t>
    </w:r>
    <w:r w:rsidRPr="00ED7183">
      <w:rPr>
        <w:sz w:val="16"/>
        <w:szCs w:val="16"/>
      </w:rPr>
      <w:tab/>
    </w:r>
    <w:r w:rsidRPr="00ED7183">
      <w:rPr>
        <w:sz w:val="16"/>
        <w:szCs w:val="16"/>
      </w:rPr>
      <w:tab/>
      <w:t xml:space="preserve">Page </w:t>
    </w:r>
    <w:r w:rsidRPr="00ED7183">
      <w:rPr>
        <w:sz w:val="16"/>
        <w:szCs w:val="16"/>
      </w:rPr>
      <w:fldChar w:fldCharType="begin"/>
    </w:r>
    <w:r w:rsidRPr="00ED7183">
      <w:rPr>
        <w:sz w:val="16"/>
        <w:szCs w:val="16"/>
      </w:rPr>
      <w:instrText xml:space="preserve"> PAGE   \* MERGEFORMAT </w:instrText>
    </w:r>
    <w:r w:rsidRPr="00ED7183">
      <w:rPr>
        <w:sz w:val="16"/>
        <w:szCs w:val="16"/>
      </w:rPr>
      <w:fldChar w:fldCharType="separate"/>
    </w:r>
    <w:r w:rsidR="00FB5EF8">
      <w:rPr>
        <w:noProof/>
        <w:sz w:val="16"/>
        <w:szCs w:val="16"/>
      </w:rPr>
      <w:t>19</w:t>
    </w:r>
    <w:r w:rsidRPr="00ED718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329E2E" w14:textId="77777777" w:rsidR="00C314D8" w:rsidRDefault="00C314D8" w:rsidP="00ED7183">
      <w:pPr>
        <w:spacing w:line="240" w:lineRule="auto"/>
      </w:pPr>
      <w:r>
        <w:separator/>
      </w:r>
    </w:p>
  </w:footnote>
  <w:footnote w:type="continuationSeparator" w:id="0">
    <w:p w14:paraId="04844B4C" w14:textId="77777777" w:rsidR="00C314D8" w:rsidRDefault="00C314D8" w:rsidP="00ED7183">
      <w:pPr>
        <w:spacing w:line="240" w:lineRule="auto"/>
      </w:pPr>
      <w:r>
        <w:continuationSeparator/>
      </w:r>
    </w:p>
  </w:footnote>
  <w:footnote w:type="continuationNotice" w:id="1">
    <w:p w14:paraId="30677376" w14:textId="77777777" w:rsidR="00C314D8" w:rsidRDefault="00C314D8" w:rsidP="008D4CB9">
      <w:pPr>
        <w:spacing w:after="0" w:line="240" w:lineRule="auto"/>
      </w:pPr>
    </w:p>
  </w:footnote>
  <w:footnote w:id="2">
    <w:p w14:paraId="75842736" w14:textId="2DC65253" w:rsidR="00C314D8" w:rsidRPr="004905EA" w:rsidRDefault="00C314D8" w:rsidP="00C314D8">
      <w:pPr>
        <w:spacing w:after="0" w:line="240" w:lineRule="auto"/>
        <w:jc w:val="left"/>
        <w:rPr>
          <w:rFonts w:ascii="Segoe UI" w:eastAsia="Times New Roman" w:hAnsi="Segoe UI" w:cs="Segoe UI"/>
          <w:sz w:val="21"/>
          <w:szCs w:val="21"/>
          <w:lang w:eastAsia="en-GB"/>
        </w:rPr>
      </w:pPr>
      <w:r>
        <w:rPr>
          <w:rStyle w:val="FootnoteReference"/>
        </w:rPr>
        <w:footnoteRef/>
      </w:r>
      <w:r>
        <w:t xml:space="preserve"> </w:t>
      </w:r>
      <w:r w:rsidRPr="00C314D8">
        <w:rPr>
          <w:sz w:val="18"/>
          <w:szCs w:val="18"/>
        </w:rPr>
        <w:t>The mailing list is owned by the Safety Office</w:t>
      </w:r>
      <w:r>
        <w:rPr>
          <w:sz w:val="18"/>
          <w:szCs w:val="18"/>
        </w:rPr>
        <w:t xml:space="preserve"> and </w:t>
      </w:r>
      <w:r w:rsidRPr="00FA3BAD">
        <w:rPr>
          <w:sz w:val="18"/>
          <w:szCs w:val="18"/>
        </w:rPr>
        <w:t>informs Departmental Safety Officers, Departmental Fire Officers, Radiation Protection Supervisors, Biological Officers.</w:t>
      </w:r>
    </w:p>
    <w:p w14:paraId="7707DAAB" w14:textId="7F98BB6D" w:rsidR="00C314D8" w:rsidRDefault="00C314D8">
      <w:pPr>
        <w:pStyle w:val="FootnoteText"/>
      </w:pPr>
    </w:p>
  </w:footnote>
  <w:footnote w:id="3">
    <w:p w14:paraId="04F28483" w14:textId="1CD659AA" w:rsidR="00C314D8" w:rsidRPr="0075379E" w:rsidRDefault="00C314D8">
      <w:pPr>
        <w:pStyle w:val="FootnoteText"/>
        <w:rPr>
          <w:sz w:val="16"/>
          <w:szCs w:val="16"/>
        </w:rPr>
      </w:pPr>
      <w:r w:rsidRPr="0075379E">
        <w:rPr>
          <w:rStyle w:val="FootnoteReference"/>
          <w:sz w:val="16"/>
          <w:szCs w:val="16"/>
        </w:rPr>
        <w:footnoteRef/>
      </w:r>
      <w:r w:rsidRPr="0075379E">
        <w:rPr>
          <w:sz w:val="16"/>
          <w:szCs w:val="16"/>
        </w:rPr>
        <w:t xml:space="preserve"> </w:t>
      </w:r>
      <w:r w:rsidRPr="0075379E">
        <w:t>Info Exchange Managed Service Overview v17.2</w:t>
      </w:r>
      <w:r>
        <w:t xml:space="preserve">; </w:t>
      </w:r>
      <w:proofErr w:type="spellStart"/>
      <w:r>
        <w:t>Alcumus</w:t>
      </w:r>
      <w:proofErr w:type="spellEnd"/>
      <w:r>
        <w:t>-Safety Office Agreement</w:t>
      </w:r>
    </w:p>
  </w:footnote>
  <w:footnote w:id="4">
    <w:p w14:paraId="033156CA" w14:textId="75F25D74" w:rsidR="00C314D8" w:rsidRDefault="00C314D8">
      <w:pPr>
        <w:pStyle w:val="FootnoteText"/>
      </w:pPr>
      <w:r>
        <w:rPr>
          <w:rStyle w:val="FootnoteReference"/>
        </w:rPr>
        <w:footnoteRef/>
      </w:r>
      <w:r>
        <w:t xml:space="preserve"> Normal Business Hours (NBH); Normal Working Days (NWD) - defined as 8am-6pm Mon to Fri excluding statutory holidays</w:t>
      </w:r>
    </w:p>
  </w:footnote>
  <w:footnote w:id="5">
    <w:p w14:paraId="5EC3EB9F" w14:textId="61A9511C" w:rsidR="00C314D8" w:rsidRDefault="00C314D8">
      <w:pPr>
        <w:pStyle w:val="FootnoteText"/>
      </w:pPr>
      <w:r>
        <w:rPr>
          <w:rStyle w:val="FootnoteReference"/>
        </w:rPr>
        <w:footnoteRef/>
      </w:r>
      <w:r>
        <w:t xml:space="preserve"> (E</w:t>
      </w:r>
      <w:r w:rsidRPr="00AD28A7">
        <w:t>xcept bank holidays and University closure days)</w:t>
      </w:r>
    </w:p>
  </w:footnote>
  <w:footnote w:id="6">
    <w:p w14:paraId="7426F311" w14:textId="5DA4F6E7" w:rsidR="00C314D8" w:rsidRDefault="00C314D8">
      <w:pPr>
        <w:pStyle w:val="FootnoteText"/>
      </w:pPr>
      <w:r>
        <w:rPr>
          <w:rStyle w:val="FootnoteReference"/>
        </w:rPr>
        <w:footnoteRef/>
      </w:r>
      <w:r>
        <w:t xml:space="preserve"> POG – Product Ownership Group </w:t>
      </w:r>
      <w:r>
        <w:rPr>
          <w:rFonts w:asciiTheme="minorHAnsi" w:hAnsiTheme="minorHAnsi" w:cstheme="minorHAnsi"/>
          <w:color w:val="000000"/>
          <w:lang w:eastAsia="en-GB"/>
        </w:rPr>
        <w:t>e</w:t>
      </w:r>
      <w:r w:rsidRPr="00803B03">
        <w:rPr>
          <w:rFonts w:asciiTheme="minorHAnsi" w:hAnsiTheme="minorHAnsi" w:cstheme="minorHAnsi"/>
          <w:color w:val="000000"/>
          <w:lang w:eastAsia="en-GB"/>
        </w:rPr>
        <w:t>stablish</w:t>
      </w:r>
      <w:r>
        <w:rPr>
          <w:rFonts w:asciiTheme="minorHAnsi" w:hAnsiTheme="minorHAnsi" w:cstheme="minorHAnsi"/>
          <w:color w:val="000000"/>
          <w:lang w:eastAsia="en-GB"/>
        </w:rPr>
        <w:t>ed to form a</w:t>
      </w:r>
      <w:r w:rsidRPr="00803B03">
        <w:rPr>
          <w:rFonts w:asciiTheme="minorHAnsi" w:hAnsiTheme="minorHAnsi" w:cstheme="minorHAnsi"/>
          <w:color w:val="000000"/>
          <w:lang w:eastAsia="en-GB"/>
        </w:rPr>
        <w:t xml:space="preserve"> community of best practise which will facilitate design and support ongoing improvements</w:t>
      </w:r>
      <w:r>
        <w:rPr>
          <w:rFonts w:asciiTheme="minorHAnsi" w:hAnsiTheme="minorHAnsi" w:cstheme="minorHAnsi"/>
          <w:color w:val="000000"/>
          <w:lang w:eastAsia="en-GB"/>
        </w:rPr>
        <w:t xml:space="preserve"> for IRIS. </w:t>
      </w:r>
    </w:p>
  </w:footnote>
  <w:footnote w:id="7">
    <w:p w14:paraId="7F1F1036" w14:textId="77777777" w:rsidR="001A1429" w:rsidRDefault="001A1429" w:rsidP="001A1429">
      <w:pPr>
        <w:pStyle w:val="FootnoteText"/>
        <w:rPr>
          <w:ins w:id="94" w:author="Author"/>
        </w:rPr>
      </w:pPr>
      <w:ins w:id="95" w:author="Author">
        <w:r>
          <w:rPr>
            <w:rStyle w:val="FootnoteReference"/>
          </w:rPr>
          <w:footnoteRef/>
        </w:r>
        <w:r>
          <w:t xml:space="preserve"> </w:t>
        </w:r>
        <w:r>
          <w:fldChar w:fldCharType="begin"/>
        </w:r>
        <w:r>
          <w:instrText xml:space="preserve"> HYPERLINK "https://safety.admin.ox.ac.uk/health-and-safety-policy" </w:instrText>
        </w:r>
        <w:r>
          <w:fldChar w:fldCharType="separate"/>
        </w:r>
        <w:r w:rsidRPr="00A84289">
          <w:rPr>
            <w:rStyle w:val="Hyperlink"/>
          </w:rPr>
          <w:t>https://safety.admin.ox.ac.uk/health-and-safety-policy</w:t>
        </w:r>
        <w:r>
          <w:rPr>
            <w:rStyle w:val="Hyperlink"/>
          </w:rPr>
          <w:fldChar w:fldCharType="end"/>
        </w:r>
      </w:ins>
    </w:p>
  </w:footnote>
  <w:footnote w:id="8">
    <w:p w14:paraId="3677DA40" w14:textId="1D22C717" w:rsidR="00C314D8" w:rsidDel="001A1429" w:rsidRDefault="00C314D8" w:rsidP="00870AA9">
      <w:pPr>
        <w:pStyle w:val="FootnoteText"/>
        <w:rPr>
          <w:del w:id="116" w:author="Author"/>
        </w:rPr>
      </w:pPr>
      <w:del w:id="117" w:author="Author">
        <w:r w:rsidDel="001A1429">
          <w:rPr>
            <w:rStyle w:val="FootnoteReference"/>
          </w:rPr>
          <w:footnoteRef/>
        </w:r>
        <w:r w:rsidDel="001A1429">
          <w:delText xml:space="preserve"> </w:delText>
        </w:r>
        <w:r w:rsidR="00D14F89" w:rsidDel="001A1429">
          <w:fldChar w:fldCharType="begin"/>
        </w:r>
        <w:r w:rsidR="00D14F89" w:rsidDel="001A1429">
          <w:delInstrText xml:space="preserve"> HYPERLINK "https://safety.admin.ox.ac.uk/health-and-safety-policy" </w:delInstrText>
        </w:r>
        <w:r w:rsidR="00D14F89" w:rsidDel="001A1429">
          <w:fldChar w:fldCharType="separate"/>
        </w:r>
        <w:r w:rsidRPr="00A84289" w:rsidDel="001A1429">
          <w:rPr>
            <w:rStyle w:val="Hyperlink"/>
          </w:rPr>
          <w:delText>https://safety.admin.ox.ac.uk/health-and-safety-policy</w:delText>
        </w:r>
        <w:r w:rsidR="00D14F89" w:rsidDel="001A1429">
          <w:rPr>
            <w:rStyle w:val="Hyperlink"/>
          </w:rPr>
          <w:fldChar w:fldCharType="end"/>
        </w:r>
      </w:del>
    </w:p>
  </w:footnote>
  <w:footnote w:id="9">
    <w:p w14:paraId="12692F83" w14:textId="77777777" w:rsidR="00C314D8" w:rsidDel="001A1429" w:rsidRDefault="00C314D8">
      <w:pPr>
        <w:pStyle w:val="FootnoteText"/>
        <w:rPr>
          <w:del w:id="120" w:author="Author"/>
        </w:rPr>
      </w:pPr>
      <w:del w:id="121" w:author="Author">
        <w:r w:rsidDel="001A1429">
          <w:rPr>
            <w:rStyle w:val="FootnoteReference"/>
          </w:rPr>
          <w:footnoteRef/>
        </w:r>
        <w:r w:rsidDel="001A1429">
          <w:delText xml:space="preserve"> </w:delText>
        </w:r>
        <w:r w:rsidR="00D14F89" w:rsidDel="001A1429">
          <w:fldChar w:fldCharType="begin"/>
        </w:r>
        <w:r w:rsidR="00D14F89" w:rsidDel="001A1429">
          <w:delInstrText xml:space="preserve"> HYPERLINK "http://www.it.ox.ac.uk/policies-a</w:delInstrText>
        </w:r>
        <w:r w:rsidR="00D14F89" w:rsidDel="001A1429">
          <w:delInstrText xml:space="preserve">nd-guidelines" </w:delInstrText>
        </w:r>
        <w:r w:rsidR="00D14F89" w:rsidDel="001A1429">
          <w:fldChar w:fldCharType="separate"/>
        </w:r>
        <w:r w:rsidDel="001A1429">
          <w:rPr>
            <w:rStyle w:val="Hyperlink"/>
          </w:rPr>
          <w:delText>http://www.it.ox.ac.uk/policies-and-guidelines</w:delText>
        </w:r>
        <w:r w:rsidR="00D14F89" w:rsidDel="001A1429">
          <w:rPr>
            <w:rStyle w:val="Hyperlink"/>
          </w:rPr>
          <w:fldChar w:fldCharType="end"/>
        </w:r>
        <w:r w:rsidDel="001A1429">
          <w:rPr>
            <w:rStyle w:val="Hyperlink"/>
          </w:rPr>
          <w:delText xml:space="preserve"> </w:delText>
        </w:r>
      </w:del>
    </w:p>
  </w:footnote>
  <w:footnote w:id="10">
    <w:p w14:paraId="68506930" w14:textId="77777777" w:rsidR="00C314D8" w:rsidDel="001A1429" w:rsidRDefault="00C314D8">
      <w:pPr>
        <w:pStyle w:val="FootnoteText"/>
        <w:rPr>
          <w:del w:id="124" w:author="Author"/>
        </w:rPr>
      </w:pPr>
      <w:del w:id="125" w:author="Author">
        <w:r w:rsidDel="001A1429">
          <w:rPr>
            <w:rStyle w:val="FootnoteReference"/>
          </w:rPr>
          <w:footnoteRef/>
        </w:r>
        <w:r w:rsidDel="001A1429">
          <w:delText xml:space="preserve"> </w:delText>
        </w:r>
        <w:r w:rsidR="00D14F89" w:rsidDel="001A1429">
          <w:fldChar w:fldCharType="begin"/>
        </w:r>
        <w:r w:rsidR="00D14F89" w:rsidDel="001A1429">
          <w:delInstrText xml:space="preserve"> HYPERLINK "https://community.ja.net/library/acceptable-use-policy" </w:delInstrText>
        </w:r>
        <w:r w:rsidR="00D14F89" w:rsidDel="001A1429">
          <w:fldChar w:fldCharType="separate"/>
        </w:r>
        <w:r w:rsidRPr="002414D1" w:rsidDel="001A1429">
          <w:rPr>
            <w:rStyle w:val="Hyperlink"/>
          </w:rPr>
          <w:delText>https://community.ja.net/library/acceptable-use-policy</w:delText>
        </w:r>
        <w:r w:rsidR="00D14F89" w:rsidDel="001A1429">
          <w:rPr>
            <w:rStyle w:val="Hyperlink"/>
          </w:rPr>
          <w:fldChar w:fldCharType="end"/>
        </w:r>
      </w:del>
    </w:p>
  </w:footnote>
  <w:footnote w:id="11">
    <w:p w14:paraId="6FE043E8" w14:textId="77777777" w:rsidR="00C314D8" w:rsidDel="001A1429" w:rsidRDefault="00C314D8">
      <w:pPr>
        <w:pStyle w:val="FootnoteText"/>
        <w:rPr>
          <w:del w:id="128" w:author="Author"/>
        </w:rPr>
      </w:pPr>
      <w:del w:id="129" w:author="Author">
        <w:r w:rsidDel="001A1429">
          <w:rPr>
            <w:rStyle w:val="FootnoteReference"/>
          </w:rPr>
          <w:footnoteRef/>
        </w:r>
        <w:r w:rsidDel="001A1429">
          <w:delText xml:space="preserve"> </w:delText>
        </w:r>
        <w:r w:rsidR="00D14F89" w:rsidDel="001A1429">
          <w:fldChar w:fldCharType="begin"/>
        </w:r>
        <w:r w:rsidR="00D14F89" w:rsidDel="001A1429">
          <w:delInstrText xml:space="preserve"> HYPERLINK "http://www.admin.ox.ac.uk/councilsec/compliance/</w:delInstrText>
        </w:r>
        <w:r w:rsidR="00D14F89" w:rsidDel="001A1429">
          <w:delInstrText xml:space="preserve">dataprotection/policy/" </w:delInstrText>
        </w:r>
        <w:r w:rsidR="00D14F89" w:rsidDel="001A1429">
          <w:fldChar w:fldCharType="separate"/>
        </w:r>
        <w:r w:rsidRPr="002414D1" w:rsidDel="001A1429">
          <w:rPr>
            <w:rStyle w:val="Hyperlink"/>
          </w:rPr>
          <w:delText>http://www.admin.ox.ac.uk/councilsec/compliance/dataprotection/policy/</w:delText>
        </w:r>
        <w:r w:rsidR="00D14F89" w:rsidDel="001A1429">
          <w:rPr>
            <w:rStyle w:val="Hyperlink"/>
          </w:rPr>
          <w:fldChar w:fldCharType="end"/>
        </w:r>
      </w:del>
    </w:p>
  </w:footnote>
  <w:footnote w:id="12">
    <w:p w14:paraId="099A0396" w14:textId="238ED612" w:rsidR="00C314D8" w:rsidDel="001A1429" w:rsidRDefault="00C314D8">
      <w:pPr>
        <w:pStyle w:val="FootnoteText"/>
        <w:rPr>
          <w:del w:id="132" w:author="Author"/>
        </w:rPr>
      </w:pPr>
      <w:del w:id="133" w:author="Author">
        <w:r w:rsidDel="001A1429">
          <w:rPr>
            <w:rStyle w:val="FootnoteReference"/>
          </w:rPr>
          <w:footnoteRef/>
        </w:r>
        <w:r w:rsidDel="001A1429">
          <w:delText xml:space="preserve"> </w:delText>
        </w:r>
        <w:r w:rsidR="00D14F89" w:rsidDel="001A1429">
          <w:fldChar w:fldCharType="begin"/>
        </w:r>
        <w:r w:rsidR="00D14F89" w:rsidDel="001A1429">
          <w:delInstrText xml:space="preserve"> HYPERLINK "https://www.infosec.ox.ac.uk/guidance-policy" </w:delInstrText>
        </w:r>
        <w:r w:rsidR="00D14F89" w:rsidDel="001A1429">
          <w:fldChar w:fldCharType="separate"/>
        </w:r>
        <w:r w:rsidRPr="0025087D" w:rsidDel="001A1429">
          <w:rPr>
            <w:rStyle w:val="Hyperlink"/>
          </w:rPr>
          <w:delText>https://www.infosec.ox.ac.uk/guidance-policy</w:delText>
        </w:r>
        <w:r w:rsidR="00D14F89" w:rsidDel="001A1429">
          <w:rPr>
            <w:rStyle w:val="Hyperlink"/>
          </w:rPr>
          <w:fldChar w:fldCharType="end"/>
        </w:r>
        <w:r w:rsidDel="001A1429">
          <w:delText xml:space="preserve"> </w:delText>
        </w:r>
      </w:del>
    </w:p>
  </w:footnote>
  <w:footnote w:id="13">
    <w:p w14:paraId="74883EF9" w14:textId="73DF6833" w:rsidR="00C314D8" w:rsidDel="001A1429" w:rsidRDefault="00C314D8">
      <w:pPr>
        <w:pStyle w:val="FootnoteText"/>
        <w:rPr>
          <w:del w:id="136" w:author="Author"/>
        </w:rPr>
      </w:pPr>
      <w:del w:id="137" w:author="Author">
        <w:r w:rsidDel="001A1429">
          <w:rPr>
            <w:rStyle w:val="FootnoteReference"/>
          </w:rPr>
          <w:footnoteRef/>
        </w:r>
        <w:r w:rsidDel="001A1429">
          <w:delText xml:space="preserve"> </w:delText>
        </w:r>
        <w:r w:rsidR="00D14F89" w:rsidDel="001A1429">
          <w:fldChar w:fldCharType="begin"/>
        </w:r>
        <w:r w:rsidR="00D14F89" w:rsidDel="001A1429">
          <w:delInstrText xml:space="preserve"> HYPERLINK "https://www.gov.uk/data-protection"</w:delInstrText>
        </w:r>
        <w:r w:rsidR="00D14F89" w:rsidDel="001A1429">
          <w:delInstrText xml:space="preserve"> </w:delInstrText>
        </w:r>
        <w:r w:rsidR="00D14F89" w:rsidDel="001A1429">
          <w:fldChar w:fldCharType="separate"/>
        </w:r>
        <w:r w:rsidRPr="0025087D" w:rsidDel="001A1429">
          <w:rPr>
            <w:rStyle w:val="Hyperlink"/>
          </w:rPr>
          <w:delText>https://www.gov.uk/data-protection</w:delText>
        </w:r>
        <w:r w:rsidR="00D14F89" w:rsidDel="001A1429">
          <w:rPr>
            <w:rStyle w:val="Hyperlink"/>
          </w:rPr>
          <w:fldChar w:fldCharType="end"/>
        </w:r>
        <w:r w:rsidDel="001A1429">
          <w:delText xml:space="preserve"> </w:delText>
        </w:r>
      </w:del>
    </w:p>
  </w:footnote>
  <w:footnote w:id="14">
    <w:p w14:paraId="29E4BA1D" w14:textId="77777777" w:rsidR="00C314D8" w:rsidDel="001A1429" w:rsidRDefault="00C314D8">
      <w:pPr>
        <w:pStyle w:val="FootnoteText"/>
        <w:rPr>
          <w:del w:id="140" w:author="Author"/>
        </w:rPr>
      </w:pPr>
      <w:del w:id="141" w:author="Author">
        <w:r w:rsidDel="001A1429">
          <w:rPr>
            <w:rStyle w:val="FootnoteReference"/>
          </w:rPr>
          <w:footnoteRef/>
        </w:r>
        <w:r w:rsidDel="001A1429">
          <w:delText xml:space="preserve"> </w:delText>
        </w:r>
        <w:r w:rsidR="00D14F89" w:rsidDel="001A1429">
          <w:fldChar w:fldCharType="begin"/>
        </w:r>
        <w:r w:rsidR="00D14F89" w:rsidDel="001A1429">
          <w:delInstrText xml:space="preserve"> HYPERLINK "http://www.admin.ox.ac.uk/statutes/regulations/196-052.shtml" </w:delInstrText>
        </w:r>
        <w:r w:rsidR="00D14F89" w:rsidDel="001A1429">
          <w:fldChar w:fldCharType="separate"/>
        </w:r>
        <w:r w:rsidRPr="000D4E65" w:rsidDel="001A1429">
          <w:rPr>
            <w:rStyle w:val="Hyperlink"/>
          </w:rPr>
          <w:delText>http://www.admin.ox.ac.uk/statutes/regulations/196-052.shtml</w:delText>
        </w:r>
        <w:r w:rsidR="00D14F89" w:rsidDel="001A1429">
          <w:rPr>
            <w:rStyle w:val="Hyperlink"/>
          </w:rPr>
          <w:fldChar w:fldCharType="end"/>
        </w:r>
      </w:del>
    </w:p>
  </w:footnote>
  <w:footnote w:id="15">
    <w:p w14:paraId="373E0895" w14:textId="77777777" w:rsidR="00C314D8" w:rsidRDefault="00C314D8" w:rsidP="00BE30D1">
      <w:pPr>
        <w:pStyle w:val="FootnoteText"/>
      </w:pPr>
      <w:r>
        <w:rPr>
          <w:rStyle w:val="FootnoteReference"/>
        </w:rPr>
        <w:footnoteRef/>
      </w:r>
      <w:r>
        <w:t xml:space="preserve"> </w:t>
      </w:r>
      <w:hyperlink r:id="rId1" w:history="1">
        <w:r w:rsidRPr="008809D4">
          <w:rPr>
            <w:rStyle w:val="Hyperlink"/>
          </w:rPr>
          <w:t>https://en.wikipedia.org/wiki/Responsibility_assignment_matrix</w:t>
        </w:r>
      </w:hyperlink>
      <w:r>
        <w:t xml:space="preserve"> </w:t>
      </w:r>
    </w:p>
  </w:footnote>
  <w:footnote w:id="16">
    <w:p w14:paraId="191F1B44" w14:textId="77777777" w:rsidR="00C314D8" w:rsidRDefault="00C314D8" w:rsidP="000D1E15">
      <w:pPr>
        <w:pStyle w:val="FootnoteText"/>
        <w:spacing w:after="0"/>
      </w:pPr>
      <w:r>
        <w:rPr>
          <w:rStyle w:val="FootnoteReference"/>
        </w:rPr>
        <w:footnoteRef/>
      </w:r>
      <w:r>
        <w:t xml:space="preserve"> </w:t>
      </w:r>
      <w:r w:rsidRPr="006804A9">
        <w:t>IT</w:t>
      </w:r>
      <w:r>
        <w:t xml:space="preserve"> Services Service Management Office documentation</w:t>
      </w:r>
    </w:p>
  </w:footnote>
  <w:footnote w:id="17">
    <w:p w14:paraId="5965C203" w14:textId="77777777" w:rsidR="00C314D8" w:rsidRDefault="00C314D8" w:rsidP="000D1E15">
      <w:pPr>
        <w:pStyle w:val="FootnoteText"/>
        <w:spacing w:after="0"/>
      </w:pPr>
      <w:r>
        <w:rPr>
          <w:rStyle w:val="FootnoteReference"/>
        </w:rPr>
        <w:footnoteRef/>
      </w:r>
      <w:r>
        <w:t xml:space="preserve"> </w:t>
      </w:r>
      <w:hyperlink r:id="rId2" w:history="1">
        <w:r w:rsidRPr="005A7647">
          <w:rPr>
            <w:rStyle w:val="Hyperlink"/>
          </w:rPr>
          <w:t>http://searchstorage.techtarget.com/definition/data-retention</w:t>
        </w:r>
      </w:hyperlink>
    </w:p>
  </w:footnote>
  <w:footnote w:id="18">
    <w:p w14:paraId="2FD0E3C7" w14:textId="77777777" w:rsidR="00C314D8" w:rsidRDefault="00C314D8" w:rsidP="000D1E15">
      <w:pPr>
        <w:pStyle w:val="FootnoteText"/>
        <w:spacing w:after="0"/>
      </w:pPr>
      <w:r>
        <w:rPr>
          <w:rStyle w:val="FootnoteReference"/>
        </w:rPr>
        <w:footnoteRef/>
      </w:r>
      <w:r>
        <w:t xml:space="preserve"> </w:t>
      </w:r>
      <w:hyperlink r:id="rId3" w:history="1">
        <w:r w:rsidRPr="005A7647">
          <w:rPr>
            <w:rStyle w:val="Hyperlink"/>
          </w:rPr>
          <w:t>http://searchdisasterrecovery.techtarget.com/definition/disaster-recovery</w:t>
        </w:r>
      </w:hyperlink>
    </w:p>
    <w:p w14:paraId="7BBF1857" w14:textId="77777777" w:rsidR="00C314D8" w:rsidRDefault="00C314D8" w:rsidP="000D1E15">
      <w:pPr>
        <w:pStyle w:val="FootnoteText"/>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93D4E" w14:textId="77777777" w:rsidR="00C314D8" w:rsidRDefault="00C314D8" w:rsidP="00ED7183">
    <w:pPr>
      <w:pStyle w:val="Header"/>
      <w:pBdr>
        <w:bottom w:val="single" w:sz="4" w:space="1" w:color="auto"/>
      </w:pBdr>
      <w:jc w:val="right"/>
    </w:pPr>
    <w:r>
      <w:tab/>
    </w:r>
    <w:r>
      <w:tab/>
    </w:r>
    <w:r>
      <w:rPr>
        <w:noProof/>
        <w:lang w:eastAsia="en-GB"/>
      </w:rPr>
      <w:drawing>
        <wp:inline distT="0" distB="0" distL="0" distR="0" wp14:anchorId="4C7C044F" wp14:editId="4CBE2716">
          <wp:extent cx="1601470" cy="675640"/>
          <wp:effectExtent l="0" t="0" r="0" b="0"/>
          <wp:docPr id="3" name="Picture 3" descr="Log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1470" cy="675640"/>
                  </a:xfrm>
                  <a:prstGeom prst="rect">
                    <a:avLst/>
                  </a:prstGeom>
                  <a:noFill/>
                  <a:ln>
                    <a:noFill/>
                  </a:ln>
                </pic:spPr>
              </pic:pic>
            </a:graphicData>
          </a:graphic>
        </wp:inline>
      </w:drawing>
    </w:r>
  </w:p>
  <w:p w14:paraId="5431BAAB" w14:textId="77777777" w:rsidR="00C314D8" w:rsidRDefault="00C314D8" w:rsidP="00606AF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606B"/>
    <w:multiLevelType w:val="hybridMultilevel"/>
    <w:tmpl w:val="570272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375242"/>
    <w:multiLevelType w:val="hybridMultilevel"/>
    <w:tmpl w:val="F9B062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0321004"/>
    <w:multiLevelType w:val="multilevel"/>
    <w:tmpl w:val="340E58EE"/>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 w15:restartNumberingAfterBreak="0">
    <w:nsid w:val="1100608D"/>
    <w:multiLevelType w:val="hybridMultilevel"/>
    <w:tmpl w:val="793ED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1840DD"/>
    <w:multiLevelType w:val="hybridMultilevel"/>
    <w:tmpl w:val="35C2D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2F07DC"/>
    <w:multiLevelType w:val="hybridMultilevel"/>
    <w:tmpl w:val="61E4F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186F43"/>
    <w:multiLevelType w:val="multilevel"/>
    <w:tmpl w:val="422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93E7B"/>
    <w:multiLevelType w:val="hybridMultilevel"/>
    <w:tmpl w:val="17023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A54A9F"/>
    <w:multiLevelType w:val="hybridMultilevel"/>
    <w:tmpl w:val="0C8CBE4C"/>
    <w:lvl w:ilvl="0" w:tplc="676E4C00">
      <w:start w:val="1865"/>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9662A82"/>
    <w:multiLevelType w:val="hybridMultilevel"/>
    <w:tmpl w:val="8458B10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B116A6"/>
    <w:multiLevelType w:val="hybridMultilevel"/>
    <w:tmpl w:val="1FAAFC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911B06"/>
    <w:multiLevelType w:val="hybridMultilevel"/>
    <w:tmpl w:val="F95A9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BB5C84"/>
    <w:multiLevelType w:val="hybridMultilevel"/>
    <w:tmpl w:val="0C708B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EE92450"/>
    <w:multiLevelType w:val="hybridMultilevel"/>
    <w:tmpl w:val="7EB2E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4F0D35"/>
    <w:multiLevelType w:val="hybridMultilevel"/>
    <w:tmpl w:val="B63A8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0BA719D"/>
    <w:multiLevelType w:val="hybridMultilevel"/>
    <w:tmpl w:val="A970C25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5807C6B"/>
    <w:multiLevelType w:val="hybridMultilevel"/>
    <w:tmpl w:val="BBF64B9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AA5E66"/>
    <w:multiLevelType w:val="hybridMultilevel"/>
    <w:tmpl w:val="023287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D733C7"/>
    <w:multiLevelType w:val="hybridMultilevel"/>
    <w:tmpl w:val="603C40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5FF5F2F"/>
    <w:multiLevelType w:val="hybridMultilevel"/>
    <w:tmpl w:val="937C6870"/>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57966ABA"/>
    <w:multiLevelType w:val="hybridMultilevel"/>
    <w:tmpl w:val="5EB6B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714653"/>
    <w:multiLevelType w:val="hybridMultilevel"/>
    <w:tmpl w:val="51CA46EC"/>
    <w:lvl w:ilvl="0" w:tplc="5E36DBE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C22155"/>
    <w:multiLevelType w:val="hybridMultilevel"/>
    <w:tmpl w:val="EEBC5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915257"/>
    <w:multiLevelType w:val="hybridMultilevel"/>
    <w:tmpl w:val="2294E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4557F9"/>
    <w:multiLevelType w:val="hybridMultilevel"/>
    <w:tmpl w:val="8A86A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5702CB"/>
    <w:multiLevelType w:val="hybridMultilevel"/>
    <w:tmpl w:val="A15E3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6D19F1"/>
    <w:multiLevelType w:val="hybridMultilevel"/>
    <w:tmpl w:val="E6888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A20F56"/>
    <w:multiLevelType w:val="hybridMultilevel"/>
    <w:tmpl w:val="FB9E8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060836"/>
    <w:multiLevelType w:val="hybridMultilevel"/>
    <w:tmpl w:val="7F4C1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522FFE"/>
    <w:multiLevelType w:val="hybridMultilevel"/>
    <w:tmpl w:val="9E6E54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772A68A1"/>
    <w:multiLevelType w:val="hybridMultilevel"/>
    <w:tmpl w:val="55CCD8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C906F98"/>
    <w:multiLevelType w:val="hybridMultilevel"/>
    <w:tmpl w:val="F11A0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C30C1D"/>
    <w:multiLevelType w:val="hybridMultilevel"/>
    <w:tmpl w:val="306602FE"/>
    <w:lvl w:ilvl="0" w:tplc="D8AE10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8859B4"/>
    <w:multiLevelType w:val="hybridMultilevel"/>
    <w:tmpl w:val="1E445F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4"/>
  </w:num>
  <w:num w:numId="2">
    <w:abstractNumId w:val="14"/>
  </w:num>
  <w:num w:numId="3">
    <w:abstractNumId w:val="30"/>
  </w:num>
  <w:num w:numId="4">
    <w:abstractNumId w:val="28"/>
  </w:num>
  <w:num w:numId="5">
    <w:abstractNumId w:val="20"/>
  </w:num>
  <w:num w:numId="6">
    <w:abstractNumId w:val="12"/>
  </w:num>
  <w:num w:numId="7">
    <w:abstractNumId w:val="3"/>
  </w:num>
  <w:num w:numId="8">
    <w:abstractNumId w:val="29"/>
  </w:num>
  <w:num w:numId="9">
    <w:abstractNumId w:val="31"/>
  </w:num>
  <w:num w:numId="10">
    <w:abstractNumId w:val="2"/>
  </w:num>
  <w:num w:numId="11">
    <w:abstractNumId w:val="25"/>
  </w:num>
  <w:num w:numId="12">
    <w:abstractNumId w:val="5"/>
  </w:num>
  <w:num w:numId="13">
    <w:abstractNumId w:val="22"/>
  </w:num>
  <w:num w:numId="14">
    <w:abstractNumId w:val="10"/>
  </w:num>
  <w:num w:numId="15">
    <w:abstractNumId w:val="15"/>
  </w:num>
  <w:num w:numId="16">
    <w:abstractNumId w:val="16"/>
  </w:num>
  <w:num w:numId="17">
    <w:abstractNumId w:val="9"/>
  </w:num>
  <w:num w:numId="18">
    <w:abstractNumId w:val="11"/>
  </w:num>
  <w:num w:numId="19">
    <w:abstractNumId w:val="27"/>
  </w:num>
  <w:num w:numId="20">
    <w:abstractNumId w:val="0"/>
  </w:num>
  <w:num w:numId="21">
    <w:abstractNumId w:val="17"/>
  </w:num>
  <w:num w:numId="22">
    <w:abstractNumId w:val="13"/>
  </w:num>
  <w:num w:numId="23">
    <w:abstractNumId w:val="23"/>
  </w:num>
  <w:num w:numId="24">
    <w:abstractNumId w:val="8"/>
  </w:num>
  <w:num w:numId="25">
    <w:abstractNumId w:val="1"/>
  </w:num>
  <w:num w:numId="26">
    <w:abstractNumId w:val="18"/>
  </w:num>
  <w:num w:numId="27">
    <w:abstractNumId w:val="6"/>
  </w:num>
  <w:num w:numId="28">
    <w:abstractNumId w:val="7"/>
  </w:num>
  <w:num w:numId="29">
    <w:abstractNumId w:val="26"/>
  </w:num>
  <w:num w:numId="30">
    <w:abstractNumId w:val="33"/>
  </w:num>
  <w:num w:numId="31">
    <w:abstractNumId w:val="19"/>
  </w:num>
  <w:num w:numId="32">
    <w:abstractNumId w:val="21"/>
  </w:num>
  <w:num w:numId="33">
    <w:abstractNumId w:val="4"/>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revisionView w:markup="0"/>
  <w:trackRevisions/>
  <w:defaultTabStop w:val="720"/>
  <w:characterSpacingControl w:val="doNotCompress"/>
  <w:hdrShapeDefaults>
    <o:shapedefaults v:ext="edit" spidmax="532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FEA"/>
    <w:rsid w:val="0000370E"/>
    <w:rsid w:val="00005114"/>
    <w:rsid w:val="00014069"/>
    <w:rsid w:val="000153AF"/>
    <w:rsid w:val="00030320"/>
    <w:rsid w:val="00030ED6"/>
    <w:rsid w:val="0003179E"/>
    <w:rsid w:val="0003421B"/>
    <w:rsid w:val="00036D92"/>
    <w:rsid w:val="00047DC2"/>
    <w:rsid w:val="00053E9E"/>
    <w:rsid w:val="00061C43"/>
    <w:rsid w:val="00062EC3"/>
    <w:rsid w:val="00065DF4"/>
    <w:rsid w:val="000724C1"/>
    <w:rsid w:val="00073889"/>
    <w:rsid w:val="00073BD7"/>
    <w:rsid w:val="0009149D"/>
    <w:rsid w:val="000A3876"/>
    <w:rsid w:val="000D1E15"/>
    <w:rsid w:val="000D4828"/>
    <w:rsid w:val="000D5A96"/>
    <w:rsid w:val="000D5CC9"/>
    <w:rsid w:val="000D6CB5"/>
    <w:rsid w:val="000D7492"/>
    <w:rsid w:val="000E3B95"/>
    <w:rsid w:val="000E7A13"/>
    <w:rsid w:val="000F39D5"/>
    <w:rsid w:val="00121EC8"/>
    <w:rsid w:val="00127479"/>
    <w:rsid w:val="00130872"/>
    <w:rsid w:val="00143CFF"/>
    <w:rsid w:val="00143E43"/>
    <w:rsid w:val="001447AC"/>
    <w:rsid w:val="001515C4"/>
    <w:rsid w:val="00155C31"/>
    <w:rsid w:val="00162B92"/>
    <w:rsid w:val="00170B54"/>
    <w:rsid w:val="00176546"/>
    <w:rsid w:val="00182FEB"/>
    <w:rsid w:val="0018408D"/>
    <w:rsid w:val="00184CA8"/>
    <w:rsid w:val="00185295"/>
    <w:rsid w:val="00196512"/>
    <w:rsid w:val="001A0066"/>
    <w:rsid w:val="001A1429"/>
    <w:rsid w:val="001A2501"/>
    <w:rsid w:val="001B06AD"/>
    <w:rsid w:val="001B1448"/>
    <w:rsid w:val="001B37C7"/>
    <w:rsid w:val="001B5F8B"/>
    <w:rsid w:val="001B7918"/>
    <w:rsid w:val="001B79EB"/>
    <w:rsid w:val="001C046C"/>
    <w:rsid w:val="001C5414"/>
    <w:rsid w:val="001C6FC3"/>
    <w:rsid w:val="001D25FB"/>
    <w:rsid w:val="001D3D13"/>
    <w:rsid w:val="001E5526"/>
    <w:rsid w:val="00217560"/>
    <w:rsid w:val="0022265C"/>
    <w:rsid w:val="002257D4"/>
    <w:rsid w:val="00226BB3"/>
    <w:rsid w:val="00226F98"/>
    <w:rsid w:val="00251B60"/>
    <w:rsid w:val="00253C5A"/>
    <w:rsid w:val="00257397"/>
    <w:rsid w:val="00284435"/>
    <w:rsid w:val="00290890"/>
    <w:rsid w:val="002938C3"/>
    <w:rsid w:val="00296720"/>
    <w:rsid w:val="002B7D3E"/>
    <w:rsid w:val="002C0427"/>
    <w:rsid w:val="002C1E3E"/>
    <w:rsid w:val="002D5273"/>
    <w:rsid w:val="002E2B9B"/>
    <w:rsid w:val="002E7526"/>
    <w:rsid w:val="002F28FA"/>
    <w:rsid w:val="002F7213"/>
    <w:rsid w:val="002F751E"/>
    <w:rsid w:val="003006A1"/>
    <w:rsid w:val="00301781"/>
    <w:rsid w:val="003044FB"/>
    <w:rsid w:val="00306A36"/>
    <w:rsid w:val="00310592"/>
    <w:rsid w:val="00327444"/>
    <w:rsid w:val="0032779C"/>
    <w:rsid w:val="00327B5C"/>
    <w:rsid w:val="0033244D"/>
    <w:rsid w:val="0033331C"/>
    <w:rsid w:val="00356E82"/>
    <w:rsid w:val="00366EAD"/>
    <w:rsid w:val="00375153"/>
    <w:rsid w:val="00383838"/>
    <w:rsid w:val="003B468A"/>
    <w:rsid w:val="003B4B64"/>
    <w:rsid w:val="003B4F4D"/>
    <w:rsid w:val="003D5A71"/>
    <w:rsid w:val="003E4507"/>
    <w:rsid w:val="004158ED"/>
    <w:rsid w:val="004236A4"/>
    <w:rsid w:val="00423BDE"/>
    <w:rsid w:val="00433471"/>
    <w:rsid w:val="00434B45"/>
    <w:rsid w:val="00457CD8"/>
    <w:rsid w:val="004607EC"/>
    <w:rsid w:val="00462959"/>
    <w:rsid w:val="004646A9"/>
    <w:rsid w:val="004715DA"/>
    <w:rsid w:val="0047697D"/>
    <w:rsid w:val="0047797D"/>
    <w:rsid w:val="00483D68"/>
    <w:rsid w:val="00485423"/>
    <w:rsid w:val="00485EA7"/>
    <w:rsid w:val="004905EA"/>
    <w:rsid w:val="00494E46"/>
    <w:rsid w:val="004A2506"/>
    <w:rsid w:val="004A3F92"/>
    <w:rsid w:val="004C0567"/>
    <w:rsid w:val="004C1806"/>
    <w:rsid w:val="004D40AD"/>
    <w:rsid w:val="004E1673"/>
    <w:rsid w:val="004E1EC3"/>
    <w:rsid w:val="004E28B0"/>
    <w:rsid w:val="004F26E1"/>
    <w:rsid w:val="00512B5B"/>
    <w:rsid w:val="005135CC"/>
    <w:rsid w:val="00516937"/>
    <w:rsid w:val="005211DE"/>
    <w:rsid w:val="0052342B"/>
    <w:rsid w:val="00530637"/>
    <w:rsid w:val="00537D01"/>
    <w:rsid w:val="00540773"/>
    <w:rsid w:val="00553E43"/>
    <w:rsid w:val="00555C03"/>
    <w:rsid w:val="00557617"/>
    <w:rsid w:val="0056341F"/>
    <w:rsid w:val="0057084D"/>
    <w:rsid w:val="0057490F"/>
    <w:rsid w:val="00577641"/>
    <w:rsid w:val="0059141C"/>
    <w:rsid w:val="00593C25"/>
    <w:rsid w:val="005A7201"/>
    <w:rsid w:val="005B1852"/>
    <w:rsid w:val="005B23E4"/>
    <w:rsid w:val="005B418C"/>
    <w:rsid w:val="005C1D38"/>
    <w:rsid w:val="005C2561"/>
    <w:rsid w:val="005C4290"/>
    <w:rsid w:val="005C60C9"/>
    <w:rsid w:val="005D6B99"/>
    <w:rsid w:val="005F00D8"/>
    <w:rsid w:val="005F08DA"/>
    <w:rsid w:val="005F185D"/>
    <w:rsid w:val="005F247F"/>
    <w:rsid w:val="005F7944"/>
    <w:rsid w:val="00601455"/>
    <w:rsid w:val="00606AFB"/>
    <w:rsid w:val="00610280"/>
    <w:rsid w:val="00625F1B"/>
    <w:rsid w:val="006304F6"/>
    <w:rsid w:val="00635363"/>
    <w:rsid w:val="006435EB"/>
    <w:rsid w:val="00647B1E"/>
    <w:rsid w:val="00652FF4"/>
    <w:rsid w:val="0066234B"/>
    <w:rsid w:val="006631E0"/>
    <w:rsid w:val="00663222"/>
    <w:rsid w:val="00663E28"/>
    <w:rsid w:val="006806C0"/>
    <w:rsid w:val="006A2957"/>
    <w:rsid w:val="006B0096"/>
    <w:rsid w:val="006B1379"/>
    <w:rsid w:val="006B1B9C"/>
    <w:rsid w:val="006B2C1C"/>
    <w:rsid w:val="006B50DC"/>
    <w:rsid w:val="006B5343"/>
    <w:rsid w:val="006B6EEE"/>
    <w:rsid w:val="006C0D35"/>
    <w:rsid w:val="006D011F"/>
    <w:rsid w:val="006D6CAE"/>
    <w:rsid w:val="006E0E5C"/>
    <w:rsid w:val="006E18E4"/>
    <w:rsid w:val="006F033A"/>
    <w:rsid w:val="006F1781"/>
    <w:rsid w:val="00700114"/>
    <w:rsid w:val="00705BC2"/>
    <w:rsid w:val="0071010D"/>
    <w:rsid w:val="00711226"/>
    <w:rsid w:val="00733D95"/>
    <w:rsid w:val="00753773"/>
    <w:rsid w:val="0075379E"/>
    <w:rsid w:val="00756C6A"/>
    <w:rsid w:val="00760A84"/>
    <w:rsid w:val="00784D0F"/>
    <w:rsid w:val="00793901"/>
    <w:rsid w:val="00796FEA"/>
    <w:rsid w:val="007A11E5"/>
    <w:rsid w:val="007A3103"/>
    <w:rsid w:val="007B33BF"/>
    <w:rsid w:val="007B4E20"/>
    <w:rsid w:val="007B5B51"/>
    <w:rsid w:val="007D4717"/>
    <w:rsid w:val="007D6352"/>
    <w:rsid w:val="007D6F6F"/>
    <w:rsid w:val="007E66F5"/>
    <w:rsid w:val="007F1DF2"/>
    <w:rsid w:val="007F364B"/>
    <w:rsid w:val="00805025"/>
    <w:rsid w:val="008138B4"/>
    <w:rsid w:val="008150A2"/>
    <w:rsid w:val="00823D3D"/>
    <w:rsid w:val="008352E8"/>
    <w:rsid w:val="00842698"/>
    <w:rsid w:val="008520A8"/>
    <w:rsid w:val="00861CC8"/>
    <w:rsid w:val="00865268"/>
    <w:rsid w:val="00870AA9"/>
    <w:rsid w:val="008760A9"/>
    <w:rsid w:val="0088582F"/>
    <w:rsid w:val="00891031"/>
    <w:rsid w:val="008926A6"/>
    <w:rsid w:val="0089405D"/>
    <w:rsid w:val="008956E9"/>
    <w:rsid w:val="008964F8"/>
    <w:rsid w:val="008A7446"/>
    <w:rsid w:val="008B38BF"/>
    <w:rsid w:val="008B4BE9"/>
    <w:rsid w:val="008C061C"/>
    <w:rsid w:val="008C36AE"/>
    <w:rsid w:val="008C490A"/>
    <w:rsid w:val="008D1B0A"/>
    <w:rsid w:val="008D4CB9"/>
    <w:rsid w:val="008D5B1D"/>
    <w:rsid w:val="008D768F"/>
    <w:rsid w:val="008E7939"/>
    <w:rsid w:val="008F7466"/>
    <w:rsid w:val="009027F2"/>
    <w:rsid w:val="0090415C"/>
    <w:rsid w:val="00906236"/>
    <w:rsid w:val="0091540A"/>
    <w:rsid w:val="009173AD"/>
    <w:rsid w:val="00922F77"/>
    <w:rsid w:val="00930256"/>
    <w:rsid w:val="009313E9"/>
    <w:rsid w:val="00932624"/>
    <w:rsid w:val="00941534"/>
    <w:rsid w:val="009438CA"/>
    <w:rsid w:val="00946BA7"/>
    <w:rsid w:val="00962DA8"/>
    <w:rsid w:val="00964875"/>
    <w:rsid w:val="009649A7"/>
    <w:rsid w:val="00971F49"/>
    <w:rsid w:val="009720D3"/>
    <w:rsid w:val="0097644A"/>
    <w:rsid w:val="009803FF"/>
    <w:rsid w:val="00983378"/>
    <w:rsid w:val="00983D41"/>
    <w:rsid w:val="009877E2"/>
    <w:rsid w:val="009947DA"/>
    <w:rsid w:val="009A27A5"/>
    <w:rsid w:val="009A3BAA"/>
    <w:rsid w:val="009A756A"/>
    <w:rsid w:val="009B39B6"/>
    <w:rsid w:val="009C133C"/>
    <w:rsid w:val="009C207A"/>
    <w:rsid w:val="009C28D4"/>
    <w:rsid w:val="009D365F"/>
    <w:rsid w:val="009F2CE0"/>
    <w:rsid w:val="009F756B"/>
    <w:rsid w:val="009F7734"/>
    <w:rsid w:val="00A01651"/>
    <w:rsid w:val="00A11329"/>
    <w:rsid w:val="00A17E94"/>
    <w:rsid w:val="00A3243C"/>
    <w:rsid w:val="00A336E5"/>
    <w:rsid w:val="00A40FA7"/>
    <w:rsid w:val="00A5130A"/>
    <w:rsid w:val="00A658DF"/>
    <w:rsid w:val="00A70B26"/>
    <w:rsid w:val="00A73791"/>
    <w:rsid w:val="00A82189"/>
    <w:rsid w:val="00A84289"/>
    <w:rsid w:val="00A843FC"/>
    <w:rsid w:val="00A92C51"/>
    <w:rsid w:val="00A93C43"/>
    <w:rsid w:val="00AA22B1"/>
    <w:rsid w:val="00AB33B3"/>
    <w:rsid w:val="00AB341F"/>
    <w:rsid w:val="00AB56DC"/>
    <w:rsid w:val="00AC3908"/>
    <w:rsid w:val="00AD0B18"/>
    <w:rsid w:val="00AD1B28"/>
    <w:rsid w:val="00AE43D6"/>
    <w:rsid w:val="00B058FE"/>
    <w:rsid w:val="00B14266"/>
    <w:rsid w:val="00B24AE8"/>
    <w:rsid w:val="00B43E9E"/>
    <w:rsid w:val="00B44D84"/>
    <w:rsid w:val="00B45557"/>
    <w:rsid w:val="00B542D1"/>
    <w:rsid w:val="00B55F55"/>
    <w:rsid w:val="00B6093B"/>
    <w:rsid w:val="00B661AF"/>
    <w:rsid w:val="00B66864"/>
    <w:rsid w:val="00B70DC7"/>
    <w:rsid w:val="00B7451A"/>
    <w:rsid w:val="00B75D15"/>
    <w:rsid w:val="00B765CF"/>
    <w:rsid w:val="00B84ACC"/>
    <w:rsid w:val="00B85DE3"/>
    <w:rsid w:val="00B90BCB"/>
    <w:rsid w:val="00B92573"/>
    <w:rsid w:val="00B96452"/>
    <w:rsid w:val="00BA086F"/>
    <w:rsid w:val="00BA14D2"/>
    <w:rsid w:val="00BA716E"/>
    <w:rsid w:val="00BB012F"/>
    <w:rsid w:val="00BC4689"/>
    <w:rsid w:val="00BC6640"/>
    <w:rsid w:val="00BE19EA"/>
    <w:rsid w:val="00BE2C32"/>
    <w:rsid w:val="00BE30D1"/>
    <w:rsid w:val="00BE790B"/>
    <w:rsid w:val="00BF055F"/>
    <w:rsid w:val="00BF2A74"/>
    <w:rsid w:val="00C16EEC"/>
    <w:rsid w:val="00C2136D"/>
    <w:rsid w:val="00C21E3E"/>
    <w:rsid w:val="00C314D8"/>
    <w:rsid w:val="00C37412"/>
    <w:rsid w:val="00C43449"/>
    <w:rsid w:val="00C4574D"/>
    <w:rsid w:val="00C47D8F"/>
    <w:rsid w:val="00C56874"/>
    <w:rsid w:val="00C775B7"/>
    <w:rsid w:val="00C906F1"/>
    <w:rsid w:val="00CA115B"/>
    <w:rsid w:val="00CA6AFF"/>
    <w:rsid w:val="00CB00F1"/>
    <w:rsid w:val="00CB0BCE"/>
    <w:rsid w:val="00CB0DB0"/>
    <w:rsid w:val="00CB741E"/>
    <w:rsid w:val="00CD1CE1"/>
    <w:rsid w:val="00CD2E6B"/>
    <w:rsid w:val="00CD3F10"/>
    <w:rsid w:val="00CE3193"/>
    <w:rsid w:val="00CF0A36"/>
    <w:rsid w:val="00CF37AC"/>
    <w:rsid w:val="00CF3E93"/>
    <w:rsid w:val="00CF5654"/>
    <w:rsid w:val="00D05AAA"/>
    <w:rsid w:val="00D064BE"/>
    <w:rsid w:val="00D06ECE"/>
    <w:rsid w:val="00D110D1"/>
    <w:rsid w:val="00D11714"/>
    <w:rsid w:val="00D12AD3"/>
    <w:rsid w:val="00D14F89"/>
    <w:rsid w:val="00D15C66"/>
    <w:rsid w:val="00D175A0"/>
    <w:rsid w:val="00D20D80"/>
    <w:rsid w:val="00D2616E"/>
    <w:rsid w:val="00D36B52"/>
    <w:rsid w:val="00D41B37"/>
    <w:rsid w:val="00D45EFF"/>
    <w:rsid w:val="00D53F75"/>
    <w:rsid w:val="00D56E1C"/>
    <w:rsid w:val="00D579D9"/>
    <w:rsid w:val="00D67BEA"/>
    <w:rsid w:val="00D71CF7"/>
    <w:rsid w:val="00D95DD7"/>
    <w:rsid w:val="00DA18C7"/>
    <w:rsid w:val="00DA6CE6"/>
    <w:rsid w:val="00DB5653"/>
    <w:rsid w:val="00DB5965"/>
    <w:rsid w:val="00DB63FC"/>
    <w:rsid w:val="00DC028D"/>
    <w:rsid w:val="00DC32F8"/>
    <w:rsid w:val="00DC3B28"/>
    <w:rsid w:val="00DC447D"/>
    <w:rsid w:val="00DD3296"/>
    <w:rsid w:val="00DE1E2F"/>
    <w:rsid w:val="00DF5B6C"/>
    <w:rsid w:val="00DF6040"/>
    <w:rsid w:val="00DF6290"/>
    <w:rsid w:val="00DF69EF"/>
    <w:rsid w:val="00E04183"/>
    <w:rsid w:val="00E12526"/>
    <w:rsid w:val="00E14BF0"/>
    <w:rsid w:val="00E165C9"/>
    <w:rsid w:val="00E25C78"/>
    <w:rsid w:val="00E347E1"/>
    <w:rsid w:val="00E35D36"/>
    <w:rsid w:val="00E445F5"/>
    <w:rsid w:val="00E45335"/>
    <w:rsid w:val="00E51BB0"/>
    <w:rsid w:val="00E5548F"/>
    <w:rsid w:val="00E6341A"/>
    <w:rsid w:val="00E640E2"/>
    <w:rsid w:val="00E64318"/>
    <w:rsid w:val="00E723C1"/>
    <w:rsid w:val="00E858DC"/>
    <w:rsid w:val="00E8611C"/>
    <w:rsid w:val="00E94B2A"/>
    <w:rsid w:val="00E96F88"/>
    <w:rsid w:val="00E97064"/>
    <w:rsid w:val="00EA376D"/>
    <w:rsid w:val="00EB276F"/>
    <w:rsid w:val="00EB4757"/>
    <w:rsid w:val="00EB66E4"/>
    <w:rsid w:val="00EB68A2"/>
    <w:rsid w:val="00EC2602"/>
    <w:rsid w:val="00EC5209"/>
    <w:rsid w:val="00EC5861"/>
    <w:rsid w:val="00ED1CD8"/>
    <w:rsid w:val="00ED7183"/>
    <w:rsid w:val="00EE2AA7"/>
    <w:rsid w:val="00EE5B1B"/>
    <w:rsid w:val="00EF0D56"/>
    <w:rsid w:val="00EF0FA9"/>
    <w:rsid w:val="00EF24AA"/>
    <w:rsid w:val="00EF3FC9"/>
    <w:rsid w:val="00F215C2"/>
    <w:rsid w:val="00F23332"/>
    <w:rsid w:val="00F253A9"/>
    <w:rsid w:val="00F32F3C"/>
    <w:rsid w:val="00F36010"/>
    <w:rsid w:val="00F44FDD"/>
    <w:rsid w:val="00F5794F"/>
    <w:rsid w:val="00F63BE1"/>
    <w:rsid w:val="00F86C66"/>
    <w:rsid w:val="00F979C2"/>
    <w:rsid w:val="00FA36C4"/>
    <w:rsid w:val="00FA3BAD"/>
    <w:rsid w:val="00FA4D93"/>
    <w:rsid w:val="00FB5EF8"/>
    <w:rsid w:val="00FB6155"/>
    <w:rsid w:val="00FB753B"/>
    <w:rsid w:val="00FC01EE"/>
    <w:rsid w:val="00FC5E1F"/>
    <w:rsid w:val="00FD1477"/>
    <w:rsid w:val="00FD1509"/>
    <w:rsid w:val="00FD422C"/>
    <w:rsid w:val="00FE68AB"/>
    <w:rsid w:val="00FE6EDE"/>
    <w:rsid w:val="00FF1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3C9DE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50A2"/>
    <w:pPr>
      <w:spacing w:after="120" w:line="276" w:lineRule="auto"/>
      <w:jc w:val="both"/>
    </w:pPr>
    <w:rPr>
      <w:rFonts w:ascii="Calibri" w:hAnsi="Calibri"/>
    </w:rPr>
  </w:style>
  <w:style w:type="paragraph" w:styleId="Heading1">
    <w:name w:val="heading 1"/>
    <w:basedOn w:val="Normal"/>
    <w:next w:val="Normal"/>
    <w:link w:val="Heading1Char"/>
    <w:uiPriority w:val="9"/>
    <w:qFormat/>
    <w:rsid w:val="00EF0D56"/>
    <w:pPr>
      <w:keepNext/>
      <w:keepLines/>
      <w:numPr>
        <w:numId w:val="10"/>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0D56"/>
    <w:pPr>
      <w:keepNext/>
      <w:keepLines/>
      <w:numPr>
        <w:ilvl w:val="1"/>
        <w:numId w:val="10"/>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E68AB"/>
    <w:pPr>
      <w:keepNext/>
      <w:keepLines/>
      <w:numPr>
        <w:ilvl w:val="2"/>
        <w:numId w:val="10"/>
      </w:numPr>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71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7183"/>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D7183"/>
    <w:pPr>
      <w:tabs>
        <w:tab w:val="center" w:pos="4513"/>
        <w:tab w:val="right" w:pos="9026"/>
      </w:tabs>
      <w:spacing w:line="240" w:lineRule="auto"/>
    </w:pPr>
  </w:style>
  <w:style w:type="character" w:customStyle="1" w:styleId="HeaderChar">
    <w:name w:val="Header Char"/>
    <w:basedOn w:val="DefaultParagraphFont"/>
    <w:link w:val="Header"/>
    <w:uiPriority w:val="99"/>
    <w:rsid w:val="00ED7183"/>
    <w:rPr>
      <w:rFonts w:ascii="Calibri" w:hAnsi="Calibri"/>
    </w:rPr>
  </w:style>
  <w:style w:type="paragraph" w:styleId="Footer">
    <w:name w:val="footer"/>
    <w:basedOn w:val="Normal"/>
    <w:link w:val="FooterChar"/>
    <w:uiPriority w:val="99"/>
    <w:unhideWhenUsed/>
    <w:rsid w:val="00ED7183"/>
    <w:pPr>
      <w:tabs>
        <w:tab w:val="center" w:pos="4513"/>
        <w:tab w:val="right" w:pos="9026"/>
      </w:tabs>
      <w:spacing w:line="240" w:lineRule="auto"/>
    </w:pPr>
  </w:style>
  <w:style w:type="character" w:customStyle="1" w:styleId="FooterChar">
    <w:name w:val="Footer Char"/>
    <w:basedOn w:val="DefaultParagraphFont"/>
    <w:link w:val="Footer"/>
    <w:uiPriority w:val="99"/>
    <w:rsid w:val="00ED7183"/>
    <w:rPr>
      <w:rFonts w:ascii="Calibri" w:hAnsi="Calibri"/>
    </w:rPr>
  </w:style>
  <w:style w:type="paragraph" w:styleId="BalloonText">
    <w:name w:val="Balloon Text"/>
    <w:basedOn w:val="Normal"/>
    <w:link w:val="BalloonTextChar"/>
    <w:uiPriority w:val="99"/>
    <w:semiHidden/>
    <w:unhideWhenUsed/>
    <w:rsid w:val="00ED718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7183"/>
    <w:rPr>
      <w:rFonts w:ascii="Tahoma" w:hAnsi="Tahoma" w:cs="Tahoma"/>
      <w:sz w:val="16"/>
      <w:szCs w:val="16"/>
    </w:rPr>
  </w:style>
  <w:style w:type="character" w:styleId="Hyperlink">
    <w:name w:val="Hyperlink"/>
    <w:basedOn w:val="DefaultParagraphFont"/>
    <w:uiPriority w:val="99"/>
    <w:unhideWhenUsed/>
    <w:rsid w:val="00014069"/>
    <w:rPr>
      <w:color w:val="0000FF" w:themeColor="hyperlink"/>
      <w:u w:val="single"/>
    </w:rPr>
  </w:style>
  <w:style w:type="paragraph" w:styleId="ListParagraph">
    <w:name w:val="List Paragraph"/>
    <w:basedOn w:val="Normal"/>
    <w:link w:val="ListParagraphChar"/>
    <w:uiPriority w:val="34"/>
    <w:qFormat/>
    <w:rsid w:val="00BE19EA"/>
    <w:pPr>
      <w:ind w:left="720"/>
      <w:contextualSpacing/>
    </w:pPr>
  </w:style>
  <w:style w:type="paragraph" w:styleId="FootnoteText">
    <w:name w:val="footnote text"/>
    <w:basedOn w:val="Normal"/>
    <w:link w:val="FootnoteTextChar"/>
    <w:uiPriority w:val="99"/>
    <w:semiHidden/>
    <w:unhideWhenUsed/>
    <w:rsid w:val="00F23332"/>
    <w:pPr>
      <w:spacing w:line="240" w:lineRule="auto"/>
    </w:pPr>
    <w:rPr>
      <w:sz w:val="20"/>
      <w:szCs w:val="20"/>
    </w:rPr>
  </w:style>
  <w:style w:type="character" w:customStyle="1" w:styleId="FootnoteTextChar">
    <w:name w:val="Footnote Text Char"/>
    <w:basedOn w:val="DefaultParagraphFont"/>
    <w:link w:val="FootnoteText"/>
    <w:uiPriority w:val="99"/>
    <w:semiHidden/>
    <w:rsid w:val="00F23332"/>
    <w:rPr>
      <w:rFonts w:ascii="Calibri" w:hAnsi="Calibri"/>
      <w:sz w:val="20"/>
      <w:szCs w:val="20"/>
    </w:rPr>
  </w:style>
  <w:style w:type="character" w:styleId="FootnoteReference">
    <w:name w:val="footnote reference"/>
    <w:basedOn w:val="DefaultParagraphFont"/>
    <w:uiPriority w:val="99"/>
    <w:semiHidden/>
    <w:unhideWhenUsed/>
    <w:rsid w:val="00F23332"/>
    <w:rPr>
      <w:vertAlign w:val="superscript"/>
    </w:rPr>
  </w:style>
  <w:style w:type="table" w:styleId="TableGrid">
    <w:name w:val="Table Grid"/>
    <w:basedOn w:val="TableNormal"/>
    <w:uiPriority w:val="59"/>
    <w:rsid w:val="00756C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F0D5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F0D56"/>
    <w:pPr>
      <w:outlineLvl w:val="9"/>
    </w:pPr>
    <w:rPr>
      <w:lang w:val="en-US" w:eastAsia="ja-JP"/>
    </w:rPr>
  </w:style>
  <w:style w:type="paragraph" w:styleId="TOC1">
    <w:name w:val="toc 1"/>
    <w:basedOn w:val="Normal"/>
    <w:next w:val="Normal"/>
    <w:autoRedefine/>
    <w:uiPriority w:val="39"/>
    <w:unhideWhenUsed/>
    <w:rsid w:val="00EF0D56"/>
    <w:pPr>
      <w:spacing w:after="100"/>
    </w:pPr>
  </w:style>
  <w:style w:type="character" w:customStyle="1" w:styleId="Heading2Char">
    <w:name w:val="Heading 2 Char"/>
    <w:basedOn w:val="DefaultParagraphFont"/>
    <w:link w:val="Heading2"/>
    <w:uiPriority w:val="9"/>
    <w:rsid w:val="00EF0D56"/>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F63BE1"/>
    <w:pPr>
      <w:tabs>
        <w:tab w:val="left" w:pos="880"/>
        <w:tab w:val="right" w:leader="dot" w:pos="9016"/>
      </w:tabs>
      <w:spacing w:after="100"/>
      <w:ind w:left="220"/>
    </w:pPr>
  </w:style>
  <w:style w:type="character" w:styleId="CommentReference">
    <w:name w:val="annotation reference"/>
    <w:basedOn w:val="DefaultParagraphFont"/>
    <w:uiPriority w:val="99"/>
    <w:unhideWhenUsed/>
    <w:rsid w:val="003006A1"/>
    <w:rPr>
      <w:sz w:val="16"/>
      <w:szCs w:val="16"/>
    </w:rPr>
  </w:style>
  <w:style w:type="paragraph" w:styleId="CommentText">
    <w:name w:val="annotation text"/>
    <w:basedOn w:val="Normal"/>
    <w:link w:val="CommentTextChar"/>
    <w:uiPriority w:val="99"/>
    <w:unhideWhenUsed/>
    <w:rsid w:val="003006A1"/>
    <w:pPr>
      <w:spacing w:line="240" w:lineRule="auto"/>
    </w:pPr>
    <w:rPr>
      <w:sz w:val="20"/>
      <w:szCs w:val="20"/>
    </w:rPr>
  </w:style>
  <w:style w:type="character" w:customStyle="1" w:styleId="CommentTextChar">
    <w:name w:val="Comment Text Char"/>
    <w:basedOn w:val="DefaultParagraphFont"/>
    <w:link w:val="CommentText"/>
    <w:uiPriority w:val="99"/>
    <w:rsid w:val="003006A1"/>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3006A1"/>
    <w:rPr>
      <w:b/>
      <w:bCs/>
    </w:rPr>
  </w:style>
  <w:style w:type="character" w:customStyle="1" w:styleId="CommentSubjectChar">
    <w:name w:val="Comment Subject Char"/>
    <w:basedOn w:val="CommentTextChar"/>
    <w:link w:val="CommentSubject"/>
    <w:uiPriority w:val="99"/>
    <w:semiHidden/>
    <w:rsid w:val="003006A1"/>
    <w:rPr>
      <w:rFonts w:ascii="Calibri" w:hAnsi="Calibri"/>
      <w:b/>
      <w:bCs/>
      <w:sz w:val="20"/>
      <w:szCs w:val="20"/>
    </w:rPr>
  </w:style>
  <w:style w:type="character" w:customStyle="1" w:styleId="ListParagraphChar">
    <w:name w:val="List Paragraph Char"/>
    <w:basedOn w:val="DefaultParagraphFont"/>
    <w:link w:val="ListParagraph"/>
    <w:uiPriority w:val="34"/>
    <w:locked/>
    <w:rsid w:val="00196512"/>
    <w:rPr>
      <w:rFonts w:ascii="Calibri" w:hAnsi="Calibri"/>
    </w:rPr>
  </w:style>
  <w:style w:type="paragraph" w:styleId="Revision">
    <w:name w:val="Revision"/>
    <w:hidden/>
    <w:uiPriority w:val="99"/>
    <w:semiHidden/>
    <w:rsid w:val="008D4CB9"/>
    <w:rPr>
      <w:rFonts w:ascii="Calibri" w:hAnsi="Calibri"/>
    </w:rPr>
  </w:style>
  <w:style w:type="paragraph" w:styleId="NoSpacing">
    <w:name w:val="No Spacing"/>
    <w:uiPriority w:val="1"/>
    <w:qFormat/>
    <w:rsid w:val="008520A8"/>
    <w:rPr>
      <w:rFonts w:ascii="Calibri" w:hAnsi="Calibri"/>
    </w:rPr>
  </w:style>
  <w:style w:type="character" w:styleId="FollowedHyperlink">
    <w:name w:val="FollowedHyperlink"/>
    <w:basedOn w:val="DefaultParagraphFont"/>
    <w:uiPriority w:val="99"/>
    <w:semiHidden/>
    <w:unhideWhenUsed/>
    <w:rsid w:val="00170B54"/>
    <w:rPr>
      <w:color w:val="800080" w:themeColor="followedHyperlink"/>
      <w:u w:val="single"/>
    </w:rPr>
  </w:style>
  <w:style w:type="character" w:customStyle="1" w:styleId="Heading3Char">
    <w:name w:val="Heading 3 Char"/>
    <w:basedOn w:val="DefaultParagraphFont"/>
    <w:link w:val="Heading3"/>
    <w:uiPriority w:val="9"/>
    <w:rsid w:val="00FE68AB"/>
    <w:rPr>
      <w:rFonts w:asciiTheme="majorHAnsi" w:eastAsiaTheme="majorEastAsia" w:hAnsiTheme="majorHAnsi" w:cstheme="majorBidi"/>
      <w:color w:val="243F60" w:themeColor="accent1" w:themeShade="7F"/>
      <w:sz w:val="24"/>
      <w:szCs w:val="24"/>
    </w:rPr>
  </w:style>
  <w:style w:type="table" w:styleId="GridTable3-Accent1">
    <w:name w:val="Grid Table 3 Accent 1"/>
    <w:basedOn w:val="TableNormal"/>
    <w:uiPriority w:val="48"/>
    <w:rsid w:val="00CB741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CB741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PlainTable3">
    <w:name w:val="Plain Table 3"/>
    <w:basedOn w:val="TableNormal"/>
    <w:uiPriority w:val="43"/>
    <w:rsid w:val="00121EC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3">
    <w:name w:val="toc 3"/>
    <w:basedOn w:val="Normal"/>
    <w:next w:val="Normal"/>
    <w:autoRedefine/>
    <w:uiPriority w:val="39"/>
    <w:unhideWhenUsed/>
    <w:rsid w:val="000E3B95"/>
    <w:pPr>
      <w:spacing w:after="100"/>
      <w:ind w:left="440"/>
    </w:pPr>
  </w:style>
  <w:style w:type="table" w:styleId="PlainTable4">
    <w:name w:val="Plain Table 4"/>
    <w:basedOn w:val="TableNormal"/>
    <w:uiPriority w:val="44"/>
    <w:rsid w:val="00B84AC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84AC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Indent">
    <w:name w:val="Normal Indent"/>
    <w:basedOn w:val="Normal"/>
    <w:uiPriority w:val="1"/>
    <w:qFormat/>
    <w:rsid w:val="00DC028D"/>
    <w:pPr>
      <w:spacing w:after="220"/>
      <w:ind w:left="720"/>
    </w:pPr>
    <w:rPr>
      <w:rFonts w:eastAsia="Times New Roman" w:cs="Times New Roman"/>
      <w:szCs w:val="24"/>
    </w:rPr>
  </w:style>
  <w:style w:type="character" w:customStyle="1" w:styleId="UnresolvedMention1">
    <w:name w:val="Unresolved Mention1"/>
    <w:basedOn w:val="DefaultParagraphFont"/>
    <w:uiPriority w:val="99"/>
    <w:semiHidden/>
    <w:unhideWhenUsed/>
    <w:rsid w:val="00971F49"/>
    <w:rPr>
      <w:color w:val="605E5C"/>
      <w:shd w:val="clear" w:color="auto" w:fill="E1DFDD"/>
    </w:rPr>
  </w:style>
  <w:style w:type="paragraph" w:styleId="NormalWeb">
    <w:name w:val="Normal (Web)"/>
    <w:basedOn w:val="Normal"/>
    <w:uiPriority w:val="99"/>
    <w:unhideWhenUsed/>
    <w:rsid w:val="00971F49"/>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customStyle="1" w:styleId="fa">
    <w:name w:val="fa"/>
    <w:basedOn w:val="DefaultParagraphFont"/>
    <w:rsid w:val="00971F49"/>
  </w:style>
  <w:style w:type="paragraph" w:customStyle="1" w:styleId="Default">
    <w:name w:val="Default"/>
    <w:rsid w:val="00375153"/>
    <w:pPr>
      <w:autoSpaceDE w:val="0"/>
      <w:autoSpaceDN w:val="0"/>
      <w:adjustRightInd w:val="0"/>
    </w:pPr>
    <w:rPr>
      <w:rFonts w:ascii="Arial" w:hAnsi="Arial" w:cs="Arial"/>
      <w:color w:val="000000"/>
      <w:sz w:val="24"/>
      <w:szCs w:val="24"/>
    </w:rPr>
  </w:style>
  <w:style w:type="character" w:customStyle="1" w:styleId="PMODocumentation11B">
    <w:name w:val="PMO Documentation (11B)"/>
    <w:uiPriority w:val="1"/>
    <w:qFormat/>
    <w:rsid w:val="00FD422C"/>
    <w:rPr>
      <w:rFonts w:ascii="Calibri" w:hAnsi="Calibr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13299">
      <w:bodyDiv w:val="1"/>
      <w:marLeft w:val="0"/>
      <w:marRight w:val="0"/>
      <w:marTop w:val="0"/>
      <w:marBottom w:val="0"/>
      <w:divBdr>
        <w:top w:val="none" w:sz="0" w:space="0" w:color="auto"/>
        <w:left w:val="none" w:sz="0" w:space="0" w:color="auto"/>
        <w:bottom w:val="none" w:sz="0" w:space="0" w:color="auto"/>
        <w:right w:val="none" w:sz="0" w:space="0" w:color="auto"/>
      </w:divBdr>
      <w:divsChild>
        <w:div w:id="2016805344">
          <w:marLeft w:val="0"/>
          <w:marRight w:val="0"/>
          <w:marTop w:val="0"/>
          <w:marBottom w:val="0"/>
          <w:divBdr>
            <w:top w:val="none" w:sz="0" w:space="0" w:color="auto"/>
            <w:left w:val="none" w:sz="0" w:space="0" w:color="auto"/>
            <w:bottom w:val="none" w:sz="0" w:space="0" w:color="auto"/>
            <w:right w:val="none" w:sz="0" w:space="0" w:color="auto"/>
          </w:divBdr>
          <w:divsChild>
            <w:div w:id="1259633525">
              <w:marLeft w:val="0"/>
              <w:marRight w:val="0"/>
              <w:marTop w:val="0"/>
              <w:marBottom w:val="0"/>
              <w:divBdr>
                <w:top w:val="none" w:sz="0" w:space="0" w:color="auto"/>
                <w:left w:val="none" w:sz="0" w:space="0" w:color="auto"/>
                <w:bottom w:val="none" w:sz="0" w:space="0" w:color="auto"/>
                <w:right w:val="none" w:sz="0" w:space="0" w:color="auto"/>
              </w:divBdr>
            </w:div>
            <w:div w:id="14248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2056">
      <w:bodyDiv w:val="1"/>
      <w:marLeft w:val="0"/>
      <w:marRight w:val="0"/>
      <w:marTop w:val="0"/>
      <w:marBottom w:val="0"/>
      <w:divBdr>
        <w:top w:val="none" w:sz="0" w:space="0" w:color="auto"/>
        <w:left w:val="none" w:sz="0" w:space="0" w:color="auto"/>
        <w:bottom w:val="none" w:sz="0" w:space="0" w:color="auto"/>
        <w:right w:val="none" w:sz="0" w:space="0" w:color="auto"/>
      </w:divBdr>
    </w:div>
    <w:div w:id="113599441">
      <w:bodyDiv w:val="1"/>
      <w:marLeft w:val="0"/>
      <w:marRight w:val="0"/>
      <w:marTop w:val="0"/>
      <w:marBottom w:val="0"/>
      <w:divBdr>
        <w:top w:val="none" w:sz="0" w:space="0" w:color="auto"/>
        <w:left w:val="none" w:sz="0" w:space="0" w:color="auto"/>
        <w:bottom w:val="none" w:sz="0" w:space="0" w:color="auto"/>
        <w:right w:val="none" w:sz="0" w:space="0" w:color="auto"/>
      </w:divBdr>
    </w:div>
    <w:div w:id="350835491">
      <w:bodyDiv w:val="1"/>
      <w:marLeft w:val="0"/>
      <w:marRight w:val="0"/>
      <w:marTop w:val="0"/>
      <w:marBottom w:val="0"/>
      <w:divBdr>
        <w:top w:val="none" w:sz="0" w:space="0" w:color="auto"/>
        <w:left w:val="none" w:sz="0" w:space="0" w:color="auto"/>
        <w:bottom w:val="none" w:sz="0" w:space="0" w:color="auto"/>
        <w:right w:val="none" w:sz="0" w:space="0" w:color="auto"/>
      </w:divBdr>
      <w:divsChild>
        <w:div w:id="1730686593">
          <w:marLeft w:val="0"/>
          <w:marRight w:val="0"/>
          <w:marTop w:val="0"/>
          <w:marBottom w:val="0"/>
          <w:divBdr>
            <w:top w:val="none" w:sz="0" w:space="0" w:color="auto"/>
            <w:left w:val="none" w:sz="0" w:space="0" w:color="auto"/>
            <w:bottom w:val="none" w:sz="0" w:space="0" w:color="auto"/>
            <w:right w:val="none" w:sz="0" w:space="0" w:color="auto"/>
          </w:divBdr>
        </w:div>
      </w:divsChild>
    </w:div>
    <w:div w:id="429086316">
      <w:bodyDiv w:val="1"/>
      <w:marLeft w:val="0"/>
      <w:marRight w:val="0"/>
      <w:marTop w:val="0"/>
      <w:marBottom w:val="0"/>
      <w:divBdr>
        <w:top w:val="none" w:sz="0" w:space="0" w:color="auto"/>
        <w:left w:val="none" w:sz="0" w:space="0" w:color="auto"/>
        <w:bottom w:val="none" w:sz="0" w:space="0" w:color="auto"/>
        <w:right w:val="none" w:sz="0" w:space="0" w:color="auto"/>
      </w:divBdr>
      <w:divsChild>
        <w:div w:id="1199783023">
          <w:marLeft w:val="0"/>
          <w:marRight w:val="0"/>
          <w:marTop w:val="0"/>
          <w:marBottom w:val="0"/>
          <w:divBdr>
            <w:top w:val="none" w:sz="0" w:space="0" w:color="auto"/>
            <w:left w:val="none" w:sz="0" w:space="0" w:color="auto"/>
            <w:bottom w:val="none" w:sz="0" w:space="0" w:color="auto"/>
            <w:right w:val="none" w:sz="0" w:space="0" w:color="auto"/>
          </w:divBdr>
          <w:divsChild>
            <w:div w:id="1119451985">
              <w:marLeft w:val="0"/>
              <w:marRight w:val="0"/>
              <w:marTop w:val="0"/>
              <w:marBottom w:val="0"/>
              <w:divBdr>
                <w:top w:val="none" w:sz="0" w:space="0" w:color="auto"/>
                <w:left w:val="none" w:sz="0" w:space="0" w:color="auto"/>
                <w:bottom w:val="none" w:sz="0" w:space="0" w:color="auto"/>
                <w:right w:val="none" w:sz="0" w:space="0" w:color="auto"/>
              </w:divBdr>
            </w:div>
            <w:div w:id="2109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149">
      <w:bodyDiv w:val="1"/>
      <w:marLeft w:val="0"/>
      <w:marRight w:val="0"/>
      <w:marTop w:val="0"/>
      <w:marBottom w:val="0"/>
      <w:divBdr>
        <w:top w:val="none" w:sz="0" w:space="0" w:color="auto"/>
        <w:left w:val="none" w:sz="0" w:space="0" w:color="auto"/>
        <w:bottom w:val="none" w:sz="0" w:space="0" w:color="auto"/>
        <w:right w:val="none" w:sz="0" w:space="0" w:color="auto"/>
      </w:divBdr>
      <w:divsChild>
        <w:div w:id="1751656161">
          <w:marLeft w:val="0"/>
          <w:marRight w:val="0"/>
          <w:marTop w:val="0"/>
          <w:marBottom w:val="0"/>
          <w:divBdr>
            <w:top w:val="none" w:sz="0" w:space="0" w:color="auto"/>
            <w:left w:val="none" w:sz="0" w:space="0" w:color="auto"/>
            <w:bottom w:val="none" w:sz="0" w:space="0" w:color="auto"/>
            <w:right w:val="none" w:sz="0" w:space="0" w:color="auto"/>
          </w:divBdr>
          <w:divsChild>
            <w:div w:id="1608923513">
              <w:marLeft w:val="0"/>
              <w:marRight w:val="0"/>
              <w:marTop w:val="0"/>
              <w:marBottom w:val="0"/>
              <w:divBdr>
                <w:top w:val="none" w:sz="0" w:space="0" w:color="auto"/>
                <w:left w:val="none" w:sz="0" w:space="0" w:color="auto"/>
                <w:bottom w:val="none" w:sz="0" w:space="0" w:color="auto"/>
                <w:right w:val="none" w:sz="0" w:space="0" w:color="auto"/>
              </w:divBdr>
            </w:div>
            <w:div w:id="16900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1788">
      <w:bodyDiv w:val="1"/>
      <w:marLeft w:val="0"/>
      <w:marRight w:val="0"/>
      <w:marTop w:val="0"/>
      <w:marBottom w:val="0"/>
      <w:divBdr>
        <w:top w:val="none" w:sz="0" w:space="0" w:color="auto"/>
        <w:left w:val="none" w:sz="0" w:space="0" w:color="auto"/>
        <w:bottom w:val="none" w:sz="0" w:space="0" w:color="auto"/>
        <w:right w:val="none" w:sz="0" w:space="0" w:color="auto"/>
      </w:divBdr>
    </w:div>
    <w:div w:id="674653696">
      <w:bodyDiv w:val="1"/>
      <w:marLeft w:val="0"/>
      <w:marRight w:val="0"/>
      <w:marTop w:val="0"/>
      <w:marBottom w:val="0"/>
      <w:divBdr>
        <w:top w:val="none" w:sz="0" w:space="0" w:color="auto"/>
        <w:left w:val="none" w:sz="0" w:space="0" w:color="auto"/>
        <w:bottom w:val="none" w:sz="0" w:space="0" w:color="auto"/>
        <w:right w:val="none" w:sz="0" w:space="0" w:color="auto"/>
      </w:divBdr>
    </w:div>
    <w:div w:id="770470279">
      <w:bodyDiv w:val="1"/>
      <w:marLeft w:val="0"/>
      <w:marRight w:val="0"/>
      <w:marTop w:val="0"/>
      <w:marBottom w:val="0"/>
      <w:divBdr>
        <w:top w:val="none" w:sz="0" w:space="0" w:color="auto"/>
        <w:left w:val="none" w:sz="0" w:space="0" w:color="auto"/>
        <w:bottom w:val="none" w:sz="0" w:space="0" w:color="auto"/>
        <w:right w:val="none" w:sz="0" w:space="0" w:color="auto"/>
      </w:divBdr>
    </w:div>
    <w:div w:id="862784556">
      <w:bodyDiv w:val="1"/>
      <w:marLeft w:val="0"/>
      <w:marRight w:val="0"/>
      <w:marTop w:val="0"/>
      <w:marBottom w:val="0"/>
      <w:divBdr>
        <w:top w:val="none" w:sz="0" w:space="0" w:color="auto"/>
        <w:left w:val="none" w:sz="0" w:space="0" w:color="auto"/>
        <w:bottom w:val="none" w:sz="0" w:space="0" w:color="auto"/>
        <w:right w:val="none" w:sz="0" w:space="0" w:color="auto"/>
      </w:divBdr>
      <w:divsChild>
        <w:div w:id="858350186">
          <w:marLeft w:val="0"/>
          <w:marRight w:val="0"/>
          <w:marTop w:val="0"/>
          <w:marBottom w:val="0"/>
          <w:divBdr>
            <w:top w:val="none" w:sz="0" w:space="0" w:color="auto"/>
            <w:left w:val="none" w:sz="0" w:space="0" w:color="auto"/>
            <w:bottom w:val="none" w:sz="0" w:space="0" w:color="auto"/>
            <w:right w:val="none" w:sz="0" w:space="0" w:color="auto"/>
          </w:divBdr>
        </w:div>
      </w:divsChild>
    </w:div>
    <w:div w:id="1017538916">
      <w:bodyDiv w:val="1"/>
      <w:marLeft w:val="0"/>
      <w:marRight w:val="0"/>
      <w:marTop w:val="0"/>
      <w:marBottom w:val="0"/>
      <w:divBdr>
        <w:top w:val="none" w:sz="0" w:space="0" w:color="auto"/>
        <w:left w:val="none" w:sz="0" w:space="0" w:color="auto"/>
        <w:bottom w:val="none" w:sz="0" w:space="0" w:color="auto"/>
        <w:right w:val="none" w:sz="0" w:space="0" w:color="auto"/>
      </w:divBdr>
    </w:div>
    <w:div w:id="1242643453">
      <w:bodyDiv w:val="1"/>
      <w:marLeft w:val="0"/>
      <w:marRight w:val="0"/>
      <w:marTop w:val="0"/>
      <w:marBottom w:val="0"/>
      <w:divBdr>
        <w:top w:val="none" w:sz="0" w:space="0" w:color="auto"/>
        <w:left w:val="none" w:sz="0" w:space="0" w:color="auto"/>
        <w:bottom w:val="none" w:sz="0" w:space="0" w:color="auto"/>
        <w:right w:val="none" w:sz="0" w:space="0" w:color="auto"/>
      </w:divBdr>
    </w:div>
    <w:div w:id="1355765120">
      <w:bodyDiv w:val="1"/>
      <w:marLeft w:val="0"/>
      <w:marRight w:val="0"/>
      <w:marTop w:val="0"/>
      <w:marBottom w:val="0"/>
      <w:divBdr>
        <w:top w:val="none" w:sz="0" w:space="0" w:color="auto"/>
        <w:left w:val="none" w:sz="0" w:space="0" w:color="auto"/>
        <w:bottom w:val="none" w:sz="0" w:space="0" w:color="auto"/>
        <w:right w:val="none" w:sz="0" w:space="0" w:color="auto"/>
      </w:divBdr>
    </w:div>
    <w:div w:id="1624653250">
      <w:bodyDiv w:val="1"/>
      <w:marLeft w:val="0"/>
      <w:marRight w:val="0"/>
      <w:marTop w:val="0"/>
      <w:marBottom w:val="0"/>
      <w:divBdr>
        <w:top w:val="none" w:sz="0" w:space="0" w:color="auto"/>
        <w:left w:val="none" w:sz="0" w:space="0" w:color="auto"/>
        <w:bottom w:val="none" w:sz="0" w:space="0" w:color="auto"/>
        <w:right w:val="none" w:sz="0" w:space="0" w:color="auto"/>
      </w:divBdr>
    </w:div>
    <w:div w:id="1725833171">
      <w:bodyDiv w:val="1"/>
      <w:marLeft w:val="0"/>
      <w:marRight w:val="0"/>
      <w:marTop w:val="0"/>
      <w:marBottom w:val="0"/>
      <w:divBdr>
        <w:top w:val="none" w:sz="0" w:space="0" w:color="auto"/>
        <w:left w:val="none" w:sz="0" w:space="0" w:color="auto"/>
        <w:bottom w:val="none" w:sz="0" w:space="0" w:color="auto"/>
        <w:right w:val="none" w:sz="0" w:space="0" w:color="auto"/>
      </w:divBdr>
    </w:div>
    <w:div w:id="1788966838">
      <w:bodyDiv w:val="1"/>
      <w:marLeft w:val="0"/>
      <w:marRight w:val="0"/>
      <w:marTop w:val="0"/>
      <w:marBottom w:val="0"/>
      <w:divBdr>
        <w:top w:val="none" w:sz="0" w:space="0" w:color="auto"/>
        <w:left w:val="none" w:sz="0" w:space="0" w:color="auto"/>
        <w:bottom w:val="none" w:sz="0" w:space="0" w:color="auto"/>
        <w:right w:val="none" w:sz="0" w:space="0" w:color="auto"/>
      </w:divBdr>
    </w:div>
    <w:div w:id="199355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mailto:iris-all-users@maillist.admin.ox.ac.uk" TargetMode="External"/><Relationship Id="rId26" Type="http://schemas.openxmlformats.org/officeDocument/2006/relationships/hyperlink" Target="mailto:help@it.ox.ac.ukm" TargetMode="External"/><Relationship Id="rId21" Type="http://schemas.openxmlformats.org/officeDocument/2006/relationships/hyperlink" Target="https://services.it.ox.ac.uk/"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brian.jenkins@safety.ox.ac.uk" TargetMode="External"/><Relationship Id="rId17" Type="http://schemas.openxmlformats.org/officeDocument/2006/relationships/hyperlink" Target="https://safety.admin.ox.ac.uk/our-offices" TargetMode="External"/><Relationship Id="rId25" Type="http://schemas.openxmlformats.org/officeDocument/2006/relationships/hyperlink" Target="https://services.it.ox.ac.uk/Service/business-systems-and-administration-support/Health%20and%20Safety%20Incident%20Reporting%20and%20Investigation%20System" TargetMode="External"/><Relationship Id="rId33" Type="http://schemas.openxmlformats.org/officeDocument/2006/relationships/hyperlink" Target="http://www.it.ox.ac.uk/services" TargetMode="External"/><Relationship Id="rId2" Type="http://schemas.openxmlformats.org/officeDocument/2006/relationships/customXml" Target="../customXml/item2.xml"/><Relationship Id="rId16" Type="http://schemas.openxmlformats.org/officeDocument/2006/relationships/hyperlink" Target="https://oxforduni-remoteforms.info-exchange.com/Incident" TargetMode="External"/><Relationship Id="rId20" Type="http://schemas.openxmlformats.org/officeDocument/2006/relationships/hyperlink" Target="https://oxforduni-remoteforms.info-exchange.com/Incident" TargetMode="External"/><Relationship Id="rId29" Type="http://schemas.openxmlformats.org/officeDocument/2006/relationships/hyperlink" Target="mailto:iris-all-users@maillist.admin.ox.ac.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slie.wright@admin.ox.ac.uk" TargetMode="External"/><Relationship Id="rId24" Type="http://schemas.openxmlformats.org/officeDocument/2006/relationships/hyperlink" Target="https://services.it.ox.ac.uk/" TargetMode="External"/><Relationship Id="rId32" Type="http://schemas.openxmlformats.org/officeDocument/2006/relationships/hyperlink" Target="https://sharepoint.nexus.ox.ac.uk/sites/itservices/smo/Services%20Public%20Information/Service%20Roles.pdf" TargetMode="External"/><Relationship Id="rId37"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safety.web.ox.ac.uk/guidance-materials-training-and-support" TargetMode="External"/><Relationship Id="rId28" Type="http://schemas.openxmlformats.org/officeDocument/2006/relationships/hyperlink" Target="https://safety.admin.ox.ac.uk/incident-reporting"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afety.admin.ox.ac.uk/accessibility-statement-for-the-university-of-oxford-uas-websites" TargetMode="External"/><Relationship Id="rId31" Type="http://schemas.openxmlformats.org/officeDocument/2006/relationships/hyperlink" Target="https://safety.web.ox.ac.uk/data-collection-and-complia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services.it.ox.ac.uk/Service/business-systems-and-administration-support/Health%20and%20Safety%20Incident%20Reporting%20and%20Investigation%20System" TargetMode="External"/><Relationship Id="rId27" Type="http://schemas.openxmlformats.org/officeDocument/2006/relationships/hyperlink" Target="http://help.it.ox.ac.uk/help/request" TargetMode="External"/><Relationship Id="rId30" Type="http://schemas.openxmlformats.org/officeDocument/2006/relationships/hyperlink" Target="https://services.it.ox.ac.uk/Service/business-systems-and-administration-support/Health%20and%20Safety%20Incident%20Reporting%20and%20Investigation%20System"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earchdisasterrecovery.techtarget.com/definition/disaster-recovery" TargetMode="External"/><Relationship Id="rId2" Type="http://schemas.openxmlformats.org/officeDocument/2006/relationships/hyperlink" Target="http://searchstorage.techtarget.com/definition/data-retention" TargetMode="External"/><Relationship Id="rId1" Type="http://schemas.openxmlformats.org/officeDocument/2006/relationships/hyperlink" Target="https://en.wikipedia.org/wiki/Responsibility_assignment_matri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3aa693-430b-450e-bd6d-5f2333e7a72a">
      <Terms xmlns="http://schemas.microsoft.com/office/infopath/2007/PartnerControls"/>
    </lcf76f155ced4ddcb4097134ff3c332f>
    <TaxCatchAll xmlns="aae2177e-126f-4687-aeaa-2d156ec5f2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56E81C6D816B4180E0E0E9C2D7B74A" ma:contentTypeVersion="17" ma:contentTypeDescription="Create a new document." ma:contentTypeScope="" ma:versionID="323d12e04165eeb3979527f8f20fdf9b">
  <xsd:schema xmlns:xsd="http://www.w3.org/2001/XMLSchema" xmlns:xs="http://www.w3.org/2001/XMLSchema" xmlns:p="http://schemas.microsoft.com/office/2006/metadata/properties" xmlns:ns2="a63aa693-430b-450e-bd6d-5f2333e7a72a" xmlns:ns3="aae2177e-126f-4687-aeaa-2d156ec5f209" targetNamespace="http://schemas.microsoft.com/office/2006/metadata/properties" ma:root="true" ma:fieldsID="b867dfb0a9ddf7f4aba0b1e626a195b7" ns2:_="" ns3:_="">
    <xsd:import namespace="a63aa693-430b-450e-bd6d-5f2333e7a72a"/>
    <xsd:import namespace="aae2177e-126f-4687-aeaa-2d156ec5f2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aa693-430b-450e-bd6d-5f2333e7a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177e-126f-4687-aeaa-2d156ec5f20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8c87835-bada-4805-b9a9-ea283cc3fcdb}" ma:internalName="TaxCatchAll" ma:showField="CatchAllData" ma:web="aae2177e-126f-4687-aeaa-2d156ec5f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39C19B-5A44-46A7-82C2-009AE743F97A}">
  <ds:schemaRefs>
    <ds:schemaRef ds:uri="http://schemas.microsoft.com/office/2006/documentManagement/types"/>
    <ds:schemaRef ds:uri="http://www.w3.org/XML/1998/namespace"/>
    <ds:schemaRef ds:uri="http://schemas.microsoft.com/office/2006/metadata/properties"/>
    <ds:schemaRef ds:uri="http://purl.org/dc/terms/"/>
    <ds:schemaRef ds:uri="http://purl.org/dc/dcmitype/"/>
    <ds:schemaRef ds:uri="http://purl.org/dc/elements/1.1/"/>
    <ds:schemaRef ds:uri="http://schemas.openxmlformats.org/package/2006/metadata/core-properties"/>
    <ds:schemaRef ds:uri="http://schemas.microsoft.com/office/infopath/2007/PartnerControls"/>
    <ds:schemaRef ds:uri="8cb49147-647a-497c-b2c4-19dd62c326b7"/>
    <ds:schemaRef ds:uri="eec467c3-0f2c-4813-b9ce-0de359b0dcf7"/>
  </ds:schemaRefs>
</ds:datastoreItem>
</file>

<file path=customXml/itemProps2.xml><?xml version="1.0" encoding="utf-8"?>
<ds:datastoreItem xmlns:ds="http://schemas.openxmlformats.org/officeDocument/2006/customXml" ds:itemID="{33281605-C01F-4069-A550-15251C35309D}"/>
</file>

<file path=customXml/itemProps3.xml><?xml version="1.0" encoding="utf-8"?>
<ds:datastoreItem xmlns:ds="http://schemas.openxmlformats.org/officeDocument/2006/customXml" ds:itemID="{E3EB9CCD-93B1-44E6-BF5E-6547DBF5EEFE}">
  <ds:schemaRefs>
    <ds:schemaRef ds:uri="http://schemas.microsoft.com/sharepoint/v3/contenttype/forms"/>
  </ds:schemaRefs>
</ds:datastoreItem>
</file>

<file path=customXml/itemProps4.xml><?xml version="1.0" encoding="utf-8"?>
<ds:datastoreItem xmlns:ds="http://schemas.openxmlformats.org/officeDocument/2006/customXml" ds:itemID="{63A172A5-488E-4DF7-A7AD-C23972990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4929</Words>
  <Characters>28099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ITS756 - IRIS SLD_v0.5_draft</vt:lpstr>
    </vt:vector>
  </TitlesOfParts>
  <Company/>
  <LinksUpToDate>false</LinksUpToDate>
  <CharactersWithSpaces>32963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ITS756 - IRIS SLD_v0.5_draft</dc:title>
  <dc:subject/>
  <dc:creator/>
  <cp:keywords/>
  <dc:description/>
  <cp:lastModifiedBy/>
  <cp:revision>1</cp:revision>
  <dcterms:created xsi:type="dcterms:W3CDTF">2021-06-04T16:58:00Z</dcterms:created>
  <dcterms:modified xsi:type="dcterms:W3CDTF">2023-01-25T10:15:00Z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0x010100FB56E81C6D816B4180E0E0E9C2D7B74A</vt:lpwstr>
  </property>
  <property fmtid="{D5CDD505-2E9C-101B-9397-08002B2CF9AE}" pid="5" name="TemplateUrl">
    <vt:lpwstr/>
  </property>
  <property fmtid="{D5CDD505-2E9C-101B-9397-08002B2CF9AE}" pid="6" name="Service Catalogue Name">
    <vt:lpwstr>442;#IRIS|e60bdf91-2ed4-478d-8285-7287d9acf315</vt:lpwstr>
  </property>
</Properties>
</file>