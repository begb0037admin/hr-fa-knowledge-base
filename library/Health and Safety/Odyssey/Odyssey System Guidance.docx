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mc:Ignorable="w14 w15 w16se w16cid w16 w16cex w16sdtdh w16sdtfl w16du wp14">
  <w:body>
    <w:p w:rsidR="00D51830" w:rsidP="00FE4C43" w:rsidRDefault="00F90D24" w14:paraId="18B3AE09" w14:textId="195CAC59">
      <w:pPr>
        <w:ind w:right="-1021"/>
      </w:pPr>
      <w:r>
        <w:t xml:space="preserve">                                                                            </w:t>
      </w:r>
      <w:r w:rsidR="00E148F0">
        <w:t xml:space="preserve">                                                                                                                                                                                                                                                                                          </w:t>
      </w:r>
      <w:r w:rsidR="00476BF4">
        <w:rPr>
          <w:noProof/>
        </w:rPr>
        <w:drawing>
          <wp:inline distT="0" distB="0" distL="0" distR="0" wp14:anchorId="182CCA8C" wp14:editId="555160B5">
            <wp:extent cx="2029522" cy="643202"/>
            <wp:effectExtent l="0" t="0" r="2540" b="5080"/>
            <wp:docPr id="2"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2029522" cy="643202"/>
                    </a:xfrm>
                    <a:prstGeom prst="rect">
                      <a:avLst/>
                    </a:prstGeom>
                  </pic:spPr>
                </pic:pic>
              </a:graphicData>
            </a:graphic>
          </wp:inline>
        </w:drawing>
      </w:r>
      <w:r w:rsidR="3EFF5683">
        <w:t xml:space="preserve"> </w:t>
      </w:r>
      <w:r w:rsidR="00476BF4">
        <w:tab/>
      </w:r>
      <w:r w:rsidR="00476BF4">
        <w:tab/>
      </w:r>
      <w:r w:rsidR="00476BF4">
        <w:tab/>
      </w:r>
      <w:r w:rsidR="00476BF4">
        <w:tab/>
      </w:r>
      <w:r w:rsidR="00476BF4">
        <w:tab/>
      </w:r>
      <w:r w:rsidR="00476BF4">
        <w:tab/>
      </w:r>
      <w:r w:rsidR="3EFF5683">
        <w:rPr>
          <w:noProof/>
        </w:rPr>
        <w:drawing>
          <wp:inline distT="0" distB="0" distL="0" distR="0" wp14:anchorId="60FF04BF" wp14:editId="126D2740">
            <wp:extent cx="1220460" cy="808016"/>
            <wp:effectExtent l="0" t="0" r="0" b="5080"/>
            <wp:docPr id="240958770" name="Picture 24095877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958770" name="Picture 240958770">
                      <a:extLst>
                        <a:ext uri="{C183D7F6-B498-43B3-948B-1728B52AA6E4}">
                          <adec:decorative xmlns:adec="http://schemas.microsoft.com/office/drawing/2017/decorative" val="1"/>
                        </a:ext>
                      </a:extLst>
                    </pic:cNvPr>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220460" cy="808016"/>
                    </a:xfrm>
                    <a:prstGeom prst="rect">
                      <a:avLst/>
                    </a:prstGeom>
                  </pic:spPr>
                </pic:pic>
              </a:graphicData>
            </a:graphic>
          </wp:inline>
        </w:drawing>
      </w:r>
    </w:p>
    <w:p w:rsidRPr="003E7A6F" w:rsidR="002B6532" w:rsidP="005E0745" w:rsidRDefault="00D51830" w14:paraId="402850FB" w14:textId="77777777">
      <w:pPr>
        <w:pStyle w:val="Title"/>
      </w:pPr>
      <w:r w:rsidRPr="00B97340">
        <w:t>Odysse</w:t>
      </w:r>
      <w:r w:rsidRPr="003E7A6F">
        <w:t xml:space="preserve">y – Radiation Management System Guide </w:t>
      </w:r>
    </w:p>
    <w:p w:rsidR="0026741A" w:rsidP="0026741A" w:rsidRDefault="0026741A" w14:paraId="4E7B8F10" w14:textId="43809C3F">
      <w:r w:rsidR="0026741A">
        <w:rPr/>
        <w:t xml:space="preserve">This guide is to support the Safety Office Radiation Team, Senior Radiation Protection  </w:t>
      </w:r>
      <w:r w:rsidR="0026741A">
        <w:rPr/>
        <w:t xml:space="preserve">Supervisors (SRPS) and Radiation Protection Supervisors (RPS) in navigating and using the University’s Radiation Management System, Odyssey. </w:t>
      </w:r>
    </w:p>
    <w:sdt>
      <w:sdtPr>
        <w:id w:val="-934589064"/>
        <w:docPartObj>
          <w:docPartGallery w:val="Table of Contents"/>
          <w:docPartUnique/>
        </w:docPartObj>
        <w:rPr>
          <w:rFonts w:ascii="Noto Serif" w:hAnsi="Noto Serif" w:eastAsia="游明朝" w:cs="Arial" w:eastAsiaTheme="minorEastAsia" w:cstheme="minorBidi"/>
          <w:color w:val="auto"/>
          <w:sz w:val="22"/>
          <w:szCs w:val="22"/>
          <w:lang w:val="en-GB"/>
        </w:rPr>
      </w:sdtPr>
      <w:sdtEndPr>
        <w:rPr>
          <w:rFonts w:ascii="Noto Serif" w:hAnsi="Noto Serif" w:eastAsia="游明朝" w:cs="Arial" w:eastAsiaTheme="minorEastAsia" w:cstheme="minorBidi"/>
          <w:b w:val="1"/>
          <w:bCs w:val="1"/>
          <w:color w:val="auto"/>
          <w:sz w:val="22"/>
          <w:szCs w:val="22"/>
          <w:lang w:val="en-GB"/>
        </w:rPr>
      </w:sdtEndPr>
      <w:sdtContent>
        <w:p w:rsidR="00684753" w:rsidRDefault="00684753" w14:paraId="775BA4F8" w14:textId="5A17EF08">
          <w:pPr>
            <w:pStyle w:val="TOCHeading"/>
          </w:pPr>
          <w:r>
            <w:t>Table of Contents</w:t>
          </w:r>
          <w:r>
            <w:br/>
          </w:r>
        </w:p>
        <w:p w:rsidR="0000592C" w:rsidRDefault="00684753" w14:paraId="50CEC1CE" w14:textId="418E6613">
          <w:pPr>
            <w:pStyle w:val="TOC1"/>
            <w:rPr>
              <w:rFonts w:asciiTheme="minorHAnsi" w:hAnsiTheme="minorHAnsi" w:eastAsiaTheme="minorEastAsia"/>
              <w:b w:val="0"/>
              <w:kern w:val="2"/>
              <w:sz w:val="24"/>
              <w:szCs w:val="24"/>
              <w:lang w:eastAsia="en-GB"/>
              <w14:ligatures w14:val="standardContextual"/>
            </w:rPr>
          </w:pPr>
          <w:r>
            <w:fldChar w:fldCharType="begin"/>
          </w:r>
          <w:r>
            <w:instrText xml:space="preserve"> TOC \o "1-3" \h \z \u </w:instrText>
          </w:r>
          <w:r>
            <w:fldChar w:fldCharType="separate"/>
          </w:r>
          <w:hyperlink w:history="1" w:anchor="_Toc196918295">
            <w:r w:rsidRPr="00910D36" w:rsidR="0000592C">
              <w:rPr>
                <w:rStyle w:val="Hyperlink"/>
              </w:rPr>
              <w:t>1.0</w:t>
            </w:r>
            <w:r w:rsidR="0000592C">
              <w:rPr>
                <w:rFonts w:asciiTheme="minorHAnsi" w:hAnsiTheme="minorHAnsi" w:eastAsiaTheme="minorEastAsia"/>
                <w:b w:val="0"/>
                <w:kern w:val="2"/>
                <w:sz w:val="24"/>
                <w:szCs w:val="24"/>
                <w:lang w:eastAsia="en-GB"/>
                <w14:ligatures w14:val="standardContextual"/>
              </w:rPr>
              <w:tab/>
            </w:r>
            <w:r w:rsidRPr="00910D36" w:rsidR="0000592C">
              <w:rPr>
                <w:rStyle w:val="Hyperlink"/>
              </w:rPr>
              <w:t>Introduction</w:t>
            </w:r>
            <w:r w:rsidR="0000592C">
              <w:rPr>
                <w:webHidden/>
              </w:rPr>
              <w:tab/>
            </w:r>
            <w:r w:rsidR="0000592C">
              <w:rPr>
                <w:webHidden/>
              </w:rPr>
              <w:fldChar w:fldCharType="begin"/>
            </w:r>
            <w:r w:rsidR="0000592C">
              <w:rPr>
                <w:webHidden/>
              </w:rPr>
              <w:instrText xml:space="preserve"> PAGEREF _Toc196918295 \h </w:instrText>
            </w:r>
            <w:r w:rsidR="0000592C">
              <w:rPr>
                <w:webHidden/>
              </w:rPr>
            </w:r>
            <w:r w:rsidR="0000592C">
              <w:rPr>
                <w:webHidden/>
              </w:rPr>
              <w:fldChar w:fldCharType="separate"/>
            </w:r>
            <w:r w:rsidR="0000592C">
              <w:rPr>
                <w:webHidden/>
              </w:rPr>
              <w:t>4</w:t>
            </w:r>
            <w:r w:rsidR="0000592C">
              <w:rPr>
                <w:webHidden/>
              </w:rPr>
              <w:fldChar w:fldCharType="end"/>
            </w:r>
          </w:hyperlink>
        </w:p>
        <w:p w:rsidR="0000592C" w:rsidRDefault="0000592C" w14:paraId="26EDDA3F" w14:textId="437973AB">
          <w:pPr>
            <w:pStyle w:val="TOC1"/>
            <w:rPr>
              <w:rFonts w:asciiTheme="minorHAnsi" w:hAnsiTheme="minorHAnsi" w:eastAsiaTheme="minorEastAsia"/>
              <w:b w:val="0"/>
              <w:kern w:val="2"/>
              <w:sz w:val="24"/>
              <w:szCs w:val="24"/>
              <w:lang w:eastAsia="en-GB"/>
              <w14:ligatures w14:val="standardContextual"/>
            </w:rPr>
          </w:pPr>
          <w:hyperlink w:history="1" w:anchor="_Toc196918296">
            <w:r w:rsidRPr="00910D36">
              <w:rPr>
                <w:rStyle w:val="Hyperlink"/>
              </w:rPr>
              <w:t>2.0</w:t>
            </w:r>
            <w:r>
              <w:rPr>
                <w:rFonts w:asciiTheme="minorHAnsi" w:hAnsiTheme="minorHAnsi" w:eastAsiaTheme="minorEastAsia"/>
                <w:b w:val="0"/>
                <w:kern w:val="2"/>
                <w:sz w:val="24"/>
                <w:szCs w:val="24"/>
                <w:lang w:eastAsia="en-GB"/>
                <w14:ligatures w14:val="standardContextual"/>
              </w:rPr>
              <w:tab/>
            </w:r>
            <w:r w:rsidRPr="00910D36">
              <w:rPr>
                <w:rStyle w:val="Hyperlink"/>
              </w:rPr>
              <w:t>System Configuration</w:t>
            </w:r>
            <w:r>
              <w:rPr>
                <w:webHidden/>
              </w:rPr>
              <w:tab/>
            </w:r>
            <w:r>
              <w:rPr>
                <w:webHidden/>
              </w:rPr>
              <w:fldChar w:fldCharType="begin"/>
            </w:r>
            <w:r>
              <w:rPr>
                <w:webHidden/>
              </w:rPr>
              <w:instrText xml:space="preserve"> PAGEREF _Toc196918296 \h </w:instrText>
            </w:r>
            <w:r>
              <w:rPr>
                <w:webHidden/>
              </w:rPr>
            </w:r>
            <w:r>
              <w:rPr>
                <w:webHidden/>
              </w:rPr>
              <w:fldChar w:fldCharType="separate"/>
            </w:r>
            <w:r>
              <w:rPr>
                <w:webHidden/>
              </w:rPr>
              <w:t>5</w:t>
            </w:r>
            <w:r>
              <w:rPr>
                <w:webHidden/>
              </w:rPr>
              <w:fldChar w:fldCharType="end"/>
            </w:r>
          </w:hyperlink>
        </w:p>
        <w:p w:rsidR="0000592C" w:rsidRDefault="0000592C" w14:paraId="0DDA77A2" w14:textId="2306C104">
          <w:pPr>
            <w:pStyle w:val="TOC2"/>
            <w:rPr>
              <w:rFonts w:asciiTheme="minorHAnsi" w:hAnsiTheme="minorHAnsi" w:eastAsiaTheme="minorEastAsia"/>
              <w:kern w:val="2"/>
              <w:sz w:val="24"/>
              <w:szCs w:val="24"/>
              <w:lang w:eastAsia="en-GB"/>
              <w14:ligatures w14:val="standardContextual"/>
            </w:rPr>
          </w:pPr>
          <w:hyperlink w:history="1" w:anchor="_Toc196918297">
            <w:r w:rsidRPr="00910D36">
              <w:rPr>
                <w:rStyle w:val="Hyperlink"/>
              </w:rPr>
              <w:t>2.1</w:t>
            </w:r>
            <w:r>
              <w:rPr>
                <w:rFonts w:asciiTheme="minorHAnsi" w:hAnsiTheme="minorHAnsi" w:eastAsiaTheme="minorEastAsia"/>
                <w:kern w:val="2"/>
                <w:sz w:val="24"/>
                <w:szCs w:val="24"/>
                <w:lang w:eastAsia="en-GB"/>
                <w14:ligatures w14:val="standardContextual"/>
              </w:rPr>
              <w:tab/>
            </w:r>
            <w:r w:rsidRPr="00910D36">
              <w:rPr>
                <w:rStyle w:val="Hyperlink"/>
              </w:rPr>
              <w:t>Departments</w:t>
            </w:r>
            <w:r>
              <w:rPr>
                <w:webHidden/>
              </w:rPr>
              <w:tab/>
            </w:r>
            <w:r>
              <w:rPr>
                <w:webHidden/>
              </w:rPr>
              <w:fldChar w:fldCharType="begin"/>
            </w:r>
            <w:r>
              <w:rPr>
                <w:webHidden/>
              </w:rPr>
              <w:instrText xml:space="preserve"> PAGEREF _Toc196918297 \h </w:instrText>
            </w:r>
            <w:r>
              <w:rPr>
                <w:webHidden/>
              </w:rPr>
            </w:r>
            <w:r>
              <w:rPr>
                <w:webHidden/>
              </w:rPr>
              <w:fldChar w:fldCharType="separate"/>
            </w:r>
            <w:r>
              <w:rPr>
                <w:webHidden/>
              </w:rPr>
              <w:t>5</w:t>
            </w:r>
            <w:r>
              <w:rPr>
                <w:webHidden/>
              </w:rPr>
              <w:fldChar w:fldCharType="end"/>
            </w:r>
          </w:hyperlink>
        </w:p>
        <w:p w:rsidR="0000592C" w:rsidRDefault="0000592C" w14:paraId="112C460A" w14:textId="535992B6">
          <w:pPr>
            <w:pStyle w:val="TOC3"/>
            <w:tabs>
              <w:tab w:val="left" w:pos="1200"/>
              <w:tab w:val="right" w:leader="dot" w:pos="9771"/>
            </w:tabs>
            <w:rPr>
              <w:rFonts w:asciiTheme="minorHAnsi" w:hAnsiTheme="minorHAnsi" w:eastAsiaTheme="minorEastAsia"/>
              <w:noProof/>
              <w:kern w:val="2"/>
              <w:sz w:val="24"/>
              <w:szCs w:val="24"/>
              <w:lang w:eastAsia="en-GB"/>
              <w14:ligatures w14:val="standardContextual"/>
            </w:rPr>
          </w:pPr>
          <w:hyperlink w:history="1" w:anchor="_Toc196918298">
            <w:r w:rsidRPr="00910D36">
              <w:rPr>
                <w:rStyle w:val="Hyperlink"/>
                <w:noProof/>
              </w:rPr>
              <w:t>2.1.1</w:t>
            </w:r>
            <w:r>
              <w:rPr>
                <w:rFonts w:asciiTheme="minorHAnsi" w:hAnsiTheme="minorHAnsi" w:eastAsiaTheme="minorEastAsia"/>
                <w:noProof/>
                <w:kern w:val="2"/>
                <w:sz w:val="24"/>
                <w:szCs w:val="24"/>
                <w:lang w:eastAsia="en-GB"/>
                <w14:ligatures w14:val="standardContextual"/>
              </w:rPr>
              <w:tab/>
            </w:r>
            <w:r w:rsidRPr="00910D36">
              <w:rPr>
                <w:rStyle w:val="Hyperlink"/>
                <w:noProof/>
              </w:rPr>
              <w:t>The EA Environment Agency</w:t>
            </w:r>
            <w:r>
              <w:rPr>
                <w:noProof/>
                <w:webHidden/>
              </w:rPr>
              <w:tab/>
            </w:r>
            <w:r>
              <w:rPr>
                <w:noProof/>
                <w:webHidden/>
              </w:rPr>
              <w:fldChar w:fldCharType="begin"/>
            </w:r>
            <w:r>
              <w:rPr>
                <w:noProof/>
                <w:webHidden/>
              </w:rPr>
              <w:instrText xml:space="preserve"> PAGEREF _Toc196918298 \h </w:instrText>
            </w:r>
            <w:r>
              <w:rPr>
                <w:noProof/>
                <w:webHidden/>
              </w:rPr>
            </w:r>
            <w:r>
              <w:rPr>
                <w:noProof/>
                <w:webHidden/>
              </w:rPr>
              <w:fldChar w:fldCharType="separate"/>
            </w:r>
            <w:r>
              <w:rPr>
                <w:noProof/>
                <w:webHidden/>
              </w:rPr>
              <w:t>5</w:t>
            </w:r>
            <w:r>
              <w:rPr>
                <w:noProof/>
                <w:webHidden/>
              </w:rPr>
              <w:fldChar w:fldCharType="end"/>
            </w:r>
          </w:hyperlink>
        </w:p>
        <w:p w:rsidR="0000592C" w:rsidRDefault="0000592C" w14:paraId="6A87AC58" w14:textId="2293D5F4">
          <w:pPr>
            <w:pStyle w:val="TOC3"/>
            <w:tabs>
              <w:tab w:val="left" w:pos="1200"/>
              <w:tab w:val="right" w:leader="dot" w:pos="9771"/>
            </w:tabs>
            <w:rPr>
              <w:rFonts w:asciiTheme="minorHAnsi" w:hAnsiTheme="minorHAnsi" w:eastAsiaTheme="minorEastAsia"/>
              <w:noProof/>
              <w:kern w:val="2"/>
              <w:sz w:val="24"/>
              <w:szCs w:val="24"/>
              <w:lang w:eastAsia="en-GB"/>
              <w14:ligatures w14:val="standardContextual"/>
            </w:rPr>
          </w:pPr>
          <w:hyperlink w:history="1" w:anchor="_Toc196918299">
            <w:r w:rsidRPr="00910D36">
              <w:rPr>
                <w:rStyle w:val="Hyperlink"/>
                <w:noProof/>
              </w:rPr>
              <w:t>2.1.2</w:t>
            </w:r>
            <w:r>
              <w:rPr>
                <w:rFonts w:asciiTheme="minorHAnsi" w:hAnsiTheme="minorHAnsi" w:eastAsiaTheme="minorEastAsia"/>
                <w:noProof/>
                <w:kern w:val="2"/>
                <w:sz w:val="24"/>
                <w:szCs w:val="24"/>
                <w:lang w:eastAsia="en-GB"/>
                <w14:ligatures w14:val="standardContextual"/>
              </w:rPr>
              <w:tab/>
            </w:r>
            <w:r w:rsidRPr="00910D36">
              <w:rPr>
                <w:rStyle w:val="Hyperlink"/>
                <w:noProof/>
              </w:rPr>
              <w:t>Geological Specimens</w:t>
            </w:r>
            <w:r>
              <w:rPr>
                <w:noProof/>
                <w:webHidden/>
              </w:rPr>
              <w:tab/>
            </w:r>
            <w:r>
              <w:rPr>
                <w:noProof/>
                <w:webHidden/>
              </w:rPr>
              <w:fldChar w:fldCharType="begin"/>
            </w:r>
            <w:r>
              <w:rPr>
                <w:noProof/>
                <w:webHidden/>
              </w:rPr>
              <w:instrText xml:space="preserve"> PAGEREF _Toc196918299 \h </w:instrText>
            </w:r>
            <w:r>
              <w:rPr>
                <w:noProof/>
                <w:webHidden/>
              </w:rPr>
            </w:r>
            <w:r>
              <w:rPr>
                <w:noProof/>
                <w:webHidden/>
              </w:rPr>
              <w:fldChar w:fldCharType="separate"/>
            </w:r>
            <w:r>
              <w:rPr>
                <w:noProof/>
                <w:webHidden/>
              </w:rPr>
              <w:t>6</w:t>
            </w:r>
            <w:r>
              <w:rPr>
                <w:noProof/>
                <w:webHidden/>
              </w:rPr>
              <w:fldChar w:fldCharType="end"/>
            </w:r>
          </w:hyperlink>
        </w:p>
        <w:p w:rsidR="0000592C" w:rsidRDefault="0000592C" w14:paraId="71EBAD71" w14:textId="61FF85E1">
          <w:pPr>
            <w:pStyle w:val="TOC3"/>
            <w:tabs>
              <w:tab w:val="left" w:pos="1200"/>
              <w:tab w:val="right" w:leader="dot" w:pos="9771"/>
            </w:tabs>
            <w:rPr>
              <w:rFonts w:asciiTheme="minorHAnsi" w:hAnsiTheme="minorHAnsi" w:eastAsiaTheme="minorEastAsia"/>
              <w:noProof/>
              <w:kern w:val="2"/>
              <w:sz w:val="24"/>
              <w:szCs w:val="24"/>
              <w:lang w:eastAsia="en-GB"/>
              <w14:ligatures w14:val="standardContextual"/>
            </w:rPr>
          </w:pPr>
          <w:hyperlink w:history="1" w:anchor="_Toc196918300">
            <w:r w:rsidRPr="00910D36">
              <w:rPr>
                <w:rStyle w:val="Hyperlink"/>
                <w:noProof/>
              </w:rPr>
              <w:t>2.1.3</w:t>
            </w:r>
            <w:r>
              <w:rPr>
                <w:rFonts w:asciiTheme="minorHAnsi" w:hAnsiTheme="minorHAnsi" w:eastAsiaTheme="minorEastAsia"/>
                <w:noProof/>
                <w:kern w:val="2"/>
                <w:sz w:val="24"/>
                <w:szCs w:val="24"/>
                <w:lang w:eastAsia="en-GB"/>
                <w14:ligatures w14:val="standardContextual"/>
              </w:rPr>
              <w:tab/>
            </w:r>
            <w:r w:rsidRPr="00910D36">
              <w:rPr>
                <w:rStyle w:val="Hyperlink"/>
                <w:noProof/>
              </w:rPr>
              <w:t>Safeguards and The ONR Office for Nuclear Regulation</w:t>
            </w:r>
            <w:r>
              <w:rPr>
                <w:noProof/>
                <w:webHidden/>
              </w:rPr>
              <w:tab/>
            </w:r>
            <w:r>
              <w:rPr>
                <w:noProof/>
                <w:webHidden/>
              </w:rPr>
              <w:fldChar w:fldCharType="begin"/>
            </w:r>
            <w:r>
              <w:rPr>
                <w:noProof/>
                <w:webHidden/>
              </w:rPr>
              <w:instrText xml:space="preserve"> PAGEREF _Toc196918300 \h </w:instrText>
            </w:r>
            <w:r>
              <w:rPr>
                <w:noProof/>
                <w:webHidden/>
              </w:rPr>
            </w:r>
            <w:r>
              <w:rPr>
                <w:noProof/>
                <w:webHidden/>
              </w:rPr>
              <w:fldChar w:fldCharType="separate"/>
            </w:r>
            <w:r>
              <w:rPr>
                <w:noProof/>
                <w:webHidden/>
              </w:rPr>
              <w:t>6</w:t>
            </w:r>
            <w:r>
              <w:rPr>
                <w:noProof/>
                <w:webHidden/>
              </w:rPr>
              <w:fldChar w:fldCharType="end"/>
            </w:r>
          </w:hyperlink>
        </w:p>
        <w:p w:rsidR="0000592C" w:rsidRDefault="0000592C" w14:paraId="7969C374" w14:textId="40AD2A3A">
          <w:pPr>
            <w:pStyle w:val="TOC3"/>
            <w:tabs>
              <w:tab w:val="left" w:pos="1200"/>
              <w:tab w:val="right" w:leader="dot" w:pos="9771"/>
            </w:tabs>
            <w:rPr>
              <w:rFonts w:asciiTheme="minorHAnsi" w:hAnsiTheme="minorHAnsi" w:eastAsiaTheme="minorEastAsia"/>
              <w:noProof/>
              <w:kern w:val="2"/>
              <w:sz w:val="24"/>
              <w:szCs w:val="24"/>
              <w:lang w:eastAsia="en-GB"/>
              <w14:ligatures w14:val="standardContextual"/>
            </w:rPr>
          </w:pPr>
          <w:hyperlink w:history="1" w:anchor="_Toc196918301">
            <w:r w:rsidRPr="00910D36">
              <w:rPr>
                <w:rStyle w:val="Hyperlink"/>
                <w:noProof/>
              </w:rPr>
              <w:t>2.1.4</w:t>
            </w:r>
            <w:r>
              <w:rPr>
                <w:rFonts w:asciiTheme="minorHAnsi" w:hAnsiTheme="minorHAnsi" w:eastAsiaTheme="minorEastAsia"/>
                <w:noProof/>
                <w:kern w:val="2"/>
                <w:sz w:val="24"/>
                <w:szCs w:val="24"/>
                <w:lang w:eastAsia="en-GB"/>
                <w14:ligatures w14:val="standardContextual"/>
              </w:rPr>
              <w:tab/>
            </w:r>
            <w:r w:rsidRPr="00910D36">
              <w:rPr>
                <w:rStyle w:val="Hyperlink"/>
                <w:noProof/>
              </w:rPr>
              <w:t>Structure</w:t>
            </w:r>
            <w:r>
              <w:rPr>
                <w:noProof/>
                <w:webHidden/>
              </w:rPr>
              <w:tab/>
            </w:r>
            <w:r>
              <w:rPr>
                <w:noProof/>
                <w:webHidden/>
              </w:rPr>
              <w:fldChar w:fldCharType="begin"/>
            </w:r>
            <w:r>
              <w:rPr>
                <w:noProof/>
                <w:webHidden/>
              </w:rPr>
              <w:instrText xml:space="preserve"> PAGEREF _Toc196918301 \h </w:instrText>
            </w:r>
            <w:r>
              <w:rPr>
                <w:noProof/>
                <w:webHidden/>
              </w:rPr>
            </w:r>
            <w:r>
              <w:rPr>
                <w:noProof/>
                <w:webHidden/>
              </w:rPr>
              <w:fldChar w:fldCharType="separate"/>
            </w:r>
            <w:r>
              <w:rPr>
                <w:noProof/>
                <w:webHidden/>
              </w:rPr>
              <w:t>7</w:t>
            </w:r>
            <w:r>
              <w:rPr>
                <w:noProof/>
                <w:webHidden/>
              </w:rPr>
              <w:fldChar w:fldCharType="end"/>
            </w:r>
          </w:hyperlink>
        </w:p>
        <w:p w:rsidR="0000592C" w:rsidRDefault="0000592C" w14:paraId="697C3FA2" w14:textId="237A0778">
          <w:pPr>
            <w:pStyle w:val="TOC3"/>
            <w:tabs>
              <w:tab w:val="left" w:pos="1200"/>
              <w:tab w:val="right" w:leader="dot" w:pos="9771"/>
            </w:tabs>
            <w:rPr>
              <w:rFonts w:asciiTheme="minorHAnsi" w:hAnsiTheme="minorHAnsi" w:eastAsiaTheme="minorEastAsia"/>
              <w:noProof/>
              <w:kern w:val="2"/>
              <w:sz w:val="24"/>
              <w:szCs w:val="24"/>
              <w:lang w:eastAsia="en-GB"/>
              <w14:ligatures w14:val="standardContextual"/>
            </w:rPr>
          </w:pPr>
          <w:hyperlink w:history="1" w:anchor="_Toc196918302">
            <w:r w:rsidRPr="00910D36">
              <w:rPr>
                <w:rStyle w:val="Hyperlink"/>
                <w:noProof/>
              </w:rPr>
              <w:t>2.1.5</w:t>
            </w:r>
            <w:r>
              <w:rPr>
                <w:rFonts w:asciiTheme="minorHAnsi" w:hAnsiTheme="minorHAnsi" w:eastAsiaTheme="minorEastAsia"/>
                <w:noProof/>
                <w:kern w:val="2"/>
                <w:sz w:val="24"/>
                <w:szCs w:val="24"/>
                <w:lang w:eastAsia="en-GB"/>
                <w14:ligatures w14:val="standardContextual"/>
              </w:rPr>
              <w:tab/>
            </w:r>
            <w:r w:rsidRPr="00910D36">
              <w:rPr>
                <w:rStyle w:val="Hyperlink"/>
                <w:noProof/>
              </w:rPr>
              <w:t>Associations</w:t>
            </w:r>
            <w:r>
              <w:rPr>
                <w:noProof/>
                <w:webHidden/>
              </w:rPr>
              <w:tab/>
            </w:r>
            <w:r>
              <w:rPr>
                <w:noProof/>
                <w:webHidden/>
              </w:rPr>
              <w:fldChar w:fldCharType="begin"/>
            </w:r>
            <w:r>
              <w:rPr>
                <w:noProof/>
                <w:webHidden/>
              </w:rPr>
              <w:instrText xml:space="preserve"> PAGEREF _Toc196918302 \h </w:instrText>
            </w:r>
            <w:r>
              <w:rPr>
                <w:noProof/>
                <w:webHidden/>
              </w:rPr>
            </w:r>
            <w:r>
              <w:rPr>
                <w:noProof/>
                <w:webHidden/>
              </w:rPr>
              <w:fldChar w:fldCharType="separate"/>
            </w:r>
            <w:r>
              <w:rPr>
                <w:noProof/>
                <w:webHidden/>
              </w:rPr>
              <w:t>9</w:t>
            </w:r>
            <w:r>
              <w:rPr>
                <w:noProof/>
                <w:webHidden/>
              </w:rPr>
              <w:fldChar w:fldCharType="end"/>
            </w:r>
          </w:hyperlink>
        </w:p>
        <w:p w:rsidR="0000592C" w:rsidRDefault="0000592C" w14:paraId="5EA22BDA" w14:textId="4530BF40">
          <w:pPr>
            <w:pStyle w:val="TOC3"/>
            <w:tabs>
              <w:tab w:val="left" w:pos="1200"/>
              <w:tab w:val="right" w:leader="dot" w:pos="9771"/>
            </w:tabs>
            <w:rPr>
              <w:rFonts w:asciiTheme="minorHAnsi" w:hAnsiTheme="minorHAnsi" w:eastAsiaTheme="minorEastAsia"/>
              <w:noProof/>
              <w:kern w:val="2"/>
              <w:sz w:val="24"/>
              <w:szCs w:val="24"/>
              <w:lang w:eastAsia="en-GB"/>
              <w14:ligatures w14:val="standardContextual"/>
            </w:rPr>
          </w:pPr>
          <w:hyperlink w:history="1" w:anchor="_Toc196918303">
            <w:r w:rsidRPr="00910D36">
              <w:rPr>
                <w:rStyle w:val="Hyperlink"/>
                <w:noProof/>
              </w:rPr>
              <w:t>2.1.6</w:t>
            </w:r>
            <w:r>
              <w:rPr>
                <w:rFonts w:asciiTheme="minorHAnsi" w:hAnsiTheme="minorHAnsi" w:eastAsiaTheme="minorEastAsia"/>
                <w:noProof/>
                <w:kern w:val="2"/>
                <w:sz w:val="24"/>
                <w:szCs w:val="24"/>
                <w:lang w:eastAsia="en-GB"/>
                <w14:ligatures w14:val="standardContextual"/>
              </w:rPr>
              <w:tab/>
            </w:r>
            <w:r w:rsidRPr="00910D36">
              <w:rPr>
                <w:rStyle w:val="Hyperlink"/>
                <w:noProof/>
              </w:rPr>
              <w:t>Logging In</w:t>
            </w:r>
            <w:r>
              <w:rPr>
                <w:noProof/>
                <w:webHidden/>
              </w:rPr>
              <w:tab/>
            </w:r>
            <w:r>
              <w:rPr>
                <w:noProof/>
                <w:webHidden/>
              </w:rPr>
              <w:fldChar w:fldCharType="begin"/>
            </w:r>
            <w:r>
              <w:rPr>
                <w:noProof/>
                <w:webHidden/>
              </w:rPr>
              <w:instrText xml:space="preserve"> PAGEREF _Toc196918303 \h </w:instrText>
            </w:r>
            <w:r>
              <w:rPr>
                <w:noProof/>
                <w:webHidden/>
              </w:rPr>
            </w:r>
            <w:r>
              <w:rPr>
                <w:noProof/>
                <w:webHidden/>
              </w:rPr>
              <w:fldChar w:fldCharType="separate"/>
            </w:r>
            <w:r>
              <w:rPr>
                <w:noProof/>
                <w:webHidden/>
              </w:rPr>
              <w:t>10</w:t>
            </w:r>
            <w:r>
              <w:rPr>
                <w:noProof/>
                <w:webHidden/>
              </w:rPr>
              <w:fldChar w:fldCharType="end"/>
            </w:r>
          </w:hyperlink>
        </w:p>
        <w:p w:rsidR="0000592C" w:rsidRDefault="0000592C" w14:paraId="0E7929A8" w14:textId="18A9F234">
          <w:pPr>
            <w:pStyle w:val="TOC3"/>
            <w:tabs>
              <w:tab w:val="left" w:pos="1200"/>
              <w:tab w:val="right" w:leader="dot" w:pos="9771"/>
            </w:tabs>
            <w:rPr>
              <w:rFonts w:asciiTheme="minorHAnsi" w:hAnsiTheme="minorHAnsi" w:eastAsiaTheme="minorEastAsia"/>
              <w:noProof/>
              <w:kern w:val="2"/>
              <w:sz w:val="24"/>
              <w:szCs w:val="24"/>
              <w:lang w:eastAsia="en-GB"/>
              <w14:ligatures w14:val="standardContextual"/>
            </w:rPr>
          </w:pPr>
          <w:hyperlink w:history="1" w:anchor="_Toc196918304">
            <w:r w:rsidRPr="00910D36">
              <w:rPr>
                <w:rStyle w:val="Hyperlink"/>
                <w:noProof/>
              </w:rPr>
              <w:t>2.1.7</w:t>
            </w:r>
            <w:r>
              <w:rPr>
                <w:rFonts w:asciiTheme="minorHAnsi" w:hAnsiTheme="minorHAnsi" w:eastAsiaTheme="minorEastAsia"/>
                <w:noProof/>
                <w:kern w:val="2"/>
                <w:sz w:val="24"/>
                <w:szCs w:val="24"/>
                <w:lang w:eastAsia="en-GB"/>
                <w14:ligatures w14:val="standardContextual"/>
              </w:rPr>
              <w:tab/>
            </w:r>
            <w:r w:rsidRPr="00910D36">
              <w:rPr>
                <w:rStyle w:val="Hyperlink"/>
                <w:noProof/>
              </w:rPr>
              <w:t>Departments</w:t>
            </w:r>
            <w:r>
              <w:rPr>
                <w:noProof/>
                <w:webHidden/>
              </w:rPr>
              <w:tab/>
            </w:r>
            <w:r>
              <w:rPr>
                <w:noProof/>
                <w:webHidden/>
              </w:rPr>
              <w:fldChar w:fldCharType="begin"/>
            </w:r>
            <w:r>
              <w:rPr>
                <w:noProof/>
                <w:webHidden/>
              </w:rPr>
              <w:instrText xml:space="preserve"> PAGEREF _Toc196918304 \h </w:instrText>
            </w:r>
            <w:r>
              <w:rPr>
                <w:noProof/>
                <w:webHidden/>
              </w:rPr>
            </w:r>
            <w:r>
              <w:rPr>
                <w:noProof/>
                <w:webHidden/>
              </w:rPr>
              <w:fldChar w:fldCharType="separate"/>
            </w:r>
            <w:r>
              <w:rPr>
                <w:noProof/>
                <w:webHidden/>
              </w:rPr>
              <w:t>12</w:t>
            </w:r>
            <w:r>
              <w:rPr>
                <w:noProof/>
                <w:webHidden/>
              </w:rPr>
              <w:fldChar w:fldCharType="end"/>
            </w:r>
          </w:hyperlink>
        </w:p>
        <w:p w:rsidR="0000592C" w:rsidRDefault="0000592C" w14:paraId="593FD53E" w14:textId="35DCBBEB">
          <w:pPr>
            <w:pStyle w:val="TOC3"/>
            <w:tabs>
              <w:tab w:val="left" w:pos="1200"/>
              <w:tab w:val="right" w:leader="dot" w:pos="9771"/>
            </w:tabs>
            <w:rPr>
              <w:rFonts w:asciiTheme="minorHAnsi" w:hAnsiTheme="minorHAnsi" w:eastAsiaTheme="minorEastAsia"/>
              <w:noProof/>
              <w:kern w:val="2"/>
              <w:sz w:val="24"/>
              <w:szCs w:val="24"/>
              <w:lang w:eastAsia="en-GB"/>
              <w14:ligatures w14:val="standardContextual"/>
            </w:rPr>
          </w:pPr>
          <w:hyperlink w:history="1" w:anchor="_Toc196918305">
            <w:r w:rsidRPr="00910D36">
              <w:rPr>
                <w:rStyle w:val="Hyperlink"/>
                <w:noProof/>
              </w:rPr>
              <w:t>2.1.8</w:t>
            </w:r>
            <w:r>
              <w:rPr>
                <w:rFonts w:asciiTheme="minorHAnsi" w:hAnsiTheme="minorHAnsi" w:eastAsiaTheme="minorEastAsia"/>
                <w:noProof/>
                <w:kern w:val="2"/>
                <w:sz w:val="24"/>
                <w:szCs w:val="24"/>
                <w:lang w:eastAsia="en-GB"/>
                <w14:ligatures w14:val="standardContextual"/>
              </w:rPr>
              <w:tab/>
            </w:r>
            <w:r w:rsidRPr="00910D36">
              <w:rPr>
                <w:rStyle w:val="Hyperlink"/>
                <w:noProof/>
              </w:rPr>
              <w:t>Add Department Limit</w:t>
            </w:r>
            <w:r>
              <w:rPr>
                <w:noProof/>
                <w:webHidden/>
              </w:rPr>
              <w:tab/>
            </w:r>
            <w:r>
              <w:rPr>
                <w:noProof/>
                <w:webHidden/>
              </w:rPr>
              <w:fldChar w:fldCharType="begin"/>
            </w:r>
            <w:r>
              <w:rPr>
                <w:noProof/>
                <w:webHidden/>
              </w:rPr>
              <w:instrText xml:space="preserve"> PAGEREF _Toc196918305 \h </w:instrText>
            </w:r>
            <w:r>
              <w:rPr>
                <w:noProof/>
                <w:webHidden/>
              </w:rPr>
            </w:r>
            <w:r>
              <w:rPr>
                <w:noProof/>
                <w:webHidden/>
              </w:rPr>
              <w:fldChar w:fldCharType="separate"/>
            </w:r>
            <w:r>
              <w:rPr>
                <w:noProof/>
                <w:webHidden/>
              </w:rPr>
              <w:t>13</w:t>
            </w:r>
            <w:r>
              <w:rPr>
                <w:noProof/>
                <w:webHidden/>
              </w:rPr>
              <w:fldChar w:fldCharType="end"/>
            </w:r>
          </w:hyperlink>
        </w:p>
        <w:p w:rsidR="0000592C" w:rsidRDefault="0000592C" w14:paraId="00E482BF" w14:textId="232BE48D">
          <w:pPr>
            <w:pStyle w:val="TOC1"/>
            <w:rPr>
              <w:rFonts w:asciiTheme="minorHAnsi" w:hAnsiTheme="minorHAnsi" w:eastAsiaTheme="minorEastAsia"/>
              <w:b w:val="0"/>
              <w:kern w:val="2"/>
              <w:sz w:val="24"/>
              <w:szCs w:val="24"/>
              <w:lang w:eastAsia="en-GB"/>
              <w14:ligatures w14:val="standardContextual"/>
            </w:rPr>
          </w:pPr>
          <w:hyperlink w:history="1" w:anchor="_Toc196918306">
            <w:r w:rsidRPr="00910D36">
              <w:rPr>
                <w:rStyle w:val="Hyperlink"/>
              </w:rPr>
              <w:t>3.0</w:t>
            </w:r>
            <w:r>
              <w:rPr>
                <w:rFonts w:asciiTheme="minorHAnsi" w:hAnsiTheme="minorHAnsi" w:eastAsiaTheme="minorEastAsia"/>
                <w:b w:val="0"/>
                <w:kern w:val="2"/>
                <w:sz w:val="24"/>
                <w:szCs w:val="24"/>
                <w:lang w:eastAsia="en-GB"/>
                <w14:ligatures w14:val="standardContextual"/>
              </w:rPr>
              <w:tab/>
            </w:r>
            <w:r w:rsidRPr="00910D36">
              <w:rPr>
                <w:rStyle w:val="Hyperlink"/>
              </w:rPr>
              <w:t>Inventory Management</w:t>
            </w:r>
            <w:r>
              <w:rPr>
                <w:webHidden/>
              </w:rPr>
              <w:tab/>
            </w:r>
            <w:r>
              <w:rPr>
                <w:webHidden/>
              </w:rPr>
              <w:fldChar w:fldCharType="begin"/>
            </w:r>
            <w:r>
              <w:rPr>
                <w:webHidden/>
              </w:rPr>
              <w:instrText xml:space="preserve"> PAGEREF _Toc196918306 \h </w:instrText>
            </w:r>
            <w:r>
              <w:rPr>
                <w:webHidden/>
              </w:rPr>
            </w:r>
            <w:r>
              <w:rPr>
                <w:webHidden/>
              </w:rPr>
              <w:fldChar w:fldCharType="separate"/>
            </w:r>
            <w:r>
              <w:rPr>
                <w:webHidden/>
              </w:rPr>
              <w:t>27</w:t>
            </w:r>
            <w:r>
              <w:rPr>
                <w:webHidden/>
              </w:rPr>
              <w:fldChar w:fldCharType="end"/>
            </w:r>
          </w:hyperlink>
        </w:p>
        <w:p w:rsidR="0000592C" w:rsidRDefault="0000592C" w14:paraId="597876FB" w14:textId="497C86A7">
          <w:pPr>
            <w:pStyle w:val="TOC2"/>
            <w:rPr>
              <w:rFonts w:asciiTheme="minorHAnsi" w:hAnsiTheme="minorHAnsi" w:eastAsiaTheme="minorEastAsia"/>
              <w:kern w:val="2"/>
              <w:sz w:val="24"/>
              <w:szCs w:val="24"/>
              <w:lang w:eastAsia="en-GB"/>
              <w14:ligatures w14:val="standardContextual"/>
            </w:rPr>
          </w:pPr>
          <w:hyperlink w:history="1" w:anchor="_Toc196918307">
            <w:r w:rsidRPr="00910D36">
              <w:rPr>
                <w:rStyle w:val="Hyperlink"/>
              </w:rPr>
              <w:t>3.1</w:t>
            </w:r>
            <w:r>
              <w:rPr>
                <w:rFonts w:asciiTheme="minorHAnsi" w:hAnsiTheme="minorHAnsi" w:eastAsiaTheme="minorEastAsia"/>
                <w:kern w:val="2"/>
                <w:sz w:val="24"/>
                <w:szCs w:val="24"/>
                <w:lang w:eastAsia="en-GB"/>
                <w14:ligatures w14:val="standardContextual"/>
              </w:rPr>
              <w:tab/>
            </w:r>
            <w:r w:rsidRPr="00910D36">
              <w:rPr>
                <w:rStyle w:val="Hyperlink"/>
              </w:rPr>
              <w:t>Unsealed Sources</w:t>
            </w:r>
            <w:r>
              <w:rPr>
                <w:webHidden/>
              </w:rPr>
              <w:tab/>
            </w:r>
            <w:r>
              <w:rPr>
                <w:webHidden/>
              </w:rPr>
              <w:fldChar w:fldCharType="begin"/>
            </w:r>
            <w:r>
              <w:rPr>
                <w:webHidden/>
              </w:rPr>
              <w:instrText xml:space="preserve"> PAGEREF _Toc196918307 \h </w:instrText>
            </w:r>
            <w:r>
              <w:rPr>
                <w:webHidden/>
              </w:rPr>
            </w:r>
            <w:r>
              <w:rPr>
                <w:webHidden/>
              </w:rPr>
              <w:fldChar w:fldCharType="separate"/>
            </w:r>
            <w:r>
              <w:rPr>
                <w:webHidden/>
              </w:rPr>
              <w:t>27</w:t>
            </w:r>
            <w:r>
              <w:rPr>
                <w:webHidden/>
              </w:rPr>
              <w:fldChar w:fldCharType="end"/>
            </w:r>
          </w:hyperlink>
        </w:p>
        <w:p w:rsidR="0000592C" w:rsidRDefault="0000592C" w14:paraId="7D7971B8" w14:textId="79712513">
          <w:pPr>
            <w:pStyle w:val="TOC3"/>
            <w:tabs>
              <w:tab w:val="left" w:pos="1200"/>
              <w:tab w:val="right" w:leader="dot" w:pos="9771"/>
            </w:tabs>
            <w:rPr>
              <w:rFonts w:asciiTheme="minorHAnsi" w:hAnsiTheme="minorHAnsi" w:eastAsiaTheme="minorEastAsia"/>
              <w:noProof/>
              <w:kern w:val="2"/>
              <w:sz w:val="24"/>
              <w:szCs w:val="24"/>
              <w:lang w:eastAsia="en-GB"/>
              <w14:ligatures w14:val="standardContextual"/>
            </w:rPr>
          </w:pPr>
          <w:hyperlink w:history="1" w:anchor="_Toc196918308">
            <w:r w:rsidRPr="00910D36">
              <w:rPr>
                <w:rStyle w:val="Hyperlink"/>
                <w:noProof/>
                <w:lang w:eastAsia="en-GB"/>
              </w:rPr>
              <w:t>3.1.1</w:t>
            </w:r>
            <w:r>
              <w:rPr>
                <w:rFonts w:asciiTheme="minorHAnsi" w:hAnsiTheme="minorHAnsi" w:eastAsiaTheme="minorEastAsia"/>
                <w:noProof/>
                <w:kern w:val="2"/>
                <w:sz w:val="24"/>
                <w:szCs w:val="24"/>
                <w:lang w:eastAsia="en-GB"/>
                <w14:ligatures w14:val="standardContextual"/>
              </w:rPr>
              <w:tab/>
            </w:r>
            <w:r w:rsidRPr="00910D36">
              <w:rPr>
                <w:rStyle w:val="Hyperlink"/>
                <w:noProof/>
                <w:lang w:eastAsia="en-GB"/>
              </w:rPr>
              <w:t>Unsealed Sources Process</w:t>
            </w:r>
            <w:r>
              <w:rPr>
                <w:noProof/>
                <w:webHidden/>
              </w:rPr>
              <w:tab/>
            </w:r>
            <w:r>
              <w:rPr>
                <w:noProof/>
                <w:webHidden/>
              </w:rPr>
              <w:fldChar w:fldCharType="begin"/>
            </w:r>
            <w:r>
              <w:rPr>
                <w:noProof/>
                <w:webHidden/>
              </w:rPr>
              <w:instrText xml:space="preserve"> PAGEREF _Toc196918308 \h </w:instrText>
            </w:r>
            <w:r>
              <w:rPr>
                <w:noProof/>
                <w:webHidden/>
              </w:rPr>
            </w:r>
            <w:r>
              <w:rPr>
                <w:noProof/>
                <w:webHidden/>
              </w:rPr>
              <w:fldChar w:fldCharType="separate"/>
            </w:r>
            <w:r>
              <w:rPr>
                <w:noProof/>
                <w:webHidden/>
              </w:rPr>
              <w:t>28</w:t>
            </w:r>
            <w:r>
              <w:rPr>
                <w:noProof/>
                <w:webHidden/>
              </w:rPr>
              <w:fldChar w:fldCharType="end"/>
            </w:r>
          </w:hyperlink>
        </w:p>
        <w:p w:rsidR="0000592C" w:rsidRDefault="0000592C" w14:paraId="370C92C9" w14:textId="7295A0A4">
          <w:pPr>
            <w:pStyle w:val="TOC3"/>
            <w:tabs>
              <w:tab w:val="left" w:pos="1200"/>
              <w:tab w:val="right" w:leader="dot" w:pos="9771"/>
            </w:tabs>
            <w:rPr>
              <w:rFonts w:asciiTheme="minorHAnsi" w:hAnsiTheme="minorHAnsi" w:eastAsiaTheme="minorEastAsia"/>
              <w:noProof/>
              <w:kern w:val="2"/>
              <w:sz w:val="24"/>
              <w:szCs w:val="24"/>
              <w:lang w:eastAsia="en-GB"/>
              <w14:ligatures w14:val="standardContextual"/>
            </w:rPr>
          </w:pPr>
          <w:hyperlink w:history="1" w:anchor="_Toc196918309">
            <w:r w:rsidRPr="00910D36">
              <w:rPr>
                <w:rStyle w:val="Hyperlink"/>
                <w:noProof/>
              </w:rPr>
              <w:t>3.1.2</w:t>
            </w:r>
            <w:r>
              <w:rPr>
                <w:rFonts w:asciiTheme="minorHAnsi" w:hAnsiTheme="minorHAnsi" w:eastAsiaTheme="minorEastAsia"/>
                <w:noProof/>
                <w:kern w:val="2"/>
                <w:sz w:val="24"/>
                <w:szCs w:val="24"/>
                <w:lang w:eastAsia="en-GB"/>
                <w14:ligatures w14:val="standardContextual"/>
              </w:rPr>
              <w:tab/>
            </w:r>
            <w:r w:rsidRPr="00910D36">
              <w:rPr>
                <w:rStyle w:val="Hyperlink"/>
                <w:noProof/>
              </w:rPr>
              <w:t>Unsealed Source Inventory Listing</w:t>
            </w:r>
            <w:r>
              <w:rPr>
                <w:noProof/>
                <w:webHidden/>
              </w:rPr>
              <w:tab/>
            </w:r>
            <w:r>
              <w:rPr>
                <w:noProof/>
                <w:webHidden/>
              </w:rPr>
              <w:fldChar w:fldCharType="begin"/>
            </w:r>
            <w:r>
              <w:rPr>
                <w:noProof/>
                <w:webHidden/>
              </w:rPr>
              <w:instrText xml:space="preserve"> PAGEREF _Toc196918309 \h </w:instrText>
            </w:r>
            <w:r>
              <w:rPr>
                <w:noProof/>
                <w:webHidden/>
              </w:rPr>
            </w:r>
            <w:r>
              <w:rPr>
                <w:noProof/>
                <w:webHidden/>
              </w:rPr>
              <w:fldChar w:fldCharType="separate"/>
            </w:r>
            <w:r>
              <w:rPr>
                <w:noProof/>
                <w:webHidden/>
              </w:rPr>
              <w:t>29</w:t>
            </w:r>
            <w:r>
              <w:rPr>
                <w:noProof/>
                <w:webHidden/>
              </w:rPr>
              <w:fldChar w:fldCharType="end"/>
            </w:r>
          </w:hyperlink>
        </w:p>
        <w:p w:rsidR="0000592C" w:rsidRDefault="0000592C" w14:paraId="7867F512" w14:textId="5D707BB1">
          <w:pPr>
            <w:pStyle w:val="TOC3"/>
            <w:tabs>
              <w:tab w:val="left" w:pos="1200"/>
              <w:tab w:val="right" w:leader="dot" w:pos="9771"/>
            </w:tabs>
            <w:rPr>
              <w:rFonts w:asciiTheme="minorHAnsi" w:hAnsiTheme="minorHAnsi" w:eastAsiaTheme="minorEastAsia"/>
              <w:noProof/>
              <w:kern w:val="2"/>
              <w:sz w:val="24"/>
              <w:szCs w:val="24"/>
              <w:lang w:eastAsia="en-GB"/>
              <w14:ligatures w14:val="standardContextual"/>
            </w:rPr>
          </w:pPr>
          <w:hyperlink w:history="1" w:anchor="_Toc196918310">
            <w:r w:rsidRPr="00910D36">
              <w:rPr>
                <w:rStyle w:val="Hyperlink"/>
                <w:noProof/>
                <w:lang w:eastAsia="en-GB"/>
              </w:rPr>
              <w:t>3.1.3</w:t>
            </w:r>
            <w:r>
              <w:rPr>
                <w:rFonts w:asciiTheme="minorHAnsi" w:hAnsiTheme="minorHAnsi" w:eastAsiaTheme="minorEastAsia"/>
                <w:noProof/>
                <w:kern w:val="2"/>
                <w:sz w:val="24"/>
                <w:szCs w:val="24"/>
                <w:lang w:eastAsia="en-GB"/>
                <w14:ligatures w14:val="standardContextual"/>
              </w:rPr>
              <w:tab/>
            </w:r>
            <w:r w:rsidRPr="00910D36">
              <w:rPr>
                <w:rStyle w:val="Hyperlink"/>
                <w:noProof/>
                <w:lang w:eastAsia="en-GB"/>
              </w:rPr>
              <w:t>Add a new Unsealed Source</w:t>
            </w:r>
            <w:r>
              <w:rPr>
                <w:noProof/>
                <w:webHidden/>
              </w:rPr>
              <w:tab/>
            </w:r>
            <w:r>
              <w:rPr>
                <w:noProof/>
                <w:webHidden/>
              </w:rPr>
              <w:fldChar w:fldCharType="begin"/>
            </w:r>
            <w:r>
              <w:rPr>
                <w:noProof/>
                <w:webHidden/>
              </w:rPr>
              <w:instrText xml:space="preserve"> PAGEREF _Toc196918310 \h </w:instrText>
            </w:r>
            <w:r>
              <w:rPr>
                <w:noProof/>
                <w:webHidden/>
              </w:rPr>
            </w:r>
            <w:r>
              <w:rPr>
                <w:noProof/>
                <w:webHidden/>
              </w:rPr>
              <w:fldChar w:fldCharType="separate"/>
            </w:r>
            <w:r>
              <w:rPr>
                <w:noProof/>
                <w:webHidden/>
              </w:rPr>
              <w:t>34</w:t>
            </w:r>
            <w:r>
              <w:rPr>
                <w:noProof/>
                <w:webHidden/>
              </w:rPr>
              <w:fldChar w:fldCharType="end"/>
            </w:r>
          </w:hyperlink>
        </w:p>
        <w:p w:rsidR="0000592C" w:rsidRDefault="0000592C" w14:paraId="47319B64" w14:textId="63C3A12A">
          <w:pPr>
            <w:pStyle w:val="TOC3"/>
            <w:tabs>
              <w:tab w:val="left" w:pos="1200"/>
              <w:tab w:val="right" w:leader="dot" w:pos="9771"/>
            </w:tabs>
            <w:rPr>
              <w:rFonts w:asciiTheme="minorHAnsi" w:hAnsiTheme="minorHAnsi" w:eastAsiaTheme="minorEastAsia"/>
              <w:noProof/>
              <w:kern w:val="2"/>
              <w:sz w:val="24"/>
              <w:szCs w:val="24"/>
              <w:lang w:eastAsia="en-GB"/>
              <w14:ligatures w14:val="standardContextual"/>
            </w:rPr>
          </w:pPr>
          <w:hyperlink w:history="1" w:anchor="_Toc196918311">
            <w:r w:rsidRPr="00910D36">
              <w:rPr>
                <w:rStyle w:val="Hyperlink"/>
                <w:noProof/>
                <w:lang w:eastAsia="en-GB"/>
              </w:rPr>
              <w:t>3.1.4</w:t>
            </w:r>
            <w:r>
              <w:rPr>
                <w:rFonts w:asciiTheme="minorHAnsi" w:hAnsiTheme="minorHAnsi" w:eastAsiaTheme="minorEastAsia"/>
                <w:noProof/>
                <w:kern w:val="2"/>
                <w:sz w:val="24"/>
                <w:szCs w:val="24"/>
                <w:lang w:eastAsia="en-GB"/>
                <w14:ligatures w14:val="standardContextual"/>
              </w:rPr>
              <w:tab/>
            </w:r>
            <w:r w:rsidRPr="00910D36">
              <w:rPr>
                <w:rStyle w:val="Hyperlink"/>
                <w:noProof/>
                <w:lang w:eastAsia="en-GB"/>
              </w:rPr>
              <w:t>Edit Unsealed Source</w:t>
            </w:r>
            <w:r>
              <w:rPr>
                <w:noProof/>
                <w:webHidden/>
              </w:rPr>
              <w:tab/>
            </w:r>
            <w:r>
              <w:rPr>
                <w:noProof/>
                <w:webHidden/>
              </w:rPr>
              <w:fldChar w:fldCharType="begin"/>
            </w:r>
            <w:r>
              <w:rPr>
                <w:noProof/>
                <w:webHidden/>
              </w:rPr>
              <w:instrText xml:space="preserve"> PAGEREF _Toc196918311 \h </w:instrText>
            </w:r>
            <w:r>
              <w:rPr>
                <w:noProof/>
                <w:webHidden/>
              </w:rPr>
            </w:r>
            <w:r>
              <w:rPr>
                <w:noProof/>
                <w:webHidden/>
              </w:rPr>
              <w:fldChar w:fldCharType="separate"/>
            </w:r>
            <w:r>
              <w:rPr>
                <w:noProof/>
                <w:webHidden/>
              </w:rPr>
              <w:t>46</w:t>
            </w:r>
            <w:r>
              <w:rPr>
                <w:noProof/>
                <w:webHidden/>
              </w:rPr>
              <w:fldChar w:fldCharType="end"/>
            </w:r>
          </w:hyperlink>
        </w:p>
        <w:p w:rsidR="0000592C" w:rsidRDefault="0000592C" w14:paraId="55231BE0" w14:textId="466177C1">
          <w:pPr>
            <w:pStyle w:val="TOC3"/>
            <w:tabs>
              <w:tab w:val="left" w:pos="1200"/>
              <w:tab w:val="right" w:leader="dot" w:pos="9771"/>
            </w:tabs>
            <w:rPr>
              <w:rFonts w:asciiTheme="minorHAnsi" w:hAnsiTheme="minorHAnsi" w:eastAsiaTheme="minorEastAsia"/>
              <w:noProof/>
              <w:kern w:val="2"/>
              <w:sz w:val="24"/>
              <w:szCs w:val="24"/>
              <w:lang w:eastAsia="en-GB"/>
              <w14:ligatures w14:val="standardContextual"/>
            </w:rPr>
          </w:pPr>
          <w:hyperlink w:history="1" w:anchor="_Toc196918312">
            <w:r w:rsidRPr="00910D36">
              <w:rPr>
                <w:rStyle w:val="Hyperlink"/>
                <w:noProof/>
              </w:rPr>
              <w:t>3.1.5</w:t>
            </w:r>
            <w:r>
              <w:rPr>
                <w:rFonts w:asciiTheme="minorHAnsi" w:hAnsiTheme="minorHAnsi" w:eastAsiaTheme="minorEastAsia"/>
                <w:noProof/>
                <w:kern w:val="2"/>
                <w:sz w:val="24"/>
                <w:szCs w:val="24"/>
                <w:lang w:eastAsia="en-GB"/>
                <w14:ligatures w14:val="standardContextual"/>
              </w:rPr>
              <w:tab/>
            </w:r>
            <w:r w:rsidRPr="00910D36">
              <w:rPr>
                <w:rStyle w:val="Hyperlink"/>
                <w:noProof/>
              </w:rPr>
              <w:t>Geological Specimens</w:t>
            </w:r>
            <w:r>
              <w:rPr>
                <w:noProof/>
                <w:webHidden/>
              </w:rPr>
              <w:tab/>
            </w:r>
            <w:r>
              <w:rPr>
                <w:noProof/>
                <w:webHidden/>
              </w:rPr>
              <w:fldChar w:fldCharType="begin"/>
            </w:r>
            <w:r>
              <w:rPr>
                <w:noProof/>
                <w:webHidden/>
              </w:rPr>
              <w:instrText xml:space="preserve"> PAGEREF _Toc196918312 \h </w:instrText>
            </w:r>
            <w:r>
              <w:rPr>
                <w:noProof/>
                <w:webHidden/>
              </w:rPr>
            </w:r>
            <w:r>
              <w:rPr>
                <w:noProof/>
                <w:webHidden/>
              </w:rPr>
              <w:fldChar w:fldCharType="separate"/>
            </w:r>
            <w:r>
              <w:rPr>
                <w:noProof/>
                <w:webHidden/>
              </w:rPr>
              <w:t>47</w:t>
            </w:r>
            <w:r>
              <w:rPr>
                <w:noProof/>
                <w:webHidden/>
              </w:rPr>
              <w:fldChar w:fldCharType="end"/>
            </w:r>
          </w:hyperlink>
        </w:p>
        <w:p w:rsidR="0000592C" w:rsidRDefault="0000592C" w14:paraId="3EF14454" w14:textId="23AF41F3">
          <w:pPr>
            <w:pStyle w:val="TOC3"/>
            <w:tabs>
              <w:tab w:val="left" w:pos="1200"/>
              <w:tab w:val="right" w:leader="dot" w:pos="9771"/>
            </w:tabs>
            <w:rPr>
              <w:rFonts w:asciiTheme="minorHAnsi" w:hAnsiTheme="minorHAnsi" w:eastAsiaTheme="minorEastAsia"/>
              <w:noProof/>
              <w:kern w:val="2"/>
              <w:sz w:val="24"/>
              <w:szCs w:val="24"/>
              <w:lang w:eastAsia="en-GB"/>
              <w14:ligatures w14:val="standardContextual"/>
            </w:rPr>
          </w:pPr>
          <w:hyperlink w:history="1" w:anchor="_Toc196918313">
            <w:r w:rsidRPr="00910D36">
              <w:rPr>
                <w:rStyle w:val="Hyperlink"/>
                <w:noProof/>
              </w:rPr>
              <w:t>3.1.6</w:t>
            </w:r>
            <w:r>
              <w:rPr>
                <w:rFonts w:asciiTheme="minorHAnsi" w:hAnsiTheme="minorHAnsi" w:eastAsiaTheme="minorEastAsia"/>
                <w:noProof/>
                <w:kern w:val="2"/>
                <w:sz w:val="24"/>
                <w:szCs w:val="24"/>
                <w:lang w:eastAsia="en-GB"/>
                <w14:ligatures w14:val="standardContextual"/>
              </w:rPr>
              <w:tab/>
            </w:r>
            <w:r w:rsidRPr="00910D36">
              <w:rPr>
                <w:rStyle w:val="Hyperlink"/>
                <w:noProof/>
              </w:rPr>
              <w:t>Create an Aliquot – Split Unsealed Source</w:t>
            </w:r>
            <w:r>
              <w:rPr>
                <w:noProof/>
                <w:webHidden/>
              </w:rPr>
              <w:tab/>
            </w:r>
            <w:r>
              <w:rPr>
                <w:noProof/>
                <w:webHidden/>
              </w:rPr>
              <w:fldChar w:fldCharType="begin"/>
            </w:r>
            <w:r>
              <w:rPr>
                <w:noProof/>
                <w:webHidden/>
              </w:rPr>
              <w:instrText xml:space="preserve"> PAGEREF _Toc196918313 \h </w:instrText>
            </w:r>
            <w:r>
              <w:rPr>
                <w:noProof/>
                <w:webHidden/>
              </w:rPr>
            </w:r>
            <w:r>
              <w:rPr>
                <w:noProof/>
                <w:webHidden/>
              </w:rPr>
              <w:fldChar w:fldCharType="separate"/>
            </w:r>
            <w:r>
              <w:rPr>
                <w:noProof/>
                <w:webHidden/>
              </w:rPr>
              <w:t>48</w:t>
            </w:r>
            <w:r>
              <w:rPr>
                <w:noProof/>
                <w:webHidden/>
              </w:rPr>
              <w:fldChar w:fldCharType="end"/>
            </w:r>
          </w:hyperlink>
        </w:p>
        <w:p w:rsidR="0000592C" w:rsidRDefault="0000592C" w14:paraId="48D73031" w14:textId="538A35DD">
          <w:pPr>
            <w:pStyle w:val="TOC3"/>
            <w:tabs>
              <w:tab w:val="left" w:pos="1200"/>
              <w:tab w:val="right" w:leader="dot" w:pos="9771"/>
            </w:tabs>
            <w:rPr>
              <w:rFonts w:asciiTheme="minorHAnsi" w:hAnsiTheme="minorHAnsi" w:eastAsiaTheme="minorEastAsia"/>
              <w:noProof/>
              <w:kern w:val="2"/>
              <w:sz w:val="24"/>
              <w:szCs w:val="24"/>
              <w:lang w:eastAsia="en-GB"/>
              <w14:ligatures w14:val="standardContextual"/>
            </w:rPr>
          </w:pPr>
          <w:hyperlink w:history="1" w:anchor="_Toc196918314">
            <w:r w:rsidRPr="00910D36">
              <w:rPr>
                <w:rStyle w:val="Hyperlink"/>
                <w:noProof/>
              </w:rPr>
              <w:t>3.1.7</w:t>
            </w:r>
            <w:r>
              <w:rPr>
                <w:rFonts w:asciiTheme="minorHAnsi" w:hAnsiTheme="minorHAnsi" w:eastAsiaTheme="minorEastAsia"/>
                <w:noProof/>
                <w:kern w:val="2"/>
                <w:sz w:val="24"/>
                <w:szCs w:val="24"/>
                <w:lang w:eastAsia="en-GB"/>
                <w14:ligatures w14:val="standardContextual"/>
              </w:rPr>
              <w:tab/>
            </w:r>
            <w:r w:rsidRPr="00910D36">
              <w:rPr>
                <w:rStyle w:val="Hyperlink"/>
                <w:noProof/>
              </w:rPr>
              <w:t>Create an Aliquot and Send to Waste</w:t>
            </w:r>
            <w:r>
              <w:rPr>
                <w:noProof/>
                <w:webHidden/>
              </w:rPr>
              <w:tab/>
            </w:r>
            <w:r>
              <w:rPr>
                <w:noProof/>
                <w:webHidden/>
              </w:rPr>
              <w:fldChar w:fldCharType="begin"/>
            </w:r>
            <w:r>
              <w:rPr>
                <w:noProof/>
                <w:webHidden/>
              </w:rPr>
              <w:instrText xml:space="preserve"> PAGEREF _Toc196918314 \h </w:instrText>
            </w:r>
            <w:r>
              <w:rPr>
                <w:noProof/>
                <w:webHidden/>
              </w:rPr>
            </w:r>
            <w:r>
              <w:rPr>
                <w:noProof/>
                <w:webHidden/>
              </w:rPr>
              <w:fldChar w:fldCharType="separate"/>
            </w:r>
            <w:r>
              <w:rPr>
                <w:noProof/>
                <w:webHidden/>
              </w:rPr>
              <w:t>54</w:t>
            </w:r>
            <w:r>
              <w:rPr>
                <w:noProof/>
                <w:webHidden/>
              </w:rPr>
              <w:fldChar w:fldCharType="end"/>
            </w:r>
          </w:hyperlink>
        </w:p>
        <w:p w:rsidR="0000592C" w:rsidRDefault="0000592C" w14:paraId="0260B44D" w14:textId="7F599E39">
          <w:pPr>
            <w:pStyle w:val="TOC3"/>
            <w:tabs>
              <w:tab w:val="left" w:pos="1200"/>
              <w:tab w:val="right" w:leader="dot" w:pos="9771"/>
            </w:tabs>
            <w:rPr>
              <w:rFonts w:asciiTheme="minorHAnsi" w:hAnsiTheme="minorHAnsi" w:eastAsiaTheme="minorEastAsia"/>
              <w:noProof/>
              <w:kern w:val="2"/>
              <w:sz w:val="24"/>
              <w:szCs w:val="24"/>
              <w:lang w:eastAsia="en-GB"/>
              <w14:ligatures w14:val="standardContextual"/>
            </w:rPr>
          </w:pPr>
          <w:hyperlink w:history="1" w:anchor="_Toc196918315">
            <w:r w:rsidRPr="00910D36">
              <w:rPr>
                <w:rStyle w:val="Hyperlink"/>
                <w:noProof/>
              </w:rPr>
              <w:t>3.1.8</w:t>
            </w:r>
            <w:r>
              <w:rPr>
                <w:rFonts w:asciiTheme="minorHAnsi" w:hAnsiTheme="minorHAnsi" w:eastAsiaTheme="minorEastAsia"/>
                <w:noProof/>
                <w:kern w:val="2"/>
                <w:sz w:val="24"/>
                <w:szCs w:val="24"/>
                <w:lang w:eastAsia="en-GB"/>
                <w14:ligatures w14:val="standardContextual"/>
              </w:rPr>
              <w:tab/>
            </w:r>
            <w:r w:rsidRPr="00910D36">
              <w:rPr>
                <w:rStyle w:val="Hyperlink"/>
                <w:noProof/>
              </w:rPr>
              <w:t>Change of State and Dilution of Unsealed Source</w:t>
            </w:r>
            <w:r>
              <w:rPr>
                <w:noProof/>
                <w:webHidden/>
              </w:rPr>
              <w:tab/>
            </w:r>
            <w:r>
              <w:rPr>
                <w:noProof/>
                <w:webHidden/>
              </w:rPr>
              <w:fldChar w:fldCharType="begin"/>
            </w:r>
            <w:r>
              <w:rPr>
                <w:noProof/>
                <w:webHidden/>
              </w:rPr>
              <w:instrText xml:space="preserve"> PAGEREF _Toc196918315 \h </w:instrText>
            </w:r>
            <w:r>
              <w:rPr>
                <w:noProof/>
                <w:webHidden/>
              </w:rPr>
            </w:r>
            <w:r>
              <w:rPr>
                <w:noProof/>
                <w:webHidden/>
              </w:rPr>
              <w:fldChar w:fldCharType="separate"/>
            </w:r>
            <w:r>
              <w:rPr>
                <w:noProof/>
                <w:webHidden/>
              </w:rPr>
              <w:t>58</w:t>
            </w:r>
            <w:r>
              <w:rPr>
                <w:noProof/>
                <w:webHidden/>
              </w:rPr>
              <w:fldChar w:fldCharType="end"/>
            </w:r>
          </w:hyperlink>
        </w:p>
        <w:p w:rsidR="0000592C" w:rsidRDefault="0000592C" w14:paraId="52F1A20C" w14:textId="35A0499E">
          <w:pPr>
            <w:pStyle w:val="TOC1"/>
            <w:rPr>
              <w:rFonts w:asciiTheme="minorHAnsi" w:hAnsiTheme="minorHAnsi" w:eastAsiaTheme="minorEastAsia"/>
              <w:b w:val="0"/>
              <w:kern w:val="2"/>
              <w:sz w:val="24"/>
              <w:szCs w:val="24"/>
              <w:lang w:eastAsia="en-GB"/>
              <w14:ligatures w14:val="standardContextual"/>
            </w:rPr>
          </w:pPr>
          <w:hyperlink w:history="1" w:anchor="_Toc196918316">
            <w:r w:rsidRPr="00910D36">
              <w:rPr>
                <w:rStyle w:val="Hyperlink"/>
              </w:rPr>
              <w:t>4.0</w:t>
            </w:r>
            <w:r>
              <w:rPr>
                <w:rFonts w:asciiTheme="minorHAnsi" w:hAnsiTheme="minorHAnsi" w:eastAsiaTheme="minorEastAsia"/>
                <w:b w:val="0"/>
                <w:kern w:val="2"/>
                <w:sz w:val="24"/>
                <w:szCs w:val="24"/>
                <w:lang w:eastAsia="en-GB"/>
                <w14:ligatures w14:val="standardContextual"/>
              </w:rPr>
              <w:tab/>
            </w:r>
            <w:r w:rsidRPr="00910D36">
              <w:rPr>
                <w:rStyle w:val="Hyperlink"/>
              </w:rPr>
              <w:t>Waste Management</w:t>
            </w:r>
            <w:r>
              <w:rPr>
                <w:webHidden/>
              </w:rPr>
              <w:tab/>
            </w:r>
            <w:r>
              <w:rPr>
                <w:webHidden/>
              </w:rPr>
              <w:fldChar w:fldCharType="begin"/>
            </w:r>
            <w:r>
              <w:rPr>
                <w:webHidden/>
              </w:rPr>
              <w:instrText xml:space="preserve"> PAGEREF _Toc196918316 \h </w:instrText>
            </w:r>
            <w:r>
              <w:rPr>
                <w:webHidden/>
              </w:rPr>
            </w:r>
            <w:r>
              <w:rPr>
                <w:webHidden/>
              </w:rPr>
              <w:fldChar w:fldCharType="separate"/>
            </w:r>
            <w:r>
              <w:rPr>
                <w:webHidden/>
              </w:rPr>
              <w:t>60</w:t>
            </w:r>
            <w:r>
              <w:rPr>
                <w:webHidden/>
              </w:rPr>
              <w:fldChar w:fldCharType="end"/>
            </w:r>
          </w:hyperlink>
        </w:p>
        <w:p w:rsidR="0000592C" w:rsidRDefault="0000592C" w14:paraId="1AE2896B" w14:textId="375C596A">
          <w:pPr>
            <w:pStyle w:val="TOC2"/>
            <w:rPr>
              <w:rFonts w:asciiTheme="minorHAnsi" w:hAnsiTheme="minorHAnsi" w:eastAsiaTheme="minorEastAsia"/>
              <w:kern w:val="2"/>
              <w:sz w:val="24"/>
              <w:szCs w:val="24"/>
              <w:lang w:eastAsia="en-GB"/>
              <w14:ligatures w14:val="standardContextual"/>
            </w:rPr>
          </w:pPr>
          <w:hyperlink w:history="1" w:anchor="_Toc196918317">
            <w:r w:rsidRPr="00910D36">
              <w:rPr>
                <w:rStyle w:val="Hyperlink"/>
              </w:rPr>
              <w:t>4.1</w:t>
            </w:r>
            <w:r>
              <w:rPr>
                <w:rFonts w:asciiTheme="minorHAnsi" w:hAnsiTheme="minorHAnsi" w:eastAsiaTheme="minorEastAsia"/>
                <w:kern w:val="2"/>
                <w:sz w:val="24"/>
                <w:szCs w:val="24"/>
                <w:lang w:eastAsia="en-GB"/>
                <w14:ligatures w14:val="standardContextual"/>
              </w:rPr>
              <w:tab/>
            </w:r>
            <w:r w:rsidRPr="00910D36">
              <w:rPr>
                <w:rStyle w:val="Hyperlink"/>
              </w:rPr>
              <w:t>Bin Inventory</w:t>
            </w:r>
            <w:r>
              <w:rPr>
                <w:webHidden/>
              </w:rPr>
              <w:tab/>
            </w:r>
            <w:r>
              <w:rPr>
                <w:webHidden/>
              </w:rPr>
              <w:fldChar w:fldCharType="begin"/>
            </w:r>
            <w:r>
              <w:rPr>
                <w:webHidden/>
              </w:rPr>
              <w:instrText xml:space="preserve"> PAGEREF _Toc196918317 \h </w:instrText>
            </w:r>
            <w:r>
              <w:rPr>
                <w:webHidden/>
              </w:rPr>
            </w:r>
            <w:r>
              <w:rPr>
                <w:webHidden/>
              </w:rPr>
              <w:fldChar w:fldCharType="separate"/>
            </w:r>
            <w:r>
              <w:rPr>
                <w:webHidden/>
              </w:rPr>
              <w:t>60</w:t>
            </w:r>
            <w:r>
              <w:rPr>
                <w:webHidden/>
              </w:rPr>
              <w:fldChar w:fldCharType="end"/>
            </w:r>
          </w:hyperlink>
        </w:p>
        <w:p w:rsidR="0000592C" w:rsidRDefault="0000592C" w14:paraId="7FBE9D4B" w14:textId="6CB1E20D">
          <w:pPr>
            <w:pStyle w:val="TOC3"/>
            <w:tabs>
              <w:tab w:val="left" w:pos="1200"/>
              <w:tab w:val="right" w:leader="dot" w:pos="9771"/>
            </w:tabs>
            <w:rPr>
              <w:rFonts w:asciiTheme="minorHAnsi" w:hAnsiTheme="minorHAnsi" w:eastAsiaTheme="minorEastAsia"/>
              <w:noProof/>
              <w:kern w:val="2"/>
              <w:sz w:val="24"/>
              <w:szCs w:val="24"/>
              <w:lang w:eastAsia="en-GB"/>
              <w14:ligatures w14:val="standardContextual"/>
            </w:rPr>
          </w:pPr>
          <w:hyperlink w:history="1" w:anchor="_Toc196918318">
            <w:r w:rsidRPr="00910D36">
              <w:rPr>
                <w:rStyle w:val="Hyperlink"/>
                <w:noProof/>
                <w:lang w:eastAsia="en-GB"/>
              </w:rPr>
              <w:t>4.1.1</w:t>
            </w:r>
            <w:r>
              <w:rPr>
                <w:rFonts w:asciiTheme="minorHAnsi" w:hAnsiTheme="minorHAnsi" w:eastAsiaTheme="minorEastAsia"/>
                <w:noProof/>
                <w:kern w:val="2"/>
                <w:sz w:val="24"/>
                <w:szCs w:val="24"/>
                <w:lang w:eastAsia="en-GB"/>
                <w14:ligatures w14:val="standardContextual"/>
              </w:rPr>
              <w:tab/>
            </w:r>
            <w:r w:rsidRPr="00910D36">
              <w:rPr>
                <w:rStyle w:val="Hyperlink"/>
                <w:noProof/>
                <w:lang w:eastAsia="en-GB"/>
              </w:rPr>
              <w:t>Add a New Waste Container</w:t>
            </w:r>
            <w:r>
              <w:rPr>
                <w:noProof/>
                <w:webHidden/>
              </w:rPr>
              <w:tab/>
            </w:r>
            <w:r>
              <w:rPr>
                <w:noProof/>
                <w:webHidden/>
              </w:rPr>
              <w:fldChar w:fldCharType="begin"/>
            </w:r>
            <w:r>
              <w:rPr>
                <w:noProof/>
                <w:webHidden/>
              </w:rPr>
              <w:instrText xml:space="preserve"> PAGEREF _Toc196918318 \h </w:instrText>
            </w:r>
            <w:r>
              <w:rPr>
                <w:noProof/>
                <w:webHidden/>
              </w:rPr>
            </w:r>
            <w:r>
              <w:rPr>
                <w:noProof/>
                <w:webHidden/>
              </w:rPr>
              <w:fldChar w:fldCharType="separate"/>
            </w:r>
            <w:r>
              <w:rPr>
                <w:noProof/>
                <w:webHidden/>
              </w:rPr>
              <w:t>60</w:t>
            </w:r>
            <w:r>
              <w:rPr>
                <w:noProof/>
                <w:webHidden/>
              </w:rPr>
              <w:fldChar w:fldCharType="end"/>
            </w:r>
          </w:hyperlink>
        </w:p>
        <w:p w:rsidR="0000592C" w:rsidRDefault="0000592C" w14:paraId="4EA534C4" w14:textId="73EF9CF8">
          <w:pPr>
            <w:pStyle w:val="TOC3"/>
            <w:tabs>
              <w:tab w:val="left" w:pos="1200"/>
              <w:tab w:val="right" w:leader="dot" w:pos="9771"/>
            </w:tabs>
            <w:rPr>
              <w:rFonts w:asciiTheme="minorHAnsi" w:hAnsiTheme="minorHAnsi" w:eastAsiaTheme="minorEastAsia"/>
              <w:noProof/>
              <w:kern w:val="2"/>
              <w:sz w:val="24"/>
              <w:szCs w:val="24"/>
              <w:lang w:eastAsia="en-GB"/>
              <w14:ligatures w14:val="standardContextual"/>
            </w:rPr>
          </w:pPr>
          <w:hyperlink w:history="1" w:anchor="_Toc196918319">
            <w:r w:rsidRPr="00910D36">
              <w:rPr>
                <w:rStyle w:val="Hyperlink"/>
                <w:noProof/>
                <w:lang w:eastAsia="en-GB"/>
              </w:rPr>
              <w:t>4.1.2</w:t>
            </w:r>
            <w:r>
              <w:rPr>
                <w:rFonts w:asciiTheme="minorHAnsi" w:hAnsiTheme="minorHAnsi" w:eastAsiaTheme="minorEastAsia"/>
                <w:noProof/>
                <w:kern w:val="2"/>
                <w:sz w:val="24"/>
                <w:szCs w:val="24"/>
                <w:lang w:eastAsia="en-GB"/>
                <w14:ligatures w14:val="standardContextual"/>
              </w:rPr>
              <w:tab/>
            </w:r>
            <w:r w:rsidRPr="00910D36">
              <w:rPr>
                <w:rStyle w:val="Hyperlink"/>
                <w:noProof/>
                <w:lang w:eastAsia="en-GB"/>
              </w:rPr>
              <w:t>Accumulation Date</w:t>
            </w:r>
            <w:r>
              <w:rPr>
                <w:noProof/>
                <w:webHidden/>
              </w:rPr>
              <w:tab/>
            </w:r>
            <w:r>
              <w:rPr>
                <w:noProof/>
                <w:webHidden/>
              </w:rPr>
              <w:fldChar w:fldCharType="begin"/>
            </w:r>
            <w:r>
              <w:rPr>
                <w:noProof/>
                <w:webHidden/>
              </w:rPr>
              <w:instrText xml:space="preserve"> PAGEREF _Toc196918319 \h </w:instrText>
            </w:r>
            <w:r>
              <w:rPr>
                <w:noProof/>
                <w:webHidden/>
              </w:rPr>
            </w:r>
            <w:r>
              <w:rPr>
                <w:noProof/>
                <w:webHidden/>
              </w:rPr>
              <w:fldChar w:fldCharType="separate"/>
            </w:r>
            <w:r>
              <w:rPr>
                <w:noProof/>
                <w:webHidden/>
              </w:rPr>
              <w:t>63</w:t>
            </w:r>
            <w:r>
              <w:rPr>
                <w:noProof/>
                <w:webHidden/>
              </w:rPr>
              <w:fldChar w:fldCharType="end"/>
            </w:r>
          </w:hyperlink>
        </w:p>
        <w:p w:rsidR="0000592C" w:rsidRDefault="0000592C" w14:paraId="32E61A0C" w14:textId="26379BDC">
          <w:pPr>
            <w:pStyle w:val="TOC1"/>
            <w:rPr>
              <w:rFonts w:asciiTheme="minorHAnsi" w:hAnsiTheme="minorHAnsi" w:eastAsiaTheme="minorEastAsia"/>
              <w:b w:val="0"/>
              <w:kern w:val="2"/>
              <w:sz w:val="24"/>
              <w:szCs w:val="24"/>
              <w:lang w:eastAsia="en-GB"/>
              <w14:ligatures w14:val="standardContextual"/>
            </w:rPr>
          </w:pPr>
          <w:hyperlink w:history="1" w:anchor="_Toc196918320">
            <w:r w:rsidRPr="00910D36">
              <w:rPr>
                <w:rStyle w:val="Hyperlink"/>
              </w:rPr>
              <w:t>5.0</w:t>
            </w:r>
            <w:r>
              <w:rPr>
                <w:rFonts w:asciiTheme="minorHAnsi" w:hAnsiTheme="minorHAnsi" w:eastAsiaTheme="minorEastAsia"/>
                <w:b w:val="0"/>
                <w:kern w:val="2"/>
                <w:sz w:val="24"/>
                <w:szCs w:val="24"/>
                <w:lang w:eastAsia="en-GB"/>
                <w14:ligatures w14:val="standardContextual"/>
              </w:rPr>
              <w:tab/>
            </w:r>
            <w:r w:rsidRPr="00910D36">
              <w:rPr>
                <w:rStyle w:val="Hyperlink"/>
              </w:rPr>
              <w:t>Sealed Source Inventory</w:t>
            </w:r>
            <w:r>
              <w:rPr>
                <w:webHidden/>
              </w:rPr>
              <w:tab/>
            </w:r>
            <w:r>
              <w:rPr>
                <w:webHidden/>
              </w:rPr>
              <w:fldChar w:fldCharType="begin"/>
            </w:r>
            <w:r>
              <w:rPr>
                <w:webHidden/>
              </w:rPr>
              <w:instrText xml:space="preserve"> PAGEREF _Toc196918320 \h </w:instrText>
            </w:r>
            <w:r>
              <w:rPr>
                <w:webHidden/>
              </w:rPr>
            </w:r>
            <w:r>
              <w:rPr>
                <w:webHidden/>
              </w:rPr>
              <w:fldChar w:fldCharType="separate"/>
            </w:r>
            <w:r>
              <w:rPr>
                <w:webHidden/>
              </w:rPr>
              <w:t>64</w:t>
            </w:r>
            <w:r>
              <w:rPr>
                <w:webHidden/>
              </w:rPr>
              <w:fldChar w:fldCharType="end"/>
            </w:r>
          </w:hyperlink>
        </w:p>
        <w:p w:rsidR="0000592C" w:rsidRDefault="0000592C" w14:paraId="408205D7" w14:textId="7943AF1E">
          <w:pPr>
            <w:pStyle w:val="TOC3"/>
            <w:tabs>
              <w:tab w:val="left" w:pos="1200"/>
              <w:tab w:val="right" w:leader="dot" w:pos="9771"/>
            </w:tabs>
            <w:rPr>
              <w:rFonts w:asciiTheme="minorHAnsi" w:hAnsiTheme="minorHAnsi" w:eastAsiaTheme="minorEastAsia"/>
              <w:noProof/>
              <w:kern w:val="2"/>
              <w:sz w:val="24"/>
              <w:szCs w:val="24"/>
              <w:lang w:eastAsia="en-GB"/>
              <w14:ligatures w14:val="standardContextual"/>
            </w:rPr>
          </w:pPr>
          <w:hyperlink w:history="1" w:anchor="_Toc196918321">
            <w:r w:rsidRPr="00910D36">
              <w:rPr>
                <w:rStyle w:val="Hyperlink"/>
                <w:noProof/>
              </w:rPr>
              <w:t>5.1.1</w:t>
            </w:r>
            <w:r>
              <w:rPr>
                <w:rFonts w:asciiTheme="minorHAnsi" w:hAnsiTheme="minorHAnsi" w:eastAsiaTheme="minorEastAsia"/>
                <w:noProof/>
                <w:kern w:val="2"/>
                <w:sz w:val="24"/>
                <w:szCs w:val="24"/>
                <w:lang w:eastAsia="en-GB"/>
                <w14:ligatures w14:val="standardContextual"/>
              </w:rPr>
              <w:tab/>
            </w:r>
            <w:r w:rsidRPr="00910D36">
              <w:rPr>
                <w:rStyle w:val="Hyperlink"/>
                <w:noProof/>
              </w:rPr>
              <w:t>Add Sealed Source</w:t>
            </w:r>
            <w:r>
              <w:rPr>
                <w:noProof/>
                <w:webHidden/>
              </w:rPr>
              <w:tab/>
            </w:r>
            <w:r>
              <w:rPr>
                <w:noProof/>
                <w:webHidden/>
              </w:rPr>
              <w:fldChar w:fldCharType="begin"/>
            </w:r>
            <w:r>
              <w:rPr>
                <w:noProof/>
                <w:webHidden/>
              </w:rPr>
              <w:instrText xml:space="preserve"> PAGEREF _Toc196918321 \h </w:instrText>
            </w:r>
            <w:r>
              <w:rPr>
                <w:noProof/>
                <w:webHidden/>
              </w:rPr>
            </w:r>
            <w:r>
              <w:rPr>
                <w:noProof/>
                <w:webHidden/>
              </w:rPr>
              <w:fldChar w:fldCharType="separate"/>
            </w:r>
            <w:r>
              <w:rPr>
                <w:noProof/>
                <w:webHidden/>
              </w:rPr>
              <w:t>65</w:t>
            </w:r>
            <w:r>
              <w:rPr>
                <w:noProof/>
                <w:webHidden/>
              </w:rPr>
              <w:fldChar w:fldCharType="end"/>
            </w:r>
          </w:hyperlink>
        </w:p>
        <w:p w:rsidR="0000592C" w:rsidRDefault="0000592C" w14:paraId="5726EDE2" w14:textId="48717CC6">
          <w:pPr>
            <w:pStyle w:val="TOC3"/>
            <w:tabs>
              <w:tab w:val="left" w:pos="1200"/>
              <w:tab w:val="right" w:leader="dot" w:pos="9771"/>
            </w:tabs>
            <w:rPr>
              <w:rFonts w:asciiTheme="minorHAnsi" w:hAnsiTheme="minorHAnsi" w:eastAsiaTheme="minorEastAsia"/>
              <w:noProof/>
              <w:kern w:val="2"/>
              <w:sz w:val="24"/>
              <w:szCs w:val="24"/>
              <w:lang w:eastAsia="en-GB"/>
              <w14:ligatures w14:val="standardContextual"/>
            </w:rPr>
          </w:pPr>
          <w:hyperlink w:history="1" w:anchor="_Toc196918322">
            <w:r w:rsidRPr="00910D36">
              <w:rPr>
                <w:rStyle w:val="Hyperlink"/>
                <w:noProof/>
              </w:rPr>
              <w:t>5.1.2</w:t>
            </w:r>
            <w:r>
              <w:rPr>
                <w:rFonts w:asciiTheme="minorHAnsi" w:hAnsiTheme="minorHAnsi" w:eastAsiaTheme="minorEastAsia"/>
                <w:noProof/>
                <w:kern w:val="2"/>
                <w:sz w:val="24"/>
                <w:szCs w:val="24"/>
                <w:lang w:eastAsia="en-GB"/>
                <w14:ligatures w14:val="standardContextual"/>
              </w:rPr>
              <w:tab/>
            </w:r>
            <w:r w:rsidRPr="00910D36">
              <w:rPr>
                <w:rStyle w:val="Hyperlink"/>
                <w:noProof/>
              </w:rPr>
              <w:t>History</w:t>
            </w:r>
            <w:r>
              <w:rPr>
                <w:noProof/>
                <w:webHidden/>
              </w:rPr>
              <w:tab/>
            </w:r>
            <w:r>
              <w:rPr>
                <w:noProof/>
                <w:webHidden/>
              </w:rPr>
              <w:fldChar w:fldCharType="begin"/>
            </w:r>
            <w:r>
              <w:rPr>
                <w:noProof/>
                <w:webHidden/>
              </w:rPr>
              <w:instrText xml:space="preserve"> PAGEREF _Toc196918322 \h </w:instrText>
            </w:r>
            <w:r>
              <w:rPr>
                <w:noProof/>
                <w:webHidden/>
              </w:rPr>
            </w:r>
            <w:r>
              <w:rPr>
                <w:noProof/>
                <w:webHidden/>
              </w:rPr>
              <w:fldChar w:fldCharType="separate"/>
            </w:r>
            <w:r>
              <w:rPr>
                <w:noProof/>
                <w:webHidden/>
              </w:rPr>
              <w:t>71</w:t>
            </w:r>
            <w:r>
              <w:rPr>
                <w:noProof/>
                <w:webHidden/>
              </w:rPr>
              <w:fldChar w:fldCharType="end"/>
            </w:r>
          </w:hyperlink>
        </w:p>
        <w:p w:rsidR="0000592C" w:rsidRDefault="0000592C" w14:paraId="0B80DCB5" w14:textId="74B632A6">
          <w:pPr>
            <w:pStyle w:val="TOC3"/>
            <w:tabs>
              <w:tab w:val="left" w:pos="1200"/>
              <w:tab w:val="right" w:leader="dot" w:pos="9771"/>
            </w:tabs>
            <w:rPr>
              <w:rFonts w:asciiTheme="minorHAnsi" w:hAnsiTheme="minorHAnsi" w:eastAsiaTheme="minorEastAsia"/>
              <w:noProof/>
              <w:kern w:val="2"/>
              <w:sz w:val="24"/>
              <w:szCs w:val="24"/>
              <w:lang w:eastAsia="en-GB"/>
              <w14:ligatures w14:val="standardContextual"/>
            </w:rPr>
          </w:pPr>
          <w:hyperlink w:history="1" w:anchor="_Toc196918323">
            <w:r w:rsidRPr="00910D36">
              <w:rPr>
                <w:rStyle w:val="Hyperlink"/>
                <w:noProof/>
              </w:rPr>
              <w:t>5.1.3</w:t>
            </w:r>
            <w:r>
              <w:rPr>
                <w:rFonts w:asciiTheme="minorHAnsi" w:hAnsiTheme="minorHAnsi" w:eastAsiaTheme="minorEastAsia"/>
                <w:noProof/>
                <w:kern w:val="2"/>
                <w:sz w:val="24"/>
                <w:szCs w:val="24"/>
                <w:lang w:eastAsia="en-GB"/>
                <w14:ligatures w14:val="standardContextual"/>
              </w:rPr>
              <w:tab/>
            </w:r>
            <w:r w:rsidRPr="00910D36">
              <w:rPr>
                <w:rStyle w:val="Hyperlink"/>
                <w:noProof/>
              </w:rPr>
              <w:t>Documents</w:t>
            </w:r>
            <w:r>
              <w:rPr>
                <w:noProof/>
                <w:webHidden/>
              </w:rPr>
              <w:tab/>
            </w:r>
            <w:r>
              <w:rPr>
                <w:noProof/>
                <w:webHidden/>
              </w:rPr>
              <w:fldChar w:fldCharType="begin"/>
            </w:r>
            <w:r>
              <w:rPr>
                <w:noProof/>
                <w:webHidden/>
              </w:rPr>
              <w:instrText xml:space="preserve"> PAGEREF _Toc196918323 \h </w:instrText>
            </w:r>
            <w:r>
              <w:rPr>
                <w:noProof/>
                <w:webHidden/>
              </w:rPr>
            </w:r>
            <w:r>
              <w:rPr>
                <w:noProof/>
                <w:webHidden/>
              </w:rPr>
              <w:fldChar w:fldCharType="separate"/>
            </w:r>
            <w:r>
              <w:rPr>
                <w:noProof/>
                <w:webHidden/>
              </w:rPr>
              <w:t>71</w:t>
            </w:r>
            <w:r>
              <w:rPr>
                <w:noProof/>
                <w:webHidden/>
              </w:rPr>
              <w:fldChar w:fldCharType="end"/>
            </w:r>
          </w:hyperlink>
        </w:p>
        <w:p w:rsidR="0000592C" w:rsidRDefault="0000592C" w14:paraId="699FCAEB" w14:textId="633F2921">
          <w:pPr>
            <w:pStyle w:val="TOC3"/>
            <w:tabs>
              <w:tab w:val="left" w:pos="1200"/>
              <w:tab w:val="right" w:leader="dot" w:pos="9771"/>
            </w:tabs>
            <w:rPr>
              <w:rFonts w:asciiTheme="minorHAnsi" w:hAnsiTheme="minorHAnsi" w:eastAsiaTheme="minorEastAsia"/>
              <w:noProof/>
              <w:kern w:val="2"/>
              <w:sz w:val="24"/>
              <w:szCs w:val="24"/>
              <w:lang w:eastAsia="en-GB"/>
              <w14:ligatures w14:val="standardContextual"/>
            </w:rPr>
          </w:pPr>
          <w:hyperlink w:history="1" w:anchor="_Toc196918324">
            <w:r w:rsidRPr="00910D36">
              <w:rPr>
                <w:rStyle w:val="Hyperlink"/>
                <w:noProof/>
              </w:rPr>
              <w:t>5.1.4</w:t>
            </w:r>
            <w:r>
              <w:rPr>
                <w:rFonts w:asciiTheme="minorHAnsi" w:hAnsiTheme="minorHAnsi" w:eastAsiaTheme="minorEastAsia"/>
                <w:noProof/>
                <w:kern w:val="2"/>
                <w:sz w:val="24"/>
                <w:szCs w:val="24"/>
                <w:lang w:eastAsia="en-GB"/>
                <w14:ligatures w14:val="standardContextual"/>
              </w:rPr>
              <w:tab/>
            </w:r>
            <w:r w:rsidRPr="00910D36">
              <w:rPr>
                <w:rStyle w:val="Hyperlink"/>
                <w:noProof/>
              </w:rPr>
              <w:t>Labels</w:t>
            </w:r>
            <w:r>
              <w:rPr>
                <w:noProof/>
                <w:webHidden/>
              </w:rPr>
              <w:tab/>
            </w:r>
            <w:r>
              <w:rPr>
                <w:noProof/>
                <w:webHidden/>
              </w:rPr>
              <w:fldChar w:fldCharType="begin"/>
            </w:r>
            <w:r>
              <w:rPr>
                <w:noProof/>
                <w:webHidden/>
              </w:rPr>
              <w:instrText xml:space="preserve"> PAGEREF _Toc196918324 \h </w:instrText>
            </w:r>
            <w:r>
              <w:rPr>
                <w:noProof/>
                <w:webHidden/>
              </w:rPr>
            </w:r>
            <w:r>
              <w:rPr>
                <w:noProof/>
                <w:webHidden/>
              </w:rPr>
              <w:fldChar w:fldCharType="separate"/>
            </w:r>
            <w:r>
              <w:rPr>
                <w:noProof/>
                <w:webHidden/>
              </w:rPr>
              <w:t>72</w:t>
            </w:r>
            <w:r>
              <w:rPr>
                <w:noProof/>
                <w:webHidden/>
              </w:rPr>
              <w:fldChar w:fldCharType="end"/>
            </w:r>
          </w:hyperlink>
        </w:p>
        <w:p w:rsidR="0000592C" w:rsidRDefault="0000592C" w14:paraId="323877EF" w14:textId="0E7995DD">
          <w:pPr>
            <w:pStyle w:val="TOC3"/>
            <w:tabs>
              <w:tab w:val="left" w:pos="1200"/>
              <w:tab w:val="right" w:leader="dot" w:pos="9771"/>
            </w:tabs>
            <w:rPr>
              <w:rFonts w:asciiTheme="minorHAnsi" w:hAnsiTheme="minorHAnsi" w:eastAsiaTheme="minorEastAsia"/>
              <w:noProof/>
              <w:kern w:val="2"/>
              <w:sz w:val="24"/>
              <w:szCs w:val="24"/>
              <w:lang w:eastAsia="en-GB"/>
              <w14:ligatures w14:val="standardContextual"/>
            </w:rPr>
          </w:pPr>
          <w:hyperlink w:history="1" w:anchor="_Toc196918325">
            <w:r w:rsidRPr="00910D36">
              <w:rPr>
                <w:rStyle w:val="Hyperlink"/>
                <w:noProof/>
              </w:rPr>
              <w:t>5.1.5</w:t>
            </w:r>
            <w:r>
              <w:rPr>
                <w:rFonts w:asciiTheme="minorHAnsi" w:hAnsiTheme="minorHAnsi" w:eastAsiaTheme="minorEastAsia"/>
                <w:noProof/>
                <w:kern w:val="2"/>
                <w:sz w:val="24"/>
                <w:szCs w:val="24"/>
                <w:lang w:eastAsia="en-GB"/>
                <w14:ligatures w14:val="standardContextual"/>
              </w:rPr>
              <w:tab/>
            </w:r>
            <w:r w:rsidRPr="00910D36">
              <w:rPr>
                <w:rStyle w:val="Hyperlink"/>
                <w:noProof/>
              </w:rPr>
              <w:t>Comments</w:t>
            </w:r>
            <w:r>
              <w:rPr>
                <w:noProof/>
                <w:webHidden/>
              </w:rPr>
              <w:tab/>
            </w:r>
            <w:r>
              <w:rPr>
                <w:noProof/>
                <w:webHidden/>
              </w:rPr>
              <w:fldChar w:fldCharType="begin"/>
            </w:r>
            <w:r>
              <w:rPr>
                <w:noProof/>
                <w:webHidden/>
              </w:rPr>
              <w:instrText xml:space="preserve"> PAGEREF _Toc196918325 \h </w:instrText>
            </w:r>
            <w:r>
              <w:rPr>
                <w:noProof/>
                <w:webHidden/>
              </w:rPr>
            </w:r>
            <w:r>
              <w:rPr>
                <w:noProof/>
                <w:webHidden/>
              </w:rPr>
              <w:fldChar w:fldCharType="separate"/>
            </w:r>
            <w:r>
              <w:rPr>
                <w:noProof/>
                <w:webHidden/>
              </w:rPr>
              <w:t>72</w:t>
            </w:r>
            <w:r>
              <w:rPr>
                <w:noProof/>
                <w:webHidden/>
              </w:rPr>
              <w:fldChar w:fldCharType="end"/>
            </w:r>
          </w:hyperlink>
        </w:p>
        <w:p w:rsidR="0000592C" w:rsidRDefault="0000592C" w14:paraId="3B5DC824" w14:textId="50116A97">
          <w:pPr>
            <w:pStyle w:val="TOC2"/>
            <w:rPr>
              <w:rFonts w:asciiTheme="minorHAnsi" w:hAnsiTheme="minorHAnsi" w:eastAsiaTheme="minorEastAsia"/>
              <w:kern w:val="2"/>
              <w:sz w:val="24"/>
              <w:szCs w:val="24"/>
              <w:lang w:eastAsia="en-GB"/>
              <w14:ligatures w14:val="standardContextual"/>
            </w:rPr>
          </w:pPr>
          <w:hyperlink w:history="1" w:anchor="_Toc196918326">
            <w:r w:rsidRPr="00910D36">
              <w:rPr>
                <w:rStyle w:val="Hyperlink"/>
              </w:rPr>
              <w:t>5.2</w:t>
            </w:r>
            <w:r>
              <w:rPr>
                <w:rFonts w:asciiTheme="minorHAnsi" w:hAnsiTheme="minorHAnsi" w:eastAsiaTheme="minorEastAsia"/>
                <w:kern w:val="2"/>
                <w:sz w:val="24"/>
                <w:szCs w:val="24"/>
                <w:lang w:eastAsia="en-GB"/>
                <w14:ligatures w14:val="standardContextual"/>
              </w:rPr>
              <w:tab/>
            </w:r>
            <w:r w:rsidRPr="00910D36">
              <w:rPr>
                <w:rStyle w:val="Hyperlink"/>
              </w:rPr>
              <w:t>Leak Tests and Contamination Surveys</w:t>
            </w:r>
            <w:r>
              <w:rPr>
                <w:webHidden/>
              </w:rPr>
              <w:tab/>
            </w:r>
            <w:r>
              <w:rPr>
                <w:webHidden/>
              </w:rPr>
              <w:fldChar w:fldCharType="begin"/>
            </w:r>
            <w:r>
              <w:rPr>
                <w:webHidden/>
              </w:rPr>
              <w:instrText xml:space="preserve"> PAGEREF _Toc196918326 \h </w:instrText>
            </w:r>
            <w:r>
              <w:rPr>
                <w:webHidden/>
              </w:rPr>
            </w:r>
            <w:r>
              <w:rPr>
                <w:webHidden/>
              </w:rPr>
              <w:fldChar w:fldCharType="separate"/>
            </w:r>
            <w:r>
              <w:rPr>
                <w:webHidden/>
              </w:rPr>
              <w:t>73</w:t>
            </w:r>
            <w:r>
              <w:rPr>
                <w:webHidden/>
              </w:rPr>
              <w:fldChar w:fldCharType="end"/>
            </w:r>
          </w:hyperlink>
        </w:p>
        <w:p w:rsidR="0000592C" w:rsidRDefault="0000592C" w14:paraId="17D3EF63" w14:textId="3C3EBBA5">
          <w:pPr>
            <w:pStyle w:val="TOC3"/>
            <w:tabs>
              <w:tab w:val="left" w:pos="1200"/>
              <w:tab w:val="right" w:leader="dot" w:pos="9771"/>
            </w:tabs>
            <w:rPr>
              <w:rFonts w:asciiTheme="minorHAnsi" w:hAnsiTheme="minorHAnsi" w:eastAsiaTheme="minorEastAsia"/>
              <w:noProof/>
              <w:kern w:val="2"/>
              <w:sz w:val="24"/>
              <w:szCs w:val="24"/>
              <w:lang w:eastAsia="en-GB"/>
              <w14:ligatures w14:val="standardContextual"/>
            </w:rPr>
          </w:pPr>
          <w:hyperlink w:history="1" w:anchor="_Toc196918327">
            <w:r w:rsidRPr="00910D36">
              <w:rPr>
                <w:rStyle w:val="Hyperlink"/>
                <w:noProof/>
              </w:rPr>
              <w:t>5.2.1</w:t>
            </w:r>
            <w:r>
              <w:rPr>
                <w:rFonts w:asciiTheme="minorHAnsi" w:hAnsiTheme="minorHAnsi" w:eastAsiaTheme="minorEastAsia"/>
                <w:noProof/>
                <w:kern w:val="2"/>
                <w:sz w:val="24"/>
                <w:szCs w:val="24"/>
                <w:lang w:eastAsia="en-GB"/>
                <w14:ligatures w14:val="standardContextual"/>
              </w:rPr>
              <w:tab/>
            </w:r>
            <w:r w:rsidRPr="00910D36">
              <w:rPr>
                <w:rStyle w:val="Hyperlink"/>
                <w:noProof/>
              </w:rPr>
              <w:t>Add a leak test</w:t>
            </w:r>
            <w:r>
              <w:rPr>
                <w:noProof/>
                <w:webHidden/>
              </w:rPr>
              <w:tab/>
            </w:r>
            <w:r>
              <w:rPr>
                <w:noProof/>
                <w:webHidden/>
              </w:rPr>
              <w:fldChar w:fldCharType="begin"/>
            </w:r>
            <w:r>
              <w:rPr>
                <w:noProof/>
                <w:webHidden/>
              </w:rPr>
              <w:instrText xml:space="preserve"> PAGEREF _Toc196918327 \h </w:instrText>
            </w:r>
            <w:r>
              <w:rPr>
                <w:noProof/>
                <w:webHidden/>
              </w:rPr>
            </w:r>
            <w:r>
              <w:rPr>
                <w:noProof/>
                <w:webHidden/>
              </w:rPr>
              <w:fldChar w:fldCharType="separate"/>
            </w:r>
            <w:r>
              <w:rPr>
                <w:noProof/>
                <w:webHidden/>
              </w:rPr>
              <w:t>73</w:t>
            </w:r>
            <w:r>
              <w:rPr>
                <w:noProof/>
                <w:webHidden/>
              </w:rPr>
              <w:fldChar w:fldCharType="end"/>
            </w:r>
          </w:hyperlink>
        </w:p>
        <w:p w:rsidR="0000592C" w:rsidRDefault="0000592C" w14:paraId="3893686E" w14:textId="2BF23FDB">
          <w:pPr>
            <w:pStyle w:val="TOC3"/>
            <w:tabs>
              <w:tab w:val="left" w:pos="1200"/>
              <w:tab w:val="right" w:leader="dot" w:pos="9771"/>
            </w:tabs>
            <w:rPr>
              <w:rFonts w:asciiTheme="minorHAnsi" w:hAnsiTheme="minorHAnsi" w:eastAsiaTheme="minorEastAsia"/>
              <w:noProof/>
              <w:kern w:val="2"/>
              <w:sz w:val="24"/>
              <w:szCs w:val="24"/>
              <w:lang w:eastAsia="en-GB"/>
              <w14:ligatures w14:val="standardContextual"/>
            </w:rPr>
          </w:pPr>
          <w:hyperlink w:history="1" w:anchor="_Toc196918328">
            <w:r w:rsidRPr="00910D36">
              <w:rPr>
                <w:rStyle w:val="Hyperlink"/>
                <w:noProof/>
              </w:rPr>
              <w:t>5.2.2</w:t>
            </w:r>
            <w:r>
              <w:rPr>
                <w:rFonts w:asciiTheme="minorHAnsi" w:hAnsiTheme="minorHAnsi" w:eastAsiaTheme="minorEastAsia"/>
                <w:noProof/>
                <w:kern w:val="2"/>
                <w:sz w:val="24"/>
                <w:szCs w:val="24"/>
                <w:lang w:eastAsia="en-GB"/>
                <w14:ligatures w14:val="standardContextual"/>
              </w:rPr>
              <w:tab/>
            </w:r>
            <w:r w:rsidRPr="00910D36">
              <w:rPr>
                <w:rStyle w:val="Hyperlink"/>
                <w:noProof/>
              </w:rPr>
              <w:t>Add a Contamination Survey</w:t>
            </w:r>
            <w:r>
              <w:rPr>
                <w:noProof/>
                <w:webHidden/>
              </w:rPr>
              <w:tab/>
            </w:r>
            <w:r>
              <w:rPr>
                <w:noProof/>
                <w:webHidden/>
              </w:rPr>
              <w:fldChar w:fldCharType="begin"/>
            </w:r>
            <w:r>
              <w:rPr>
                <w:noProof/>
                <w:webHidden/>
              </w:rPr>
              <w:instrText xml:space="preserve"> PAGEREF _Toc196918328 \h </w:instrText>
            </w:r>
            <w:r>
              <w:rPr>
                <w:noProof/>
                <w:webHidden/>
              </w:rPr>
            </w:r>
            <w:r>
              <w:rPr>
                <w:noProof/>
                <w:webHidden/>
              </w:rPr>
              <w:fldChar w:fldCharType="separate"/>
            </w:r>
            <w:r>
              <w:rPr>
                <w:noProof/>
                <w:webHidden/>
              </w:rPr>
              <w:t>73</w:t>
            </w:r>
            <w:r>
              <w:rPr>
                <w:noProof/>
                <w:webHidden/>
              </w:rPr>
              <w:fldChar w:fldCharType="end"/>
            </w:r>
          </w:hyperlink>
        </w:p>
        <w:p w:rsidR="0000592C" w:rsidRDefault="0000592C" w14:paraId="0A1A1809" w14:textId="16531FAD">
          <w:pPr>
            <w:pStyle w:val="TOC1"/>
            <w:rPr>
              <w:rFonts w:asciiTheme="minorHAnsi" w:hAnsiTheme="minorHAnsi" w:eastAsiaTheme="minorEastAsia"/>
              <w:b w:val="0"/>
              <w:kern w:val="2"/>
              <w:sz w:val="24"/>
              <w:szCs w:val="24"/>
              <w:lang w:eastAsia="en-GB"/>
              <w14:ligatures w14:val="standardContextual"/>
            </w:rPr>
          </w:pPr>
          <w:hyperlink w:history="1" w:anchor="_Toc196918329">
            <w:r w:rsidRPr="00910D36">
              <w:rPr>
                <w:rStyle w:val="Hyperlink"/>
              </w:rPr>
              <w:t>6.0</w:t>
            </w:r>
            <w:r>
              <w:rPr>
                <w:rFonts w:asciiTheme="minorHAnsi" w:hAnsiTheme="minorHAnsi" w:eastAsiaTheme="minorEastAsia"/>
                <w:b w:val="0"/>
                <w:kern w:val="2"/>
                <w:sz w:val="24"/>
                <w:szCs w:val="24"/>
                <w:lang w:eastAsia="en-GB"/>
                <w14:ligatures w14:val="standardContextual"/>
              </w:rPr>
              <w:tab/>
            </w:r>
            <w:r w:rsidRPr="00910D36">
              <w:rPr>
                <w:rStyle w:val="Hyperlink"/>
              </w:rPr>
              <w:t>Radiation Protection Instruments (RPI) / Equipment</w:t>
            </w:r>
            <w:r>
              <w:rPr>
                <w:webHidden/>
              </w:rPr>
              <w:tab/>
            </w:r>
            <w:r>
              <w:rPr>
                <w:webHidden/>
              </w:rPr>
              <w:fldChar w:fldCharType="begin"/>
            </w:r>
            <w:r>
              <w:rPr>
                <w:webHidden/>
              </w:rPr>
              <w:instrText xml:space="preserve"> PAGEREF _Toc196918329 \h </w:instrText>
            </w:r>
            <w:r>
              <w:rPr>
                <w:webHidden/>
              </w:rPr>
            </w:r>
            <w:r>
              <w:rPr>
                <w:webHidden/>
              </w:rPr>
              <w:fldChar w:fldCharType="separate"/>
            </w:r>
            <w:r>
              <w:rPr>
                <w:webHidden/>
              </w:rPr>
              <w:t>74</w:t>
            </w:r>
            <w:r>
              <w:rPr>
                <w:webHidden/>
              </w:rPr>
              <w:fldChar w:fldCharType="end"/>
            </w:r>
          </w:hyperlink>
        </w:p>
        <w:p w:rsidR="0000592C" w:rsidRDefault="0000592C" w14:paraId="2618BD1B" w14:textId="1789149B">
          <w:pPr>
            <w:pStyle w:val="TOC2"/>
            <w:rPr>
              <w:rFonts w:asciiTheme="minorHAnsi" w:hAnsiTheme="minorHAnsi" w:eastAsiaTheme="minorEastAsia"/>
              <w:kern w:val="2"/>
              <w:sz w:val="24"/>
              <w:szCs w:val="24"/>
              <w:lang w:eastAsia="en-GB"/>
              <w14:ligatures w14:val="standardContextual"/>
            </w:rPr>
          </w:pPr>
          <w:hyperlink w:history="1" w:anchor="_Toc196918330">
            <w:r w:rsidRPr="00910D36">
              <w:rPr>
                <w:rStyle w:val="Hyperlink"/>
              </w:rPr>
              <w:t>6.1</w:t>
            </w:r>
            <w:r>
              <w:rPr>
                <w:rFonts w:asciiTheme="minorHAnsi" w:hAnsiTheme="minorHAnsi" w:eastAsiaTheme="minorEastAsia"/>
                <w:kern w:val="2"/>
                <w:sz w:val="24"/>
                <w:szCs w:val="24"/>
                <w:lang w:eastAsia="en-GB"/>
                <w14:ligatures w14:val="standardContextual"/>
              </w:rPr>
              <w:tab/>
            </w:r>
            <w:r w:rsidRPr="00910D36">
              <w:rPr>
                <w:rStyle w:val="Hyperlink"/>
              </w:rPr>
              <w:t>RPI</w:t>
            </w:r>
            <w:r>
              <w:rPr>
                <w:webHidden/>
              </w:rPr>
              <w:tab/>
            </w:r>
            <w:r>
              <w:rPr>
                <w:webHidden/>
              </w:rPr>
              <w:fldChar w:fldCharType="begin"/>
            </w:r>
            <w:r>
              <w:rPr>
                <w:webHidden/>
              </w:rPr>
              <w:instrText xml:space="preserve"> PAGEREF _Toc196918330 \h </w:instrText>
            </w:r>
            <w:r>
              <w:rPr>
                <w:webHidden/>
              </w:rPr>
            </w:r>
            <w:r>
              <w:rPr>
                <w:webHidden/>
              </w:rPr>
              <w:fldChar w:fldCharType="separate"/>
            </w:r>
            <w:r>
              <w:rPr>
                <w:webHidden/>
              </w:rPr>
              <w:t>74</w:t>
            </w:r>
            <w:r>
              <w:rPr>
                <w:webHidden/>
              </w:rPr>
              <w:fldChar w:fldCharType="end"/>
            </w:r>
          </w:hyperlink>
        </w:p>
        <w:p w:rsidR="0000592C" w:rsidRDefault="0000592C" w14:paraId="1E1B7241" w14:textId="6AF86A62">
          <w:pPr>
            <w:pStyle w:val="TOC3"/>
            <w:tabs>
              <w:tab w:val="left" w:pos="1200"/>
              <w:tab w:val="right" w:leader="dot" w:pos="9771"/>
            </w:tabs>
            <w:rPr>
              <w:rFonts w:asciiTheme="minorHAnsi" w:hAnsiTheme="minorHAnsi" w:eastAsiaTheme="minorEastAsia"/>
              <w:noProof/>
              <w:kern w:val="2"/>
              <w:sz w:val="24"/>
              <w:szCs w:val="24"/>
              <w:lang w:eastAsia="en-GB"/>
              <w14:ligatures w14:val="standardContextual"/>
            </w:rPr>
          </w:pPr>
          <w:hyperlink w:history="1" w:anchor="_Toc196918331">
            <w:r w:rsidRPr="00910D36">
              <w:rPr>
                <w:rStyle w:val="Hyperlink"/>
                <w:noProof/>
              </w:rPr>
              <w:t>6.1.1</w:t>
            </w:r>
            <w:r>
              <w:rPr>
                <w:rFonts w:asciiTheme="minorHAnsi" w:hAnsiTheme="minorHAnsi" w:eastAsiaTheme="minorEastAsia"/>
                <w:noProof/>
                <w:kern w:val="2"/>
                <w:sz w:val="24"/>
                <w:szCs w:val="24"/>
                <w:lang w:eastAsia="en-GB"/>
                <w14:ligatures w14:val="standardContextual"/>
              </w:rPr>
              <w:tab/>
            </w:r>
            <w:r w:rsidRPr="00910D36">
              <w:rPr>
                <w:rStyle w:val="Hyperlink"/>
                <w:noProof/>
              </w:rPr>
              <w:t>Add New RPI</w:t>
            </w:r>
            <w:r>
              <w:rPr>
                <w:noProof/>
                <w:webHidden/>
              </w:rPr>
              <w:tab/>
            </w:r>
            <w:r>
              <w:rPr>
                <w:noProof/>
                <w:webHidden/>
              </w:rPr>
              <w:fldChar w:fldCharType="begin"/>
            </w:r>
            <w:r>
              <w:rPr>
                <w:noProof/>
                <w:webHidden/>
              </w:rPr>
              <w:instrText xml:space="preserve"> PAGEREF _Toc196918331 \h </w:instrText>
            </w:r>
            <w:r>
              <w:rPr>
                <w:noProof/>
                <w:webHidden/>
              </w:rPr>
            </w:r>
            <w:r>
              <w:rPr>
                <w:noProof/>
                <w:webHidden/>
              </w:rPr>
              <w:fldChar w:fldCharType="separate"/>
            </w:r>
            <w:r>
              <w:rPr>
                <w:noProof/>
                <w:webHidden/>
              </w:rPr>
              <w:t>75</w:t>
            </w:r>
            <w:r>
              <w:rPr>
                <w:noProof/>
                <w:webHidden/>
              </w:rPr>
              <w:fldChar w:fldCharType="end"/>
            </w:r>
          </w:hyperlink>
        </w:p>
        <w:p w:rsidR="0000592C" w:rsidRDefault="0000592C" w14:paraId="1DFAD8FE" w14:textId="32152225">
          <w:pPr>
            <w:pStyle w:val="TOC1"/>
            <w:rPr>
              <w:rFonts w:asciiTheme="minorHAnsi" w:hAnsiTheme="minorHAnsi" w:eastAsiaTheme="minorEastAsia"/>
              <w:b w:val="0"/>
              <w:kern w:val="2"/>
              <w:sz w:val="24"/>
              <w:szCs w:val="24"/>
              <w:lang w:eastAsia="en-GB"/>
              <w14:ligatures w14:val="standardContextual"/>
            </w:rPr>
          </w:pPr>
          <w:hyperlink w:history="1" w:anchor="_Toc196918332">
            <w:r w:rsidRPr="00910D36">
              <w:rPr>
                <w:rStyle w:val="Hyperlink"/>
              </w:rPr>
              <w:t>7.0</w:t>
            </w:r>
            <w:r>
              <w:rPr>
                <w:rFonts w:asciiTheme="minorHAnsi" w:hAnsiTheme="minorHAnsi" w:eastAsiaTheme="minorEastAsia"/>
                <w:b w:val="0"/>
                <w:kern w:val="2"/>
                <w:sz w:val="24"/>
                <w:szCs w:val="24"/>
                <w:lang w:eastAsia="en-GB"/>
                <w14:ligatures w14:val="standardContextual"/>
              </w:rPr>
              <w:tab/>
            </w:r>
            <w:r w:rsidRPr="00910D36">
              <w:rPr>
                <w:rStyle w:val="Hyperlink"/>
              </w:rPr>
              <w:t>Machine Management</w:t>
            </w:r>
            <w:r>
              <w:rPr>
                <w:webHidden/>
              </w:rPr>
              <w:tab/>
            </w:r>
            <w:r>
              <w:rPr>
                <w:webHidden/>
              </w:rPr>
              <w:fldChar w:fldCharType="begin"/>
            </w:r>
            <w:r>
              <w:rPr>
                <w:webHidden/>
              </w:rPr>
              <w:instrText xml:space="preserve"> PAGEREF _Toc196918332 \h </w:instrText>
            </w:r>
            <w:r>
              <w:rPr>
                <w:webHidden/>
              </w:rPr>
            </w:r>
            <w:r>
              <w:rPr>
                <w:webHidden/>
              </w:rPr>
              <w:fldChar w:fldCharType="separate"/>
            </w:r>
            <w:r>
              <w:rPr>
                <w:webHidden/>
              </w:rPr>
              <w:t>79</w:t>
            </w:r>
            <w:r>
              <w:rPr>
                <w:webHidden/>
              </w:rPr>
              <w:fldChar w:fldCharType="end"/>
            </w:r>
          </w:hyperlink>
        </w:p>
        <w:p w:rsidR="0000592C" w:rsidRDefault="0000592C" w14:paraId="3B6356A6" w14:textId="45BA9ECC">
          <w:pPr>
            <w:pStyle w:val="TOC2"/>
            <w:rPr>
              <w:rFonts w:asciiTheme="minorHAnsi" w:hAnsiTheme="minorHAnsi" w:eastAsiaTheme="minorEastAsia"/>
              <w:kern w:val="2"/>
              <w:sz w:val="24"/>
              <w:szCs w:val="24"/>
              <w:lang w:eastAsia="en-GB"/>
              <w14:ligatures w14:val="standardContextual"/>
            </w:rPr>
          </w:pPr>
          <w:hyperlink w:history="1" w:anchor="_Toc196918333">
            <w:r w:rsidRPr="00910D36">
              <w:rPr>
                <w:rStyle w:val="Hyperlink"/>
              </w:rPr>
              <w:t>7.1</w:t>
            </w:r>
            <w:r>
              <w:rPr>
                <w:rFonts w:asciiTheme="minorHAnsi" w:hAnsiTheme="minorHAnsi" w:eastAsiaTheme="minorEastAsia"/>
                <w:kern w:val="2"/>
                <w:sz w:val="24"/>
                <w:szCs w:val="24"/>
                <w:lang w:eastAsia="en-GB"/>
                <w14:ligatures w14:val="standardContextual"/>
              </w:rPr>
              <w:tab/>
            </w:r>
            <w:r w:rsidRPr="00910D36">
              <w:rPr>
                <w:rStyle w:val="Hyperlink"/>
              </w:rPr>
              <w:t>Machine Listing</w:t>
            </w:r>
            <w:r>
              <w:rPr>
                <w:webHidden/>
              </w:rPr>
              <w:tab/>
            </w:r>
            <w:r>
              <w:rPr>
                <w:webHidden/>
              </w:rPr>
              <w:fldChar w:fldCharType="begin"/>
            </w:r>
            <w:r>
              <w:rPr>
                <w:webHidden/>
              </w:rPr>
              <w:instrText xml:space="preserve"> PAGEREF _Toc196918333 \h </w:instrText>
            </w:r>
            <w:r>
              <w:rPr>
                <w:webHidden/>
              </w:rPr>
            </w:r>
            <w:r>
              <w:rPr>
                <w:webHidden/>
              </w:rPr>
              <w:fldChar w:fldCharType="separate"/>
            </w:r>
            <w:r>
              <w:rPr>
                <w:webHidden/>
              </w:rPr>
              <w:t>79</w:t>
            </w:r>
            <w:r>
              <w:rPr>
                <w:webHidden/>
              </w:rPr>
              <w:fldChar w:fldCharType="end"/>
            </w:r>
          </w:hyperlink>
        </w:p>
        <w:p w:rsidR="0000592C" w:rsidRDefault="0000592C" w14:paraId="6CFFF7FE" w14:textId="5D653B69">
          <w:pPr>
            <w:pStyle w:val="TOC3"/>
            <w:tabs>
              <w:tab w:val="left" w:pos="1200"/>
              <w:tab w:val="right" w:leader="dot" w:pos="9771"/>
            </w:tabs>
            <w:rPr>
              <w:rFonts w:asciiTheme="minorHAnsi" w:hAnsiTheme="minorHAnsi" w:eastAsiaTheme="minorEastAsia"/>
              <w:noProof/>
              <w:kern w:val="2"/>
              <w:sz w:val="24"/>
              <w:szCs w:val="24"/>
              <w:lang w:eastAsia="en-GB"/>
              <w14:ligatures w14:val="standardContextual"/>
            </w:rPr>
          </w:pPr>
          <w:hyperlink w:history="1" w:anchor="_Toc196918334">
            <w:r w:rsidRPr="00910D36">
              <w:rPr>
                <w:rStyle w:val="Hyperlink"/>
                <w:noProof/>
              </w:rPr>
              <w:t>7.1.1</w:t>
            </w:r>
            <w:r>
              <w:rPr>
                <w:rFonts w:asciiTheme="minorHAnsi" w:hAnsiTheme="minorHAnsi" w:eastAsiaTheme="minorEastAsia"/>
                <w:noProof/>
                <w:kern w:val="2"/>
                <w:sz w:val="24"/>
                <w:szCs w:val="24"/>
                <w:lang w:eastAsia="en-GB"/>
                <w14:ligatures w14:val="standardContextual"/>
              </w:rPr>
              <w:tab/>
            </w:r>
            <w:r w:rsidRPr="00910D36">
              <w:rPr>
                <w:rStyle w:val="Hyperlink"/>
                <w:noProof/>
              </w:rPr>
              <w:t>Add Machine</w:t>
            </w:r>
            <w:r>
              <w:rPr>
                <w:noProof/>
                <w:webHidden/>
              </w:rPr>
              <w:tab/>
            </w:r>
            <w:r>
              <w:rPr>
                <w:noProof/>
                <w:webHidden/>
              </w:rPr>
              <w:fldChar w:fldCharType="begin"/>
            </w:r>
            <w:r>
              <w:rPr>
                <w:noProof/>
                <w:webHidden/>
              </w:rPr>
              <w:instrText xml:space="preserve"> PAGEREF _Toc196918334 \h </w:instrText>
            </w:r>
            <w:r>
              <w:rPr>
                <w:noProof/>
                <w:webHidden/>
              </w:rPr>
            </w:r>
            <w:r>
              <w:rPr>
                <w:noProof/>
                <w:webHidden/>
              </w:rPr>
              <w:fldChar w:fldCharType="separate"/>
            </w:r>
            <w:r>
              <w:rPr>
                <w:noProof/>
                <w:webHidden/>
              </w:rPr>
              <w:t>80</w:t>
            </w:r>
            <w:r>
              <w:rPr>
                <w:noProof/>
                <w:webHidden/>
              </w:rPr>
              <w:fldChar w:fldCharType="end"/>
            </w:r>
          </w:hyperlink>
        </w:p>
        <w:p w:rsidR="0000592C" w:rsidRDefault="0000592C" w14:paraId="32D9B55F" w14:textId="46132471">
          <w:pPr>
            <w:pStyle w:val="TOC1"/>
            <w:rPr>
              <w:rFonts w:asciiTheme="minorHAnsi" w:hAnsiTheme="minorHAnsi" w:eastAsiaTheme="minorEastAsia"/>
              <w:b w:val="0"/>
              <w:kern w:val="2"/>
              <w:sz w:val="24"/>
              <w:szCs w:val="24"/>
              <w:lang w:eastAsia="en-GB"/>
              <w14:ligatures w14:val="standardContextual"/>
            </w:rPr>
          </w:pPr>
          <w:hyperlink w:history="1" w:anchor="_Toc196918335">
            <w:r w:rsidRPr="00910D36">
              <w:rPr>
                <w:rStyle w:val="Hyperlink"/>
              </w:rPr>
              <w:t>8.0</w:t>
            </w:r>
            <w:r>
              <w:rPr>
                <w:rFonts w:asciiTheme="minorHAnsi" w:hAnsiTheme="minorHAnsi" w:eastAsiaTheme="minorEastAsia"/>
                <w:b w:val="0"/>
                <w:kern w:val="2"/>
                <w:sz w:val="24"/>
                <w:szCs w:val="24"/>
                <w:lang w:eastAsia="en-GB"/>
                <w14:ligatures w14:val="standardContextual"/>
              </w:rPr>
              <w:tab/>
            </w:r>
            <w:r w:rsidRPr="00910D36">
              <w:rPr>
                <w:rStyle w:val="Hyperlink"/>
              </w:rPr>
              <w:t>Reporting</w:t>
            </w:r>
            <w:r>
              <w:rPr>
                <w:webHidden/>
              </w:rPr>
              <w:tab/>
            </w:r>
            <w:r>
              <w:rPr>
                <w:webHidden/>
              </w:rPr>
              <w:fldChar w:fldCharType="begin"/>
            </w:r>
            <w:r>
              <w:rPr>
                <w:webHidden/>
              </w:rPr>
              <w:instrText xml:space="preserve"> PAGEREF _Toc196918335 \h </w:instrText>
            </w:r>
            <w:r>
              <w:rPr>
                <w:webHidden/>
              </w:rPr>
            </w:r>
            <w:r>
              <w:rPr>
                <w:webHidden/>
              </w:rPr>
              <w:fldChar w:fldCharType="separate"/>
            </w:r>
            <w:r>
              <w:rPr>
                <w:webHidden/>
              </w:rPr>
              <w:t>85</w:t>
            </w:r>
            <w:r>
              <w:rPr>
                <w:webHidden/>
              </w:rPr>
              <w:fldChar w:fldCharType="end"/>
            </w:r>
          </w:hyperlink>
        </w:p>
        <w:p w:rsidR="0000592C" w:rsidRDefault="0000592C" w14:paraId="650FDF24" w14:textId="0B97935D">
          <w:pPr>
            <w:pStyle w:val="TOC2"/>
            <w:rPr>
              <w:rFonts w:asciiTheme="minorHAnsi" w:hAnsiTheme="minorHAnsi" w:eastAsiaTheme="minorEastAsia"/>
              <w:kern w:val="2"/>
              <w:sz w:val="24"/>
              <w:szCs w:val="24"/>
              <w:lang w:eastAsia="en-GB"/>
              <w14:ligatures w14:val="standardContextual"/>
            </w:rPr>
          </w:pPr>
          <w:hyperlink w:history="1" w:anchor="_Toc196918336">
            <w:r w:rsidRPr="00910D36">
              <w:rPr>
                <w:rStyle w:val="Hyperlink"/>
              </w:rPr>
              <w:t>8.1</w:t>
            </w:r>
            <w:r>
              <w:rPr>
                <w:rFonts w:asciiTheme="minorHAnsi" w:hAnsiTheme="minorHAnsi" w:eastAsiaTheme="minorEastAsia"/>
                <w:kern w:val="2"/>
                <w:sz w:val="24"/>
                <w:szCs w:val="24"/>
                <w:lang w:eastAsia="en-GB"/>
                <w14:ligatures w14:val="standardContextual"/>
              </w:rPr>
              <w:tab/>
            </w:r>
            <w:r w:rsidRPr="00910D36">
              <w:rPr>
                <w:rStyle w:val="Hyperlink"/>
              </w:rPr>
              <w:t>Report Listing</w:t>
            </w:r>
            <w:r>
              <w:rPr>
                <w:webHidden/>
              </w:rPr>
              <w:tab/>
            </w:r>
            <w:r>
              <w:rPr>
                <w:webHidden/>
              </w:rPr>
              <w:fldChar w:fldCharType="begin"/>
            </w:r>
            <w:r>
              <w:rPr>
                <w:webHidden/>
              </w:rPr>
              <w:instrText xml:space="preserve"> PAGEREF _Toc196918336 \h </w:instrText>
            </w:r>
            <w:r>
              <w:rPr>
                <w:webHidden/>
              </w:rPr>
            </w:r>
            <w:r>
              <w:rPr>
                <w:webHidden/>
              </w:rPr>
              <w:fldChar w:fldCharType="separate"/>
            </w:r>
            <w:r>
              <w:rPr>
                <w:webHidden/>
              </w:rPr>
              <w:t>85</w:t>
            </w:r>
            <w:r>
              <w:rPr>
                <w:webHidden/>
              </w:rPr>
              <w:fldChar w:fldCharType="end"/>
            </w:r>
          </w:hyperlink>
        </w:p>
        <w:p w:rsidR="0000592C" w:rsidRDefault="0000592C" w14:paraId="2CF05BEB" w14:textId="6EB546C8">
          <w:pPr>
            <w:pStyle w:val="TOC1"/>
            <w:rPr>
              <w:rFonts w:asciiTheme="minorHAnsi" w:hAnsiTheme="minorHAnsi" w:eastAsiaTheme="minorEastAsia"/>
              <w:b w:val="0"/>
              <w:kern w:val="2"/>
              <w:sz w:val="24"/>
              <w:szCs w:val="24"/>
              <w:lang w:eastAsia="en-GB"/>
              <w14:ligatures w14:val="standardContextual"/>
            </w:rPr>
          </w:pPr>
          <w:hyperlink w:history="1" w:anchor="_Toc196918337">
            <w:r w:rsidRPr="00910D36">
              <w:rPr>
                <w:rStyle w:val="Hyperlink"/>
              </w:rPr>
              <w:t>9.0</w:t>
            </w:r>
            <w:r>
              <w:rPr>
                <w:rFonts w:asciiTheme="minorHAnsi" w:hAnsiTheme="minorHAnsi" w:eastAsiaTheme="minorEastAsia"/>
                <w:b w:val="0"/>
                <w:kern w:val="2"/>
                <w:sz w:val="24"/>
                <w:szCs w:val="24"/>
                <w:lang w:eastAsia="en-GB"/>
                <w14:ligatures w14:val="standardContextual"/>
              </w:rPr>
              <w:tab/>
            </w:r>
            <w:r w:rsidRPr="00910D36">
              <w:rPr>
                <w:rStyle w:val="Hyperlink"/>
              </w:rPr>
              <w:t>Inventory Templates and Configurations</w:t>
            </w:r>
            <w:r>
              <w:rPr>
                <w:webHidden/>
              </w:rPr>
              <w:tab/>
            </w:r>
            <w:r>
              <w:rPr>
                <w:webHidden/>
              </w:rPr>
              <w:fldChar w:fldCharType="begin"/>
            </w:r>
            <w:r>
              <w:rPr>
                <w:webHidden/>
              </w:rPr>
              <w:instrText xml:space="preserve"> PAGEREF _Toc196918337 \h </w:instrText>
            </w:r>
            <w:r>
              <w:rPr>
                <w:webHidden/>
              </w:rPr>
            </w:r>
            <w:r>
              <w:rPr>
                <w:webHidden/>
              </w:rPr>
              <w:fldChar w:fldCharType="separate"/>
            </w:r>
            <w:r>
              <w:rPr>
                <w:webHidden/>
              </w:rPr>
              <w:t>88</w:t>
            </w:r>
            <w:r>
              <w:rPr>
                <w:webHidden/>
              </w:rPr>
              <w:fldChar w:fldCharType="end"/>
            </w:r>
          </w:hyperlink>
        </w:p>
        <w:p w:rsidR="0000592C" w:rsidRDefault="0000592C" w14:paraId="1C03192B" w14:textId="1D93F3EB">
          <w:pPr>
            <w:pStyle w:val="TOC2"/>
            <w:rPr>
              <w:rFonts w:asciiTheme="minorHAnsi" w:hAnsiTheme="minorHAnsi" w:eastAsiaTheme="minorEastAsia"/>
              <w:kern w:val="2"/>
              <w:sz w:val="24"/>
              <w:szCs w:val="24"/>
              <w:lang w:eastAsia="en-GB"/>
              <w14:ligatures w14:val="standardContextual"/>
            </w:rPr>
          </w:pPr>
          <w:hyperlink w:history="1" w:anchor="_Toc196918338">
            <w:r w:rsidRPr="00910D36">
              <w:rPr>
                <w:rStyle w:val="Hyperlink"/>
              </w:rPr>
              <w:t>9.1</w:t>
            </w:r>
            <w:r>
              <w:rPr>
                <w:rFonts w:asciiTheme="minorHAnsi" w:hAnsiTheme="minorHAnsi" w:eastAsiaTheme="minorEastAsia"/>
                <w:kern w:val="2"/>
                <w:sz w:val="24"/>
                <w:szCs w:val="24"/>
                <w:lang w:eastAsia="en-GB"/>
                <w14:ligatures w14:val="standardContextual"/>
              </w:rPr>
              <w:tab/>
            </w:r>
            <w:r w:rsidRPr="00910D36">
              <w:rPr>
                <w:rStyle w:val="Hyperlink"/>
              </w:rPr>
              <w:t>Adding Inventory Templates</w:t>
            </w:r>
            <w:r>
              <w:rPr>
                <w:webHidden/>
              </w:rPr>
              <w:tab/>
            </w:r>
            <w:r>
              <w:rPr>
                <w:webHidden/>
              </w:rPr>
              <w:fldChar w:fldCharType="begin"/>
            </w:r>
            <w:r>
              <w:rPr>
                <w:webHidden/>
              </w:rPr>
              <w:instrText xml:space="preserve"> PAGEREF _Toc196918338 \h </w:instrText>
            </w:r>
            <w:r>
              <w:rPr>
                <w:webHidden/>
              </w:rPr>
            </w:r>
            <w:r>
              <w:rPr>
                <w:webHidden/>
              </w:rPr>
              <w:fldChar w:fldCharType="separate"/>
            </w:r>
            <w:r>
              <w:rPr>
                <w:webHidden/>
              </w:rPr>
              <w:t>88</w:t>
            </w:r>
            <w:r>
              <w:rPr>
                <w:webHidden/>
              </w:rPr>
              <w:fldChar w:fldCharType="end"/>
            </w:r>
          </w:hyperlink>
        </w:p>
        <w:p w:rsidR="0000592C" w:rsidRDefault="0000592C" w14:paraId="3DE95572" w14:textId="70098A6B">
          <w:pPr>
            <w:pStyle w:val="TOC3"/>
            <w:tabs>
              <w:tab w:val="left" w:pos="1200"/>
              <w:tab w:val="right" w:leader="dot" w:pos="9771"/>
            </w:tabs>
            <w:rPr>
              <w:rFonts w:asciiTheme="minorHAnsi" w:hAnsiTheme="minorHAnsi" w:eastAsiaTheme="minorEastAsia"/>
              <w:noProof/>
              <w:kern w:val="2"/>
              <w:sz w:val="24"/>
              <w:szCs w:val="24"/>
              <w:lang w:eastAsia="en-GB"/>
              <w14:ligatures w14:val="standardContextual"/>
            </w:rPr>
          </w:pPr>
          <w:hyperlink w:history="1" w:anchor="_Toc196918339">
            <w:r w:rsidRPr="00910D36">
              <w:rPr>
                <w:rStyle w:val="Hyperlink"/>
                <w:noProof/>
              </w:rPr>
              <w:t>9.1.1</w:t>
            </w:r>
            <w:r>
              <w:rPr>
                <w:rFonts w:asciiTheme="minorHAnsi" w:hAnsiTheme="minorHAnsi" w:eastAsiaTheme="minorEastAsia"/>
                <w:noProof/>
                <w:kern w:val="2"/>
                <w:sz w:val="24"/>
                <w:szCs w:val="24"/>
                <w:lang w:eastAsia="en-GB"/>
                <w14:ligatures w14:val="standardContextual"/>
              </w:rPr>
              <w:tab/>
            </w:r>
            <w:r w:rsidRPr="00910D36">
              <w:rPr>
                <w:rStyle w:val="Hyperlink"/>
                <w:noProof/>
              </w:rPr>
              <w:t>The Safeguards Inventory Template</w:t>
            </w:r>
            <w:r>
              <w:rPr>
                <w:noProof/>
                <w:webHidden/>
              </w:rPr>
              <w:tab/>
            </w:r>
            <w:r>
              <w:rPr>
                <w:noProof/>
                <w:webHidden/>
              </w:rPr>
              <w:fldChar w:fldCharType="begin"/>
            </w:r>
            <w:r>
              <w:rPr>
                <w:noProof/>
                <w:webHidden/>
              </w:rPr>
              <w:instrText xml:space="preserve"> PAGEREF _Toc196918339 \h </w:instrText>
            </w:r>
            <w:r>
              <w:rPr>
                <w:noProof/>
                <w:webHidden/>
              </w:rPr>
            </w:r>
            <w:r>
              <w:rPr>
                <w:noProof/>
                <w:webHidden/>
              </w:rPr>
              <w:fldChar w:fldCharType="separate"/>
            </w:r>
            <w:r>
              <w:rPr>
                <w:noProof/>
                <w:webHidden/>
              </w:rPr>
              <w:t>88</w:t>
            </w:r>
            <w:r>
              <w:rPr>
                <w:noProof/>
                <w:webHidden/>
              </w:rPr>
              <w:fldChar w:fldCharType="end"/>
            </w:r>
          </w:hyperlink>
        </w:p>
        <w:p w:rsidR="0000592C" w:rsidRDefault="0000592C" w14:paraId="3B7FD38D" w14:textId="0A3BEA43">
          <w:pPr>
            <w:pStyle w:val="TOC3"/>
            <w:tabs>
              <w:tab w:val="left" w:pos="1200"/>
              <w:tab w:val="right" w:leader="dot" w:pos="9771"/>
            </w:tabs>
            <w:rPr>
              <w:rFonts w:asciiTheme="minorHAnsi" w:hAnsiTheme="minorHAnsi" w:eastAsiaTheme="minorEastAsia"/>
              <w:noProof/>
              <w:kern w:val="2"/>
              <w:sz w:val="24"/>
              <w:szCs w:val="24"/>
              <w:lang w:eastAsia="en-GB"/>
              <w14:ligatures w14:val="standardContextual"/>
            </w:rPr>
          </w:pPr>
          <w:hyperlink w:history="1" w:anchor="_Toc196918340">
            <w:r w:rsidRPr="00910D36">
              <w:rPr>
                <w:rStyle w:val="Hyperlink"/>
                <w:noProof/>
              </w:rPr>
              <w:t>9.1.2</w:t>
            </w:r>
            <w:r>
              <w:rPr>
                <w:rFonts w:asciiTheme="minorHAnsi" w:hAnsiTheme="minorHAnsi" w:eastAsiaTheme="minorEastAsia"/>
                <w:noProof/>
                <w:kern w:val="2"/>
                <w:sz w:val="24"/>
                <w:szCs w:val="24"/>
                <w:lang w:eastAsia="en-GB"/>
                <w14:ligatures w14:val="standardContextual"/>
              </w:rPr>
              <w:tab/>
            </w:r>
            <w:r w:rsidRPr="00910D36">
              <w:rPr>
                <w:rStyle w:val="Hyperlink"/>
                <w:noProof/>
              </w:rPr>
              <w:t>The HASS Template</w:t>
            </w:r>
            <w:r>
              <w:rPr>
                <w:noProof/>
                <w:webHidden/>
              </w:rPr>
              <w:tab/>
            </w:r>
            <w:r>
              <w:rPr>
                <w:noProof/>
                <w:webHidden/>
              </w:rPr>
              <w:fldChar w:fldCharType="begin"/>
            </w:r>
            <w:r>
              <w:rPr>
                <w:noProof/>
                <w:webHidden/>
              </w:rPr>
              <w:instrText xml:space="preserve"> PAGEREF _Toc196918340 \h </w:instrText>
            </w:r>
            <w:r>
              <w:rPr>
                <w:noProof/>
                <w:webHidden/>
              </w:rPr>
            </w:r>
            <w:r>
              <w:rPr>
                <w:noProof/>
                <w:webHidden/>
              </w:rPr>
              <w:fldChar w:fldCharType="separate"/>
            </w:r>
            <w:r>
              <w:rPr>
                <w:noProof/>
                <w:webHidden/>
              </w:rPr>
              <w:t>88</w:t>
            </w:r>
            <w:r>
              <w:rPr>
                <w:noProof/>
                <w:webHidden/>
              </w:rPr>
              <w:fldChar w:fldCharType="end"/>
            </w:r>
          </w:hyperlink>
        </w:p>
        <w:p w:rsidR="0000592C" w:rsidRDefault="0000592C" w14:paraId="31E39999" w14:textId="3FE2079F">
          <w:pPr>
            <w:pStyle w:val="TOC3"/>
            <w:tabs>
              <w:tab w:val="left" w:pos="1200"/>
              <w:tab w:val="right" w:leader="dot" w:pos="9771"/>
            </w:tabs>
            <w:rPr>
              <w:rFonts w:asciiTheme="minorHAnsi" w:hAnsiTheme="minorHAnsi" w:eastAsiaTheme="minorEastAsia"/>
              <w:noProof/>
              <w:kern w:val="2"/>
              <w:sz w:val="24"/>
              <w:szCs w:val="24"/>
              <w:lang w:eastAsia="en-GB"/>
              <w14:ligatures w14:val="standardContextual"/>
            </w:rPr>
          </w:pPr>
          <w:hyperlink w:history="1" w:anchor="_Toc196918341">
            <w:r w:rsidRPr="00910D36">
              <w:rPr>
                <w:rStyle w:val="Hyperlink"/>
                <w:noProof/>
              </w:rPr>
              <w:t>9.1.3</w:t>
            </w:r>
            <w:r>
              <w:rPr>
                <w:rFonts w:asciiTheme="minorHAnsi" w:hAnsiTheme="minorHAnsi" w:eastAsiaTheme="minorEastAsia"/>
                <w:noProof/>
                <w:kern w:val="2"/>
                <w:sz w:val="24"/>
                <w:szCs w:val="24"/>
                <w:lang w:eastAsia="en-GB"/>
                <w14:ligatures w14:val="standardContextual"/>
              </w:rPr>
              <w:tab/>
            </w:r>
            <w:r w:rsidRPr="00910D36">
              <w:rPr>
                <w:rStyle w:val="Hyperlink"/>
                <w:noProof/>
              </w:rPr>
              <w:t>Geological Specimens Template</w:t>
            </w:r>
            <w:r>
              <w:rPr>
                <w:noProof/>
                <w:webHidden/>
              </w:rPr>
              <w:tab/>
            </w:r>
            <w:r>
              <w:rPr>
                <w:noProof/>
                <w:webHidden/>
              </w:rPr>
              <w:fldChar w:fldCharType="begin"/>
            </w:r>
            <w:r>
              <w:rPr>
                <w:noProof/>
                <w:webHidden/>
              </w:rPr>
              <w:instrText xml:space="preserve"> PAGEREF _Toc196918341 \h </w:instrText>
            </w:r>
            <w:r>
              <w:rPr>
                <w:noProof/>
                <w:webHidden/>
              </w:rPr>
            </w:r>
            <w:r>
              <w:rPr>
                <w:noProof/>
                <w:webHidden/>
              </w:rPr>
              <w:fldChar w:fldCharType="separate"/>
            </w:r>
            <w:r>
              <w:rPr>
                <w:noProof/>
                <w:webHidden/>
              </w:rPr>
              <w:t>88</w:t>
            </w:r>
            <w:r>
              <w:rPr>
                <w:noProof/>
                <w:webHidden/>
              </w:rPr>
              <w:fldChar w:fldCharType="end"/>
            </w:r>
          </w:hyperlink>
        </w:p>
        <w:p w:rsidR="0000592C" w:rsidRDefault="0000592C" w14:paraId="0388401A" w14:textId="14500008">
          <w:pPr>
            <w:pStyle w:val="TOC1"/>
            <w:rPr>
              <w:rFonts w:asciiTheme="minorHAnsi" w:hAnsiTheme="minorHAnsi" w:eastAsiaTheme="minorEastAsia"/>
              <w:b w:val="0"/>
              <w:kern w:val="2"/>
              <w:sz w:val="24"/>
              <w:szCs w:val="24"/>
              <w:lang w:eastAsia="en-GB"/>
              <w14:ligatures w14:val="standardContextual"/>
            </w:rPr>
          </w:pPr>
          <w:hyperlink w:history="1" w:anchor="_Toc196918342">
            <w:r w:rsidRPr="00910D36">
              <w:rPr>
                <w:rStyle w:val="Hyperlink"/>
              </w:rPr>
              <w:t>10.0</w:t>
            </w:r>
            <w:r>
              <w:rPr>
                <w:rFonts w:asciiTheme="minorHAnsi" w:hAnsiTheme="minorHAnsi" w:eastAsiaTheme="minorEastAsia"/>
                <w:b w:val="0"/>
                <w:kern w:val="2"/>
                <w:sz w:val="24"/>
                <w:szCs w:val="24"/>
                <w:lang w:eastAsia="en-GB"/>
                <w14:ligatures w14:val="standardContextual"/>
              </w:rPr>
              <w:tab/>
            </w:r>
            <w:r w:rsidRPr="00910D36">
              <w:rPr>
                <w:rStyle w:val="Hyperlink"/>
              </w:rPr>
              <w:t>Permissions, Worker, S/RPS</w:t>
            </w:r>
            <w:r>
              <w:rPr>
                <w:webHidden/>
              </w:rPr>
              <w:tab/>
            </w:r>
            <w:r>
              <w:rPr>
                <w:webHidden/>
              </w:rPr>
              <w:fldChar w:fldCharType="begin"/>
            </w:r>
            <w:r>
              <w:rPr>
                <w:webHidden/>
              </w:rPr>
              <w:instrText xml:space="preserve"> PAGEREF _Toc196918342 \h </w:instrText>
            </w:r>
            <w:r>
              <w:rPr>
                <w:webHidden/>
              </w:rPr>
            </w:r>
            <w:r>
              <w:rPr>
                <w:webHidden/>
              </w:rPr>
              <w:fldChar w:fldCharType="separate"/>
            </w:r>
            <w:r>
              <w:rPr>
                <w:webHidden/>
              </w:rPr>
              <w:t>90</w:t>
            </w:r>
            <w:r>
              <w:rPr>
                <w:webHidden/>
              </w:rPr>
              <w:fldChar w:fldCharType="end"/>
            </w:r>
          </w:hyperlink>
        </w:p>
        <w:p w:rsidR="0000592C" w:rsidRDefault="0000592C" w14:paraId="1D0FDDCB" w14:textId="53BA75F5">
          <w:pPr>
            <w:pStyle w:val="TOC2"/>
            <w:rPr>
              <w:rFonts w:asciiTheme="minorHAnsi" w:hAnsiTheme="minorHAnsi" w:eastAsiaTheme="minorEastAsia"/>
              <w:kern w:val="2"/>
              <w:sz w:val="24"/>
              <w:szCs w:val="24"/>
              <w:lang w:eastAsia="en-GB"/>
              <w14:ligatures w14:val="standardContextual"/>
            </w:rPr>
          </w:pPr>
          <w:hyperlink w:history="1" w:anchor="_Toc196918343">
            <w:r w:rsidRPr="00910D36">
              <w:rPr>
                <w:rStyle w:val="Hyperlink"/>
              </w:rPr>
              <w:t>10.1</w:t>
            </w:r>
            <w:r>
              <w:rPr>
                <w:rFonts w:asciiTheme="minorHAnsi" w:hAnsiTheme="minorHAnsi" w:eastAsiaTheme="minorEastAsia"/>
                <w:kern w:val="2"/>
                <w:sz w:val="24"/>
                <w:szCs w:val="24"/>
                <w:lang w:eastAsia="en-GB"/>
                <w14:ligatures w14:val="standardContextual"/>
              </w:rPr>
              <w:tab/>
            </w:r>
            <w:r w:rsidRPr="00910D36">
              <w:rPr>
                <w:rStyle w:val="Hyperlink"/>
              </w:rPr>
              <w:t>Permissions Highlevel</w:t>
            </w:r>
            <w:r>
              <w:rPr>
                <w:webHidden/>
              </w:rPr>
              <w:tab/>
            </w:r>
            <w:r>
              <w:rPr>
                <w:webHidden/>
              </w:rPr>
              <w:fldChar w:fldCharType="begin"/>
            </w:r>
            <w:r>
              <w:rPr>
                <w:webHidden/>
              </w:rPr>
              <w:instrText xml:space="preserve"> PAGEREF _Toc196918343 \h </w:instrText>
            </w:r>
            <w:r>
              <w:rPr>
                <w:webHidden/>
              </w:rPr>
            </w:r>
            <w:r>
              <w:rPr>
                <w:webHidden/>
              </w:rPr>
              <w:fldChar w:fldCharType="separate"/>
            </w:r>
            <w:r>
              <w:rPr>
                <w:webHidden/>
              </w:rPr>
              <w:t>90</w:t>
            </w:r>
            <w:r>
              <w:rPr>
                <w:webHidden/>
              </w:rPr>
              <w:fldChar w:fldCharType="end"/>
            </w:r>
          </w:hyperlink>
        </w:p>
        <w:p w:rsidR="0000592C" w:rsidRDefault="0000592C" w14:paraId="04BC7F01" w14:textId="55DBEF0B">
          <w:pPr>
            <w:pStyle w:val="TOC3"/>
            <w:tabs>
              <w:tab w:val="left" w:pos="1440"/>
              <w:tab w:val="right" w:leader="dot" w:pos="9771"/>
            </w:tabs>
            <w:rPr>
              <w:rFonts w:asciiTheme="minorHAnsi" w:hAnsiTheme="minorHAnsi" w:eastAsiaTheme="minorEastAsia"/>
              <w:noProof/>
              <w:kern w:val="2"/>
              <w:sz w:val="24"/>
              <w:szCs w:val="24"/>
              <w:lang w:eastAsia="en-GB"/>
              <w14:ligatures w14:val="standardContextual"/>
            </w:rPr>
          </w:pPr>
          <w:hyperlink w:history="1" w:anchor="_Toc196918344">
            <w:r w:rsidRPr="00910D36">
              <w:rPr>
                <w:rStyle w:val="Hyperlink"/>
                <w:noProof/>
              </w:rPr>
              <w:t>10.1.1</w:t>
            </w:r>
            <w:r>
              <w:rPr>
                <w:rFonts w:asciiTheme="minorHAnsi" w:hAnsiTheme="minorHAnsi" w:eastAsiaTheme="minorEastAsia"/>
                <w:noProof/>
                <w:kern w:val="2"/>
                <w:sz w:val="24"/>
                <w:szCs w:val="24"/>
                <w:lang w:eastAsia="en-GB"/>
                <w14:ligatures w14:val="standardContextual"/>
              </w:rPr>
              <w:tab/>
            </w:r>
            <w:r w:rsidRPr="00910D36">
              <w:rPr>
                <w:rStyle w:val="Hyperlink"/>
                <w:noProof/>
              </w:rPr>
              <w:t>User must have work registration AND be added to Department Limit</w:t>
            </w:r>
            <w:r>
              <w:rPr>
                <w:noProof/>
                <w:webHidden/>
              </w:rPr>
              <w:tab/>
            </w:r>
            <w:r>
              <w:rPr>
                <w:noProof/>
                <w:webHidden/>
              </w:rPr>
              <w:fldChar w:fldCharType="begin"/>
            </w:r>
            <w:r>
              <w:rPr>
                <w:noProof/>
                <w:webHidden/>
              </w:rPr>
              <w:instrText xml:space="preserve"> PAGEREF _Toc196918344 \h </w:instrText>
            </w:r>
            <w:r>
              <w:rPr>
                <w:noProof/>
                <w:webHidden/>
              </w:rPr>
            </w:r>
            <w:r>
              <w:rPr>
                <w:noProof/>
                <w:webHidden/>
              </w:rPr>
              <w:fldChar w:fldCharType="separate"/>
            </w:r>
            <w:r>
              <w:rPr>
                <w:noProof/>
                <w:webHidden/>
              </w:rPr>
              <w:t>90</w:t>
            </w:r>
            <w:r>
              <w:rPr>
                <w:noProof/>
                <w:webHidden/>
              </w:rPr>
              <w:fldChar w:fldCharType="end"/>
            </w:r>
          </w:hyperlink>
        </w:p>
        <w:p w:rsidR="0000592C" w:rsidRDefault="0000592C" w14:paraId="4E60FD10" w14:textId="4453C5BF">
          <w:pPr>
            <w:pStyle w:val="TOC3"/>
            <w:tabs>
              <w:tab w:val="left" w:pos="1440"/>
              <w:tab w:val="right" w:leader="dot" w:pos="9771"/>
            </w:tabs>
            <w:rPr>
              <w:rFonts w:asciiTheme="minorHAnsi" w:hAnsiTheme="minorHAnsi" w:eastAsiaTheme="minorEastAsia"/>
              <w:noProof/>
              <w:kern w:val="2"/>
              <w:sz w:val="24"/>
              <w:szCs w:val="24"/>
              <w:lang w:eastAsia="en-GB"/>
              <w14:ligatures w14:val="standardContextual"/>
            </w:rPr>
          </w:pPr>
          <w:hyperlink w:history="1" w:anchor="_Toc196918345">
            <w:r w:rsidRPr="00910D36">
              <w:rPr>
                <w:rStyle w:val="Hyperlink"/>
                <w:noProof/>
              </w:rPr>
              <w:t>10.1.2</w:t>
            </w:r>
            <w:r>
              <w:rPr>
                <w:rFonts w:asciiTheme="minorHAnsi" w:hAnsiTheme="minorHAnsi" w:eastAsiaTheme="minorEastAsia"/>
                <w:noProof/>
                <w:kern w:val="2"/>
                <w:sz w:val="24"/>
                <w:szCs w:val="24"/>
                <w:lang w:eastAsia="en-GB"/>
                <w14:ligatures w14:val="standardContextual"/>
              </w:rPr>
              <w:tab/>
            </w:r>
            <w:r w:rsidRPr="00910D36">
              <w:rPr>
                <w:rStyle w:val="Hyperlink"/>
                <w:noProof/>
              </w:rPr>
              <w:t>Unsealed Sources Permissions</w:t>
            </w:r>
            <w:r>
              <w:rPr>
                <w:noProof/>
                <w:webHidden/>
              </w:rPr>
              <w:tab/>
            </w:r>
            <w:r>
              <w:rPr>
                <w:noProof/>
                <w:webHidden/>
              </w:rPr>
              <w:fldChar w:fldCharType="begin"/>
            </w:r>
            <w:r>
              <w:rPr>
                <w:noProof/>
                <w:webHidden/>
              </w:rPr>
              <w:instrText xml:space="preserve"> PAGEREF _Toc196918345 \h </w:instrText>
            </w:r>
            <w:r>
              <w:rPr>
                <w:noProof/>
                <w:webHidden/>
              </w:rPr>
            </w:r>
            <w:r>
              <w:rPr>
                <w:noProof/>
                <w:webHidden/>
              </w:rPr>
              <w:fldChar w:fldCharType="separate"/>
            </w:r>
            <w:r>
              <w:rPr>
                <w:noProof/>
                <w:webHidden/>
              </w:rPr>
              <w:t>90</w:t>
            </w:r>
            <w:r>
              <w:rPr>
                <w:noProof/>
                <w:webHidden/>
              </w:rPr>
              <w:fldChar w:fldCharType="end"/>
            </w:r>
          </w:hyperlink>
        </w:p>
        <w:p w:rsidR="0000592C" w:rsidRDefault="0000592C" w14:paraId="79D93563" w14:textId="61867594">
          <w:pPr>
            <w:pStyle w:val="TOC3"/>
            <w:tabs>
              <w:tab w:val="left" w:pos="1440"/>
              <w:tab w:val="right" w:leader="dot" w:pos="9771"/>
            </w:tabs>
            <w:rPr>
              <w:rFonts w:asciiTheme="minorHAnsi" w:hAnsiTheme="minorHAnsi" w:eastAsiaTheme="minorEastAsia"/>
              <w:noProof/>
              <w:kern w:val="2"/>
              <w:sz w:val="24"/>
              <w:szCs w:val="24"/>
              <w:lang w:eastAsia="en-GB"/>
              <w14:ligatures w14:val="standardContextual"/>
            </w:rPr>
          </w:pPr>
          <w:hyperlink w:history="1" w:anchor="_Toc196918346">
            <w:r w:rsidRPr="00910D36">
              <w:rPr>
                <w:rStyle w:val="Hyperlink"/>
                <w:noProof/>
              </w:rPr>
              <w:t>10.1.3</w:t>
            </w:r>
            <w:r>
              <w:rPr>
                <w:rFonts w:asciiTheme="minorHAnsi" w:hAnsiTheme="minorHAnsi" w:eastAsiaTheme="minorEastAsia"/>
                <w:noProof/>
                <w:kern w:val="2"/>
                <w:sz w:val="24"/>
                <w:szCs w:val="24"/>
                <w:lang w:eastAsia="en-GB"/>
                <w14:ligatures w14:val="standardContextual"/>
              </w:rPr>
              <w:tab/>
            </w:r>
            <w:r w:rsidRPr="00910D36">
              <w:rPr>
                <w:rStyle w:val="Hyperlink"/>
                <w:noProof/>
              </w:rPr>
              <w:t>Sealed Sources Permissions</w:t>
            </w:r>
            <w:r>
              <w:rPr>
                <w:noProof/>
                <w:webHidden/>
              </w:rPr>
              <w:tab/>
            </w:r>
            <w:r>
              <w:rPr>
                <w:noProof/>
                <w:webHidden/>
              </w:rPr>
              <w:fldChar w:fldCharType="begin"/>
            </w:r>
            <w:r>
              <w:rPr>
                <w:noProof/>
                <w:webHidden/>
              </w:rPr>
              <w:instrText xml:space="preserve"> PAGEREF _Toc196918346 \h </w:instrText>
            </w:r>
            <w:r>
              <w:rPr>
                <w:noProof/>
                <w:webHidden/>
              </w:rPr>
            </w:r>
            <w:r>
              <w:rPr>
                <w:noProof/>
                <w:webHidden/>
              </w:rPr>
              <w:fldChar w:fldCharType="separate"/>
            </w:r>
            <w:r>
              <w:rPr>
                <w:noProof/>
                <w:webHidden/>
              </w:rPr>
              <w:t>90</w:t>
            </w:r>
            <w:r>
              <w:rPr>
                <w:noProof/>
                <w:webHidden/>
              </w:rPr>
              <w:fldChar w:fldCharType="end"/>
            </w:r>
          </w:hyperlink>
        </w:p>
        <w:p w:rsidR="0000592C" w:rsidRDefault="0000592C" w14:paraId="1CE20A5B" w14:textId="45BAFC8A">
          <w:pPr>
            <w:pStyle w:val="TOC1"/>
            <w:rPr>
              <w:rFonts w:asciiTheme="minorHAnsi" w:hAnsiTheme="minorHAnsi" w:eastAsiaTheme="minorEastAsia"/>
              <w:b w:val="0"/>
              <w:kern w:val="2"/>
              <w:sz w:val="24"/>
              <w:szCs w:val="24"/>
              <w:lang w:eastAsia="en-GB"/>
              <w14:ligatures w14:val="standardContextual"/>
            </w:rPr>
          </w:pPr>
          <w:hyperlink w:history="1" w:anchor="_Toc196918347">
            <w:r w:rsidRPr="00910D36">
              <w:rPr>
                <w:rStyle w:val="Hyperlink"/>
              </w:rPr>
              <w:t>11.0</w:t>
            </w:r>
            <w:r>
              <w:rPr>
                <w:rFonts w:asciiTheme="minorHAnsi" w:hAnsiTheme="minorHAnsi" w:eastAsiaTheme="minorEastAsia"/>
                <w:b w:val="0"/>
                <w:kern w:val="2"/>
                <w:sz w:val="24"/>
                <w:szCs w:val="24"/>
                <w:lang w:eastAsia="en-GB"/>
                <w14:ligatures w14:val="standardContextual"/>
              </w:rPr>
              <w:tab/>
            </w:r>
            <w:r w:rsidRPr="00910D36">
              <w:rPr>
                <w:rStyle w:val="Hyperlink"/>
              </w:rPr>
              <w:t>APPENDIX</w:t>
            </w:r>
            <w:r>
              <w:rPr>
                <w:webHidden/>
              </w:rPr>
              <w:tab/>
            </w:r>
            <w:r>
              <w:rPr>
                <w:webHidden/>
              </w:rPr>
              <w:fldChar w:fldCharType="begin"/>
            </w:r>
            <w:r>
              <w:rPr>
                <w:webHidden/>
              </w:rPr>
              <w:instrText xml:space="preserve"> PAGEREF _Toc196918347 \h </w:instrText>
            </w:r>
            <w:r>
              <w:rPr>
                <w:webHidden/>
              </w:rPr>
            </w:r>
            <w:r>
              <w:rPr>
                <w:webHidden/>
              </w:rPr>
              <w:fldChar w:fldCharType="separate"/>
            </w:r>
            <w:r>
              <w:rPr>
                <w:webHidden/>
              </w:rPr>
              <w:t>91</w:t>
            </w:r>
            <w:r>
              <w:rPr>
                <w:webHidden/>
              </w:rPr>
              <w:fldChar w:fldCharType="end"/>
            </w:r>
          </w:hyperlink>
        </w:p>
        <w:p w:rsidR="0000592C" w:rsidRDefault="0000592C" w14:paraId="26B41469" w14:textId="1311D50D">
          <w:pPr>
            <w:pStyle w:val="TOC2"/>
            <w:rPr>
              <w:rFonts w:asciiTheme="minorHAnsi" w:hAnsiTheme="minorHAnsi" w:eastAsiaTheme="minorEastAsia"/>
              <w:kern w:val="2"/>
              <w:sz w:val="24"/>
              <w:szCs w:val="24"/>
              <w:lang w:eastAsia="en-GB"/>
              <w14:ligatures w14:val="standardContextual"/>
            </w:rPr>
          </w:pPr>
          <w:hyperlink w:history="1" w:anchor="_Toc196918348">
            <w:r w:rsidRPr="00910D36">
              <w:rPr>
                <w:rStyle w:val="Hyperlink"/>
              </w:rPr>
              <w:t>11.1</w:t>
            </w:r>
            <w:r>
              <w:rPr>
                <w:rFonts w:asciiTheme="minorHAnsi" w:hAnsiTheme="minorHAnsi" w:eastAsiaTheme="minorEastAsia"/>
                <w:kern w:val="2"/>
                <w:sz w:val="24"/>
                <w:szCs w:val="24"/>
                <w:lang w:eastAsia="en-GB"/>
                <w14:ligatures w14:val="standardContextual"/>
              </w:rPr>
              <w:tab/>
            </w:r>
            <w:r w:rsidRPr="00910D36">
              <w:rPr>
                <w:rStyle w:val="Hyperlink"/>
              </w:rPr>
              <w:t>Department Structure</w:t>
            </w:r>
            <w:r>
              <w:rPr>
                <w:webHidden/>
              </w:rPr>
              <w:tab/>
            </w:r>
            <w:r>
              <w:rPr>
                <w:webHidden/>
              </w:rPr>
              <w:fldChar w:fldCharType="begin"/>
            </w:r>
            <w:r>
              <w:rPr>
                <w:webHidden/>
              </w:rPr>
              <w:instrText xml:space="preserve"> PAGEREF _Toc196918348 \h </w:instrText>
            </w:r>
            <w:r>
              <w:rPr>
                <w:webHidden/>
              </w:rPr>
            </w:r>
            <w:r>
              <w:rPr>
                <w:webHidden/>
              </w:rPr>
              <w:fldChar w:fldCharType="separate"/>
            </w:r>
            <w:r>
              <w:rPr>
                <w:webHidden/>
              </w:rPr>
              <w:t>91</w:t>
            </w:r>
            <w:r>
              <w:rPr>
                <w:webHidden/>
              </w:rPr>
              <w:fldChar w:fldCharType="end"/>
            </w:r>
          </w:hyperlink>
        </w:p>
        <w:p w:rsidR="0000592C" w:rsidRDefault="0000592C" w14:paraId="657FC155" w14:textId="27245D3C">
          <w:pPr>
            <w:pStyle w:val="TOC1"/>
            <w:rPr>
              <w:rFonts w:asciiTheme="minorHAnsi" w:hAnsiTheme="minorHAnsi" w:eastAsiaTheme="minorEastAsia"/>
              <w:b w:val="0"/>
              <w:kern w:val="2"/>
              <w:sz w:val="24"/>
              <w:szCs w:val="24"/>
              <w:lang w:eastAsia="en-GB"/>
              <w14:ligatures w14:val="standardContextual"/>
            </w:rPr>
          </w:pPr>
          <w:hyperlink w:history="1" w:anchor="_Toc196918349">
            <w:r w:rsidRPr="00910D36">
              <w:rPr>
                <w:rStyle w:val="Hyperlink"/>
              </w:rPr>
              <w:t>12.0</w:t>
            </w:r>
            <w:r>
              <w:rPr>
                <w:rFonts w:asciiTheme="minorHAnsi" w:hAnsiTheme="minorHAnsi" w:eastAsiaTheme="minorEastAsia"/>
                <w:b w:val="0"/>
                <w:kern w:val="2"/>
                <w:sz w:val="24"/>
                <w:szCs w:val="24"/>
                <w:lang w:eastAsia="en-GB"/>
                <w14:ligatures w14:val="standardContextual"/>
              </w:rPr>
              <w:tab/>
            </w:r>
            <w:r w:rsidRPr="00910D36">
              <w:rPr>
                <w:rStyle w:val="Hyperlink"/>
              </w:rPr>
              <w:t>Document History</w:t>
            </w:r>
            <w:r>
              <w:rPr>
                <w:webHidden/>
              </w:rPr>
              <w:tab/>
            </w:r>
            <w:r>
              <w:rPr>
                <w:webHidden/>
              </w:rPr>
              <w:fldChar w:fldCharType="begin"/>
            </w:r>
            <w:r>
              <w:rPr>
                <w:webHidden/>
              </w:rPr>
              <w:instrText xml:space="preserve"> PAGEREF _Toc196918349 \h </w:instrText>
            </w:r>
            <w:r>
              <w:rPr>
                <w:webHidden/>
              </w:rPr>
            </w:r>
            <w:r>
              <w:rPr>
                <w:webHidden/>
              </w:rPr>
              <w:fldChar w:fldCharType="separate"/>
            </w:r>
            <w:r>
              <w:rPr>
                <w:webHidden/>
              </w:rPr>
              <w:t>92</w:t>
            </w:r>
            <w:r>
              <w:rPr>
                <w:webHidden/>
              </w:rPr>
              <w:fldChar w:fldCharType="end"/>
            </w:r>
          </w:hyperlink>
        </w:p>
        <w:p w:rsidR="00684753" w:rsidRDefault="00684753" w14:paraId="11D4B276" w14:textId="7128B4C4">
          <w:r>
            <w:rPr>
              <w:b/>
              <w:bCs/>
              <w:noProof/>
            </w:rPr>
            <w:fldChar w:fldCharType="end"/>
          </w:r>
        </w:p>
      </w:sdtContent>
    </w:sdt>
    <w:p w:rsidRPr="005E0745" w:rsidR="00D51830" w:rsidP="4FB9DA9F" w:rsidRDefault="00D51830" w14:paraId="6C5DAC20" w14:textId="116EBBE7">
      <w:pPr>
        <w:pStyle w:val="TOC1"/>
        <w:tabs>
          <w:tab w:val="clear" w:pos="9742"/>
          <w:tab w:val="left" w:pos="795"/>
          <w:tab w:val="right" w:leader="dot" w:pos="9735"/>
        </w:tabs>
        <w:rPr>
          <w:sz w:val="32"/>
          <w:szCs w:val="32"/>
        </w:rPr>
      </w:pPr>
    </w:p>
    <w:p w:rsidR="00D51830" w:rsidRDefault="00D51830" w14:paraId="65413C3D" w14:textId="1B1EAF45">
      <w:pPr>
        <w:rPr>
          <w:lang w:eastAsia="en-GB"/>
        </w:rPr>
      </w:pPr>
    </w:p>
    <w:p w:rsidR="009A790E" w:rsidP="00F94D9D" w:rsidRDefault="00F94D9D" w14:paraId="68A20596" w14:textId="7425BA6C">
      <w:pPr>
        <w:pStyle w:val="Heading1"/>
      </w:pPr>
      <w:bookmarkStart w:name="_Toc1772735933" w:id="0"/>
      <w:bookmarkStart w:name="_Toc183421024" w:id="1"/>
      <w:bookmarkStart w:name="_Toc188606875" w:id="2"/>
      <w:r>
        <w:t xml:space="preserve"> </w:t>
      </w:r>
      <w:bookmarkStart w:name="_Toc196918295" w:id="3"/>
      <w:r w:rsidR="009A790E">
        <w:t>Introduction</w:t>
      </w:r>
      <w:bookmarkEnd w:id="0"/>
      <w:bookmarkEnd w:id="1"/>
      <w:bookmarkEnd w:id="2"/>
      <w:bookmarkEnd w:id="3"/>
    </w:p>
    <w:p w:rsidR="00CA0953" w:rsidP="009A790E" w:rsidRDefault="009A790E" w14:paraId="6C501BE7" w14:textId="57FD490D">
      <w:pPr>
        <w:rPr>
          <w:lang w:eastAsia="en-GB"/>
        </w:rPr>
      </w:pPr>
      <w:r>
        <w:rPr>
          <w:lang w:eastAsia="en-GB"/>
        </w:rPr>
        <w:t xml:space="preserve">Odyssey is Oxford’s Radiation Management System. </w:t>
      </w:r>
      <w:r w:rsidR="00CA0953">
        <w:rPr>
          <w:lang w:eastAsia="en-GB"/>
        </w:rPr>
        <w:t>A central system to record and manage the University’s radiation-related data including registered workers, materials waste,</w:t>
      </w:r>
      <w:r w:rsidR="0005316A">
        <w:rPr>
          <w:lang w:eastAsia="en-GB"/>
        </w:rPr>
        <w:t xml:space="preserve"> </w:t>
      </w:r>
      <w:r w:rsidR="00CA0953">
        <w:rPr>
          <w:lang w:eastAsia="en-GB"/>
        </w:rPr>
        <w:t>machine</w:t>
      </w:r>
      <w:r w:rsidR="0005316A">
        <w:rPr>
          <w:lang w:eastAsia="en-GB"/>
        </w:rPr>
        <w:t>s</w:t>
      </w:r>
      <w:r w:rsidR="00CA0953">
        <w:rPr>
          <w:lang w:eastAsia="en-GB"/>
        </w:rPr>
        <w:t xml:space="preserve"> and </w:t>
      </w:r>
      <w:r w:rsidR="006D07CC">
        <w:rPr>
          <w:lang w:eastAsia="en-GB"/>
        </w:rPr>
        <w:t>radiation protection instruments</w:t>
      </w:r>
      <w:r w:rsidR="00CA0953">
        <w:rPr>
          <w:lang w:eastAsia="en-GB"/>
        </w:rPr>
        <w:t>.</w:t>
      </w:r>
    </w:p>
    <w:p w:rsidR="00CA0953" w:rsidP="009A790E" w:rsidRDefault="00CA0953" w14:paraId="4C7886A7" w14:textId="5205CE47">
      <w:pPr>
        <w:rPr>
          <w:lang w:eastAsia="en-GB"/>
        </w:rPr>
      </w:pPr>
      <w:r>
        <w:rPr>
          <w:lang w:eastAsia="en-GB"/>
        </w:rPr>
        <w:t xml:space="preserve">All radiation host departments will have access to the system and be required to keep their department records up to date. </w:t>
      </w:r>
      <w:r w:rsidR="00C654D6">
        <w:rPr>
          <w:lang w:eastAsia="en-GB"/>
        </w:rPr>
        <w:t>Only r</w:t>
      </w:r>
      <w:r>
        <w:rPr>
          <w:lang w:eastAsia="en-GB"/>
        </w:rPr>
        <w:t>egistered radiation workers with an Oxford Single Sign-On</w:t>
      </w:r>
      <w:r w:rsidR="00C654D6">
        <w:rPr>
          <w:lang w:eastAsia="en-GB"/>
        </w:rPr>
        <w:t xml:space="preserve"> (SSO</w:t>
      </w:r>
      <w:r>
        <w:rPr>
          <w:lang w:eastAsia="en-GB"/>
        </w:rPr>
        <w:t xml:space="preserve">) will have access to the system. </w:t>
      </w:r>
    </w:p>
    <w:p w:rsidR="00CA0953" w:rsidP="009A790E" w:rsidRDefault="00CA0953" w14:paraId="4BAF9AAD" w14:textId="7F069471">
      <w:pPr>
        <w:rPr>
          <w:lang w:eastAsia="en-GB"/>
        </w:rPr>
      </w:pPr>
      <w:r w:rsidRPr="00801135">
        <w:rPr>
          <w:b/>
          <w:lang w:eastAsia="en-GB"/>
        </w:rPr>
        <w:t>Note</w:t>
      </w:r>
      <w:r>
        <w:rPr>
          <w:lang w:eastAsia="en-GB"/>
        </w:rPr>
        <w:t xml:space="preserve">: </w:t>
      </w:r>
      <w:r w:rsidR="00801135">
        <w:rPr>
          <w:lang w:eastAsia="en-GB"/>
        </w:rPr>
        <w:t>In the first phase of implementing the system</w:t>
      </w:r>
      <w:r>
        <w:rPr>
          <w:lang w:eastAsia="en-GB"/>
        </w:rPr>
        <w:t xml:space="preserve"> on</w:t>
      </w:r>
      <w:r w:rsidR="00801135">
        <w:rPr>
          <w:lang w:eastAsia="en-GB"/>
        </w:rPr>
        <w:t xml:space="preserve">ly </w:t>
      </w:r>
      <w:r>
        <w:rPr>
          <w:lang w:eastAsia="en-GB"/>
        </w:rPr>
        <w:t xml:space="preserve">the </w:t>
      </w:r>
      <w:r w:rsidR="00801135">
        <w:rPr>
          <w:lang w:eastAsia="en-GB"/>
        </w:rPr>
        <w:t xml:space="preserve">Safety Office </w:t>
      </w:r>
      <w:r>
        <w:rPr>
          <w:lang w:eastAsia="en-GB"/>
        </w:rPr>
        <w:t xml:space="preserve">Radiation </w:t>
      </w:r>
      <w:r w:rsidR="00801135">
        <w:rPr>
          <w:lang w:eastAsia="en-GB"/>
        </w:rPr>
        <w:t>T</w:t>
      </w:r>
      <w:r>
        <w:rPr>
          <w:lang w:eastAsia="en-GB"/>
        </w:rPr>
        <w:t>eam, Senior Radiation Protection Supervisors</w:t>
      </w:r>
      <w:r w:rsidR="00801135">
        <w:rPr>
          <w:lang w:eastAsia="en-GB"/>
        </w:rPr>
        <w:t xml:space="preserve"> (SRPS)</w:t>
      </w:r>
      <w:r>
        <w:rPr>
          <w:lang w:eastAsia="en-GB"/>
        </w:rPr>
        <w:t xml:space="preserve">, and Radiation Protection Supervisors </w:t>
      </w:r>
      <w:r w:rsidR="00801135">
        <w:rPr>
          <w:lang w:eastAsia="en-GB"/>
        </w:rPr>
        <w:t xml:space="preserve">(RPS) will have access to Odyssey. </w:t>
      </w:r>
    </w:p>
    <w:p w:rsidR="009A790E" w:rsidP="009A790E" w:rsidRDefault="71217AFC" w14:paraId="3F631345" w14:textId="1E831D37">
      <w:pPr>
        <w:rPr>
          <w:lang w:eastAsia="en-GB"/>
        </w:rPr>
      </w:pPr>
      <w:r w:rsidRPr="7F1AB4A4">
        <w:rPr>
          <w:lang w:eastAsia="en-GB"/>
        </w:rPr>
        <w:t xml:space="preserve">Odyssey is a </w:t>
      </w:r>
      <w:r w:rsidRPr="7F1AB4A4" w:rsidR="6E170D5C">
        <w:rPr>
          <w:lang w:eastAsia="en-GB"/>
        </w:rPr>
        <w:t xml:space="preserve">cloud-based system provided by Versant Physics, an American software company. </w:t>
      </w:r>
    </w:p>
    <w:p w:rsidRPr="00CA0953" w:rsidR="00CA0953" w:rsidP="00CA0953" w:rsidRDefault="00CA0953" w14:paraId="33CB7F4D" w14:textId="77777777">
      <w:pPr>
        <w:rPr>
          <w:lang w:eastAsia="en-GB"/>
        </w:rPr>
      </w:pPr>
    </w:p>
    <w:p w:rsidRPr="00B97340" w:rsidR="00D51830" w:rsidP="007F1B5A" w:rsidRDefault="3FD49948" w14:paraId="0BCA9B25" w14:textId="179A15D9">
      <w:pPr>
        <w:pStyle w:val="Heading1"/>
      </w:pPr>
      <w:bookmarkStart w:name="_Toc353939330" w:id="4"/>
      <w:r>
        <w:t xml:space="preserve"> </w:t>
      </w:r>
      <w:bookmarkStart w:name="_Toc183421025" w:id="5"/>
      <w:bookmarkStart w:name="_Toc188606876" w:id="6"/>
      <w:bookmarkStart w:name="_Toc196918296" w:id="7"/>
      <w:bookmarkEnd w:id="4"/>
      <w:r w:rsidR="00C758DF">
        <w:t xml:space="preserve">System </w:t>
      </w:r>
      <w:r w:rsidR="00D86501">
        <w:t>Configuration</w:t>
      </w:r>
      <w:bookmarkEnd w:id="5"/>
      <w:bookmarkEnd w:id="6"/>
      <w:bookmarkEnd w:id="7"/>
    </w:p>
    <w:p w:rsidRPr="00B97340" w:rsidR="006D1482" w:rsidP="006D1482" w:rsidRDefault="55972719" w14:paraId="4C0ED00B" w14:textId="79088CA8">
      <w:pPr>
        <w:pStyle w:val="Heading2"/>
      </w:pPr>
      <w:bookmarkStart w:name="_Registering_a_new" w:id="8"/>
      <w:bookmarkStart w:name="_Toc183421026" w:id="9"/>
      <w:bookmarkStart w:name="_Toc188606877" w:id="10"/>
      <w:bookmarkStart w:name="_Toc196918297" w:id="11"/>
      <w:bookmarkEnd w:id="8"/>
      <w:r>
        <w:t>Department</w:t>
      </w:r>
      <w:r w:rsidR="00640EDA">
        <w:t>s</w:t>
      </w:r>
      <w:bookmarkEnd w:id="9"/>
      <w:bookmarkEnd w:id="10"/>
      <w:bookmarkEnd w:id="11"/>
    </w:p>
    <w:p w:rsidR="007A336C" w:rsidP="00E013AD" w:rsidRDefault="007A336C" w14:paraId="18F7822D" w14:textId="735319AC">
      <w:pPr>
        <w:pStyle w:val="Heading3"/>
      </w:pPr>
      <w:bookmarkStart w:name="_Toc188606878" w:id="12"/>
      <w:bookmarkStart w:name="_Toc196918298" w:id="13"/>
      <w:r>
        <w:t>The EA Environment Agency</w:t>
      </w:r>
      <w:bookmarkEnd w:id="12"/>
      <w:bookmarkEnd w:id="13"/>
    </w:p>
    <w:p w:rsidR="004014C5" w:rsidP="00D86501" w:rsidRDefault="004014C5" w14:paraId="37BE586A" w14:textId="0A60EF15">
      <w:r>
        <w:t>The University of Oxford is bound by legis</w:t>
      </w:r>
      <w:r w:rsidR="003654E4">
        <w:t>lative guidance</w:t>
      </w:r>
      <w:r w:rsidR="006D2C64">
        <w:t xml:space="preserve"> surrounding the holdings and use of radioactive materials</w:t>
      </w:r>
      <w:r w:rsidR="007772DF">
        <w:t xml:space="preserve"> and waste</w:t>
      </w:r>
      <w:r w:rsidR="00FF369E">
        <w:t xml:space="preserve">.  The legislation is directed through </w:t>
      </w:r>
      <w:r w:rsidR="002B739C">
        <w:t xml:space="preserve">the Environment Agency </w:t>
      </w:r>
      <w:r w:rsidR="00802FDD">
        <w:t xml:space="preserve">with a set of </w:t>
      </w:r>
      <w:r w:rsidR="55972719">
        <w:t>Department</w:t>
      </w:r>
      <w:r w:rsidR="00802FDD">
        <w:t xml:space="preserve">s that </w:t>
      </w:r>
      <w:r w:rsidR="001B5F5E">
        <w:t>provide the control</w:t>
      </w:r>
      <w:r w:rsidR="00E3220B">
        <w:t>ling limits for holdings and use of radioactive materials and waste.</w:t>
      </w:r>
    </w:p>
    <w:p w:rsidR="00B37D2A" w:rsidP="00D86501" w:rsidRDefault="00B37D2A" w14:paraId="67F8CE34" w14:textId="07ABB6EA">
      <w:r>
        <w:t xml:space="preserve">The </w:t>
      </w:r>
      <w:r w:rsidR="55972719">
        <w:t>Department</w:t>
      </w:r>
      <w:r>
        <w:t>s are based on geographical location</w:t>
      </w:r>
      <w:r w:rsidR="00C44548">
        <w:t xml:space="preserve"> and are specific to a number of buildings</w:t>
      </w:r>
      <w:r w:rsidR="00872DC7">
        <w:t xml:space="preserve"> within that location.</w:t>
      </w:r>
    </w:p>
    <w:p w:rsidR="00872DC7" w:rsidP="00D86501" w:rsidRDefault="00872DC7" w14:paraId="255576DD" w14:textId="132CD43E">
      <w:r>
        <w:t xml:space="preserve">Each </w:t>
      </w:r>
      <w:r w:rsidR="55972719">
        <w:t>Department</w:t>
      </w:r>
      <w:r>
        <w:t xml:space="preserve"> is tailored to the specific activities that take place</w:t>
      </w:r>
      <w:r w:rsidR="00A657CB">
        <w:t>.</w:t>
      </w:r>
    </w:p>
    <w:p w:rsidR="00FC15BA" w:rsidP="00D86501" w:rsidRDefault="00245B35" w14:paraId="50C436C2" w14:textId="79EAFDB9">
      <w:r>
        <w:t>The University of Oxford currently ho</w:t>
      </w:r>
      <w:r w:rsidR="003B3FCC">
        <w:t>lds</w:t>
      </w:r>
      <w:r w:rsidR="4ACF304C">
        <w:t xml:space="preserve"> the current paper permits.</w:t>
      </w:r>
    </w:p>
    <w:p w:rsidR="00FC15BA" w:rsidP="008B10CB" w:rsidRDefault="00FC15BA" w14:paraId="6649A7D3" w14:textId="0E57934F">
      <w:pPr>
        <w:pStyle w:val="ListParagraph"/>
        <w:numPr>
          <w:ilvl w:val="0"/>
          <w:numId w:val="4"/>
        </w:numPr>
      </w:pPr>
      <w:r>
        <w:t>5</w:t>
      </w:r>
      <w:r w:rsidR="003B3FCC">
        <w:t xml:space="preserve"> Unsealed Source </w:t>
      </w:r>
      <w:r w:rsidR="00F02137">
        <w:t>Permit</w:t>
      </w:r>
      <w:r w:rsidR="003B3FCC">
        <w:t xml:space="preserve">s </w:t>
      </w:r>
    </w:p>
    <w:p w:rsidR="00FC15BA" w:rsidP="008B10CB" w:rsidRDefault="003B3FCC" w14:paraId="621E91EE" w14:textId="7A65309E">
      <w:pPr>
        <w:pStyle w:val="ListParagraph"/>
        <w:numPr>
          <w:ilvl w:val="0"/>
          <w:numId w:val="4"/>
        </w:numPr>
      </w:pPr>
      <w:r>
        <w:t xml:space="preserve">4 Sealed Source </w:t>
      </w:r>
      <w:r w:rsidR="00F02137">
        <w:t>Permi</w:t>
      </w:r>
      <w:r w:rsidR="55972719">
        <w:t>t</w:t>
      </w:r>
      <w:r>
        <w:t xml:space="preserve">s </w:t>
      </w:r>
    </w:p>
    <w:p w:rsidR="00245B35" w:rsidP="008B10CB" w:rsidRDefault="003B3FCC" w14:paraId="413C3C1A" w14:textId="3F2D0043">
      <w:pPr>
        <w:pStyle w:val="ListParagraph"/>
        <w:numPr>
          <w:ilvl w:val="0"/>
          <w:numId w:val="4"/>
        </w:numPr>
      </w:pPr>
      <w:r>
        <w:t xml:space="preserve">1 Category 5 </w:t>
      </w:r>
      <w:r w:rsidR="00F02137">
        <w:t>Permi</w:t>
      </w:r>
      <w:r w:rsidR="55972719">
        <w:t>t</w:t>
      </w:r>
    </w:p>
    <w:p w:rsidR="00381F28" w:rsidP="00D86501" w:rsidRDefault="00381F28" w14:paraId="5F73F249" w14:textId="05320D15">
      <w:r>
        <w:t>In addition to this the Environment Agency provide an Exemption Order</w:t>
      </w:r>
      <w:r w:rsidR="00E023D7">
        <w:t xml:space="preserve"> which defines a set of limits for material to be held under exemption conditions.</w:t>
      </w:r>
      <w:r w:rsidR="00F71B81">
        <w:t xml:space="preserve">  The Exemption Order is </w:t>
      </w:r>
      <w:r w:rsidR="006C545D">
        <w:t>applied to each individual building, hence each building has an Exemption Order limit.</w:t>
      </w:r>
    </w:p>
    <w:p w:rsidR="007A336C" w:rsidP="00D86501" w:rsidRDefault="007A336C" w14:paraId="44DF117F" w14:textId="25419FF3">
      <w:r>
        <w:t>Each year, In February, the University of Oxford must provide a return to the EA</w:t>
      </w:r>
      <w:r w:rsidR="00BA611B">
        <w:t xml:space="preserve"> that describes the </w:t>
      </w:r>
      <w:r w:rsidR="009C3137">
        <w:t>full radioactive waste activity for the year.</w:t>
      </w:r>
      <w:r w:rsidR="00521834">
        <w:t xml:space="preserve">  In addition to this, the EA may inspect the University of Oxford and any one of </w:t>
      </w:r>
      <w:r w:rsidR="7D866D20">
        <w:t>its</w:t>
      </w:r>
      <w:r w:rsidR="00521834">
        <w:t xml:space="preserve"> </w:t>
      </w:r>
      <w:r w:rsidR="001A6119">
        <w:t>Permit</w:t>
      </w:r>
      <w:r w:rsidR="00521834">
        <w:t>ted locations at any point during the year</w:t>
      </w:r>
      <w:r w:rsidR="0059190C">
        <w:t xml:space="preserve"> and require evidence of holdings and use</w:t>
      </w:r>
      <w:r w:rsidR="00E013AD">
        <w:t xml:space="preserve"> against the </w:t>
      </w:r>
      <w:r w:rsidR="00667298">
        <w:t>limits</w:t>
      </w:r>
      <w:r w:rsidR="00E013AD">
        <w:t xml:space="preserve"> given</w:t>
      </w:r>
      <w:r w:rsidR="0045357F">
        <w:t xml:space="preserve"> to the department</w:t>
      </w:r>
      <w:r w:rsidR="00354955">
        <w:t>,</w:t>
      </w:r>
      <w:r w:rsidR="00E013AD">
        <w:t xml:space="preserve"> alongside the waste activities.</w:t>
      </w:r>
    </w:p>
    <w:p w:rsidR="0016065C" w:rsidP="00D86501" w:rsidRDefault="00BB5B86" w14:paraId="26946F85" w14:textId="27EF260C">
      <w:r>
        <w:t xml:space="preserve">To amend </w:t>
      </w:r>
      <w:r w:rsidR="007331D0">
        <w:t>an EA</w:t>
      </w:r>
      <w:r>
        <w:t xml:space="preserve"> </w:t>
      </w:r>
      <w:r w:rsidR="00485EEF">
        <w:t>Permit</w:t>
      </w:r>
      <w:r>
        <w:t>, an application must be made to the EA for a “Variation”</w:t>
      </w:r>
      <w:r w:rsidR="006160DA">
        <w:t xml:space="preserve">.  If successful, the </w:t>
      </w:r>
      <w:r w:rsidR="00AA7401">
        <w:t>Permi</w:t>
      </w:r>
      <w:r w:rsidR="55972719">
        <w:t>t</w:t>
      </w:r>
      <w:r w:rsidR="006160DA">
        <w:t xml:space="preserve"> is updated</w:t>
      </w:r>
      <w:r w:rsidR="00607888">
        <w:t xml:space="preserve"> and referenced with a reference suffix at the end of the </w:t>
      </w:r>
      <w:r w:rsidR="00AA7401">
        <w:t>permi</w:t>
      </w:r>
      <w:r w:rsidR="55972719">
        <w:t>t</w:t>
      </w:r>
      <w:r w:rsidR="00607888">
        <w:t xml:space="preserve"> number.</w:t>
      </w:r>
    </w:p>
    <w:p w:rsidR="00077A3C" w:rsidP="00D86501" w:rsidRDefault="00EA051B" w14:paraId="223A54BF" w14:textId="7C0366C6">
      <w:r>
        <w:t xml:space="preserve">Each </w:t>
      </w:r>
      <w:r w:rsidR="00A41B66">
        <w:t>Permi</w:t>
      </w:r>
      <w:r w:rsidR="55972719">
        <w:t>t</w:t>
      </w:r>
      <w:r>
        <w:t xml:space="preserve"> is broken down into </w:t>
      </w:r>
      <w:r w:rsidR="002C1A51">
        <w:t>an agreed set of limits that is given to each Department</w:t>
      </w:r>
      <w:r w:rsidR="00EE0835">
        <w:t xml:space="preserve">. </w:t>
      </w:r>
      <w:r w:rsidR="00755C1E">
        <w:t xml:space="preserve">This is referred to in the Odyssey system as a “Department </w:t>
      </w:r>
      <w:r w:rsidR="00A41B66">
        <w:t>Limi</w:t>
      </w:r>
      <w:r w:rsidR="55972719">
        <w:t>t</w:t>
      </w:r>
      <w:r w:rsidR="00755C1E">
        <w:t>”.</w:t>
      </w:r>
    </w:p>
    <w:p w:rsidR="00EA051B" w:rsidP="00D86501" w:rsidRDefault="00EE0835" w14:paraId="143564DA" w14:textId="50DDC3D2">
      <w:r>
        <w:t>The Departments must operate within the limits given to them</w:t>
      </w:r>
      <w:r w:rsidR="001F343D">
        <w:t>.  E</w:t>
      </w:r>
      <w:r>
        <w:t xml:space="preserve">ach month they will provide the Safety Office with </w:t>
      </w:r>
      <w:r w:rsidR="00713E5A">
        <w:t>Source Accountancy Records to confirm their holdings and waste</w:t>
      </w:r>
      <w:r w:rsidR="000114F3">
        <w:t xml:space="preserve"> </w:t>
      </w:r>
      <w:r w:rsidR="00D017E1">
        <w:t>disposal</w:t>
      </w:r>
      <w:r w:rsidR="003549B9">
        <w:t xml:space="preserve"> records </w:t>
      </w:r>
      <w:r w:rsidR="000114F3">
        <w:t xml:space="preserve">and </w:t>
      </w:r>
      <w:r w:rsidR="00B01ACA">
        <w:t xml:space="preserve">to confirm </w:t>
      </w:r>
      <w:r w:rsidR="000114F3">
        <w:t>that they remain within the</w:t>
      </w:r>
      <w:r w:rsidR="001F343D">
        <w:t>ir allocated limits.</w:t>
      </w:r>
    </w:p>
    <w:p w:rsidR="000B41A9" w:rsidP="00D86501" w:rsidRDefault="000B41A9" w14:paraId="31AD505A" w14:textId="0077CD24">
      <w:r>
        <w:t>The</w:t>
      </w:r>
      <w:r w:rsidR="00505DCB">
        <w:t xml:space="preserve"> source accountancy confirmation and confirmation of waste accumulation and waste disposal </w:t>
      </w:r>
      <w:r w:rsidR="00C541C0">
        <w:t>to drain and to air will be in the form of a report generated for each department.</w:t>
      </w:r>
    </w:p>
    <w:p w:rsidR="006F2B2F" w:rsidP="00D86501" w:rsidRDefault="006F2B2F" w14:paraId="3E4B39C4" w14:textId="2DEF88C2">
      <w:r>
        <w:t>Different reports deal with different elements of this</w:t>
      </w:r>
      <w:r w:rsidR="004301C5">
        <w:t xml:space="preserve"> process</w:t>
      </w:r>
      <w:r w:rsidR="008F1A8B">
        <w:t xml:space="preserve"> and is further explored in the reporting section below.</w:t>
      </w:r>
    </w:p>
    <w:p w:rsidR="004301C5" w:rsidRDefault="004301C5" w14:paraId="73849395" w14:textId="77777777">
      <w:r>
        <w:br w:type="page"/>
      </w:r>
    </w:p>
    <w:p w:rsidR="00444ECE" w:rsidP="00A620CD" w:rsidRDefault="00444ECE" w14:paraId="67B85E57" w14:textId="2E45BA63">
      <w:pPr>
        <w:pStyle w:val="Heading3"/>
      </w:pPr>
      <w:bookmarkStart w:name="_Toc196918299" w:id="14"/>
      <w:r>
        <w:t>Geo</w:t>
      </w:r>
      <w:r w:rsidR="00C73C60">
        <w:t>logical Specimens</w:t>
      </w:r>
      <w:bookmarkEnd w:id="14"/>
    </w:p>
    <w:p w:rsidR="00662D83" w:rsidP="00662D83" w:rsidRDefault="00662D83" w14:paraId="46370AEE" w14:textId="089736FA">
      <w:r>
        <w:t>As at 25/</w:t>
      </w:r>
      <w:r w:rsidR="00A7623F">
        <w:t xml:space="preserve">04/2025, </w:t>
      </w:r>
      <w:r w:rsidR="00A620CD">
        <w:t>Geological Specimens (Rocks) are no long</w:t>
      </w:r>
      <w:r w:rsidR="00740062">
        <w:t>er required to be held under Safeguards regulations.</w:t>
      </w:r>
    </w:p>
    <w:p w:rsidR="00283AF3" w:rsidP="00662D83" w:rsidRDefault="00283AF3" w14:paraId="7A603E5C" w14:textId="43D10AEC">
      <w:r>
        <w:t>Rocks</w:t>
      </w:r>
      <w:r w:rsidR="00900B5C">
        <w:t xml:space="preserve"> contain</w:t>
      </w:r>
      <w:r w:rsidR="007751B0">
        <w:t xml:space="preserve"> naturally occurring radionuclides</w:t>
      </w:r>
      <w:r w:rsidR="00C6082B">
        <w:t xml:space="preserve"> including </w:t>
      </w:r>
      <w:r w:rsidR="0026323F">
        <w:t>(but not limited to)</w:t>
      </w:r>
      <w:r w:rsidR="00BD1A45">
        <w:t xml:space="preserve"> Uranium and Thorium.</w:t>
      </w:r>
      <w:r w:rsidR="00951363">
        <w:t xml:space="preserve">  It has been agr</w:t>
      </w:r>
      <w:r w:rsidR="00572FBB">
        <w:t>eed that the University of Oxford will maintain</w:t>
      </w:r>
      <w:r w:rsidR="00452236">
        <w:t xml:space="preserve"> a detailed catalogue of</w:t>
      </w:r>
      <w:r w:rsidR="00B478D7">
        <w:t xml:space="preserve"> these items in the Digital Asset Management application referred to as EMU.  In addition to this, </w:t>
      </w:r>
      <w:r w:rsidR="00606B2F">
        <w:t>a limited set of data relatin</w:t>
      </w:r>
      <w:r w:rsidR="00E52B09">
        <w:t>g to each rock will be k</w:t>
      </w:r>
      <w:r w:rsidR="005D6BB8">
        <w:t>ept on the Odyssey system in order to</w:t>
      </w:r>
      <w:r w:rsidR="00CC0B88">
        <w:t xml:space="preserve"> keep track of </w:t>
      </w:r>
      <w:r w:rsidR="00144FE7">
        <w:t>radiological activity.</w:t>
      </w:r>
      <w:r w:rsidR="006501E0">
        <w:t xml:space="preserve">  The two data sets are aligned with a common ID</w:t>
      </w:r>
      <w:r w:rsidR="0025340B">
        <w:t>.</w:t>
      </w:r>
    </w:p>
    <w:p w:rsidR="00B9706E" w:rsidP="00E013AD" w:rsidRDefault="00F64E71" w14:paraId="20CBD9D6" w14:textId="7A2188A8">
      <w:pPr>
        <w:pStyle w:val="Heading3"/>
      </w:pPr>
      <w:bookmarkStart w:name="_Toc188606879" w:id="15"/>
      <w:bookmarkStart w:name="_Toc196918300" w:id="16"/>
      <w:r>
        <w:t xml:space="preserve">Safeguards and </w:t>
      </w:r>
      <w:r w:rsidR="00B9706E">
        <w:t>The ONR Office for Nuclear Regulation</w:t>
      </w:r>
      <w:bookmarkEnd w:id="15"/>
      <w:bookmarkEnd w:id="16"/>
    </w:p>
    <w:p w:rsidR="004E31A9" w:rsidP="00D86501" w:rsidRDefault="001A519D" w14:paraId="4914E36D" w14:textId="49EA14F6">
      <w:r>
        <w:t>The ONR provides</w:t>
      </w:r>
      <w:r w:rsidR="00DF6723">
        <w:t xml:space="preserve"> regulation in </w:t>
      </w:r>
      <w:r w:rsidR="000C7979">
        <w:t>regard to nuclear material only.</w:t>
      </w:r>
      <w:r w:rsidR="00A520F9">
        <w:t xml:space="preserve">  </w:t>
      </w:r>
      <w:r w:rsidR="000D3114">
        <w:t>Th</w:t>
      </w:r>
      <w:r w:rsidR="00D178A4">
        <w:t xml:space="preserve">is regulation is referred to as Safeguards.  </w:t>
      </w:r>
      <w:r w:rsidR="004E31A9">
        <w:t xml:space="preserve">Safeguards </w:t>
      </w:r>
      <w:r w:rsidR="00CF285A">
        <w:t xml:space="preserve">accountancy records </w:t>
      </w:r>
      <w:r w:rsidR="004E31A9">
        <w:t>must be available at any given point in time should the ONR wish to inspect the University of Oxford premises.</w:t>
      </w:r>
    </w:p>
    <w:p w:rsidR="00282333" w:rsidP="00D86501" w:rsidRDefault="00ED116F" w14:paraId="4ED29048" w14:textId="446C9B1A">
      <w:r>
        <w:t>In addition, t</w:t>
      </w:r>
      <w:r w:rsidR="00A520F9">
        <w:t xml:space="preserve">he regulation requires nuclear materials </w:t>
      </w:r>
      <w:r w:rsidR="00EA39BA">
        <w:t>to</w:t>
      </w:r>
      <w:r w:rsidR="00A520F9">
        <w:t xml:space="preserve"> be reported annually</w:t>
      </w:r>
      <w:r w:rsidR="00C178C7">
        <w:t xml:space="preserve"> </w:t>
      </w:r>
      <w:r w:rsidR="00282333">
        <w:t>via:</w:t>
      </w:r>
    </w:p>
    <w:p w:rsidR="0017432A" w:rsidP="008B10CB" w:rsidRDefault="00EA39BA" w14:paraId="1BEEFEBF" w14:textId="3AAFA993">
      <w:pPr>
        <w:pStyle w:val="ListParagraph"/>
        <w:numPr>
          <w:ilvl w:val="0"/>
          <w:numId w:val="5"/>
        </w:numPr>
      </w:pPr>
      <w:r>
        <w:t xml:space="preserve">PIL – Physical Inventory Listing, </w:t>
      </w:r>
      <w:r w:rsidR="00C178C7">
        <w:t xml:space="preserve">in regard to holdings </w:t>
      </w:r>
    </w:p>
    <w:p w:rsidR="00C63976" w:rsidP="008B10CB" w:rsidRDefault="00551E1C" w14:paraId="393BC86C" w14:textId="6CFEFD89">
      <w:pPr>
        <w:pStyle w:val="ListParagraph"/>
        <w:numPr>
          <w:ilvl w:val="0"/>
          <w:numId w:val="5"/>
        </w:numPr>
      </w:pPr>
      <w:r>
        <w:t xml:space="preserve">MBR – Materials Balance Report in regard to </w:t>
      </w:r>
      <w:r w:rsidR="00C178C7">
        <w:t>movement.</w:t>
      </w:r>
      <w:r w:rsidR="006C336F">
        <w:t xml:space="preserve"> </w:t>
      </w:r>
    </w:p>
    <w:p w:rsidR="001A519D" w:rsidP="00C63976" w:rsidRDefault="006C336F" w14:paraId="5BE24410" w14:textId="34083090">
      <w:r>
        <w:t xml:space="preserve">The materials are reported by </w:t>
      </w:r>
      <w:r w:rsidR="00B978F7">
        <w:t>Category as follows:</w:t>
      </w:r>
    </w:p>
    <w:tbl>
      <w:tblPr>
        <w:tblStyle w:val="TableGrid"/>
        <w:tblW w:w="0" w:type="auto"/>
        <w:tblLook w:val="04A0" w:firstRow="1" w:lastRow="0" w:firstColumn="1" w:lastColumn="0" w:noHBand="0" w:noVBand="1"/>
      </w:tblPr>
      <w:tblGrid>
        <w:gridCol w:w="1271"/>
        <w:gridCol w:w="1559"/>
        <w:gridCol w:w="5103"/>
        <w:gridCol w:w="1081"/>
      </w:tblGrid>
      <w:tr w:rsidR="001232B7" w:rsidTr="00161A3D" w14:paraId="1B7BB343" w14:textId="6D4D52D3">
        <w:tc>
          <w:tcPr>
            <w:tcW w:w="1271" w:type="dxa"/>
            <w:shd w:val="clear" w:color="auto" w:fill="002060"/>
          </w:tcPr>
          <w:p w:rsidRPr="00BB065E" w:rsidR="001232B7" w:rsidP="00D86501" w:rsidRDefault="001232B7" w14:paraId="4874D5C6" w14:textId="050560BA">
            <w:pPr>
              <w:rPr>
                <w:b/>
                <w:bCs/>
              </w:rPr>
            </w:pPr>
            <w:r w:rsidRPr="00BB065E">
              <w:rPr>
                <w:b/>
                <w:bCs/>
              </w:rPr>
              <w:t>Category Code</w:t>
            </w:r>
          </w:p>
        </w:tc>
        <w:tc>
          <w:tcPr>
            <w:tcW w:w="1559" w:type="dxa"/>
            <w:shd w:val="clear" w:color="auto" w:fill="002060"/>
          </w:tcPr>
          <w:p w:rsidRPr="00BB065E" w:rsidR="001232B7" w:rsidP="00D86501" w:rsidRDefault="001232B7" w14:paraId="4539D5D6" w14:textId="13E3BBC0">
            <w:pPr>
              <w:rPr>
                <w:b/>
                <w:bCs/>
              </w:rPr>
            </w:pPr>
            <w:r w:rsidRPr="00BB065E">
              <w:rPr>
                <w:b/>
                <w:bCs/>
              </w:rPr>
              <w:t>Element</w:t>
            </w:r>
          </w:p>
        </w:tc>
        <w:tc>
          <w:tcPr>
            <w:tcW w:w="5103" w:type="dxa"/>
            <w:shd w:val="clear" w:color="auto" w:fill="002060"/>
          </w:tcPr>
          <w:p w:rsidRPr="00BB065E" w:rsidR="001232B7" w:rsidP="00D86501" w:rsidRDefault="001232B7" w14:paraId="56CD4277" w14:textId="21CF1F31">
            <w:pPr>
              <w:rPr>
                <w:b/>
                <w:bCs/>
              </w:rPr>
            </w:pPr>
            <w:r w:rsidRPr="00BB065E">
              <w:rPr>
                <w:b/>
                <w:bCs/>
              </w:rPr>
              <w:t>Description</w:t>
            </w:r>
          </w:p>
        </w:tc>
        <w:tc>
          <w:tcPr>
            <w:tcW w:w="1081" w:type="dxa"/>
            <w:shd w:val="clear" w:color="auto" w:fill="002060"/>
          </w:tcPr>
          <w:p w:rsidRPr="00BB065E" w:rsidR="001232B7" w:rsidP="00D86501" w:rsidRDefault="001232B7" w14:paraId="4A6F4CFB" w14:textId="50C4FBE9">
            <w:pPr>
              <w:rPr>
                <w:b/>
                <w:bCs/>
              </w:rPr>
            </w:pPr>
            <w:r w:rsidRPr="00BB065E">
              <w:rPr>
                <w:b/>
                <w:bCs/>
              </w:rPr>
              <w:t>Limi</w:t>
            </w:r>
            <w:r w:rsidRPr="00BB065E" w:rsidR="006A7C3C">
              <w:rPr>
                <w:b/>
                <w:bCs/>
              </w:rPr>
              <w:t>t</w:t>
            </w:r>
          </w:p>
        </w:tc>
      </w:tr>
      <w:tr w:rsidR="001232B7" w:rsidTr="00161A3D" w14:paraId="3204DE73" w14:textId="28283E57">
        <w:tc>
          <w:tcPr>
            <w:tcW w:w="1271" w:type="dxa"/>
          </w:tcPr>
          <w:p w:rsidR="001232B7" w:rsidP="00D86501" w:rsidRDefault="001232B7" w14:paraId="7398D79F" w14:textId="69A9BCF9">
            <w:r>
              <w:t>D</w:t>
            </w:r>
          </w:p>
        </w:tc>
        <w:tc>
          <w:tcPr>
            <w:tcW w:w="1559" w:type="dxa"/>
          </w:tcPr>
          <w:p w:rsidR="001232B7" w:rsidP="00D86501" w:rsidRDefault="001232B7" w14:paraId="4994D723" w14:textId="28B4E2D5">
            <w:r>
              <w:t>Udep</w:t>
            </w:r>
          </w:p>
        </w:tc>
        <w:tc>
          <w:tcPr>
            <w:tcW w:w="5103" w:type="dxa"/>
          </w:tcPr>
          <w:p w:rsidR="001232B7" w:rsidP="00D86501" w:rsidRDefault="001232B7" w14:paraId="6E0E349A" w14:textId="39A4FD1D">
            <w:r>
              <w:t>Depleted Uranium</w:t>
            </w:r>
            <w:r w:rsidR="007E5466">
              <w:br/>
            </w:r>
            <w:r w:rsidR="007E5466">
              <w:t>(U-235 containing less than 0.7%)</w:t>
            </w:r>
          </w:p>
        </w:tc>
        <w:tc>
          <w:tcPr>
            <w:tcW w:w="1081" w:type="dxa"/>
          </w:tcPr>
          <w:p w:rsidR="001232B7" w:rsidP="00D86501" w:rsidRDefault="006A7C3C" w14:paraId="2AEC616E" w14:textId="1EC494FD">
            <w:r>
              <w:t>350Kg</w:t>
            </w:r>
          </w:p>
        </w:tc>
      </w:tr>
      <w:tr w:rsidR="001232B7" w:rsidTr="00161A3D" w14:paraId="3C7F5FE6" w14:textId="3F3CD522">
        <w:tc>
          <w:tcPr>
            <w:tcW w:w="1271" w:type="dxa"/>
          </w:tcPr>
          <w:p w:rsidR="001232B7" w:rsidP="00D86501" w:rsidRDefault="001232B7" w14:paraId="7FD6A7D5" w14:textId="230035E6">
            <w:r>
              <w:t>N</w:t>
            </w:r>
          </w:p>
        </w:tc>
        <w:tc>
          <w:tcPr>
            <w:tcW w:w="1559" w:type="dxa"/>
          </w:tcPr>
          <w:p w:rsidR="001232B7" w:rsidP="00D86501" w:rsidRDefault="001232B7" w14:paraId="68F19036" w14:textId="789D811E">
            <w:r>
              <w:t>Unat</w:t>
            </w:r>
          </w:p>
        </w:tc>
        <w:tc>
          <w:tcPr>
            <w:tcW w:w="5103" w:type="dxa"/>
          </w:tcPr>
          <w:p w:rsidR="001232B7" w:rsidP="00D86501" w:rsidRDefault="001232B7" w14:paraId="16364EF2" w14:textId="014A0AC1">
            <w:r>
              <w:t>Natural Uranium</w:t>
            </w:r>
          </w:p>
        </w:tc>
        <w:tc>
          <w:tcPr>
            <w:tcW w:w="1081" w:type="dxa"/>
          </w:tcPr>
          <w:p w:rsidR="001232B7" w:rsidP="00D86501" w:rsidRDefault="006A7C3C" w14:paraId="1BC93E4A" w14:textId="69C3C660">
            <w:r>
              <w:t>100Kg</w:t>
            </w:r>
          </w:p>
        </w:tc>
      </w:tr>
      <w:tr w:rsidR="001232B7" w:rsidTr="00161A3D" w14:paraId="6015857B" w14:textId="6F51BAFC">
        <w:tc>
          <w:tcPr>
            <w:tcW w:w="1271" w:type="dxa"/>
          </w:tcPr>
          <w:p w:rsidR="001232B7" w:rsidP="00D86501" w:rsidRDefault="001232B7" w14:paraId="7D8EC70E" w14:textId="108B2C9D">
            <w:r>
              <w:t>L</w:t>
            </w:r>
          </w:p>
        </w:tc>
        <w:tc>
          <w:tcPr>
            <w:tcW w:w="1559" w:type="dxa"/>
          </w:tcPr>
          <w:p w:rsidR="001232B7" w:rsidP="00D86501" w:rsidRDefault="001232B7" w14:paraId="69774F62" w14:textId="3A4ABE70">
            <w:r>
              <w:t>Ulow</w:t>
            </w:r>
          </w:p>
        </w:tc>
        <w:tc>
          <w:tcPr>
            <w:tcW w:w="5103" w:type="dxa"/>
          </w:tcPr>
          <w:p w:rsidR="001232B7" w:rsidP="00D86501" w:rsidRDefault="001232B7" w14:paraId="212D40A4" w14:textId="44524CEE">
            <w:r>
              <w:t>Low Level Uranium</w:t>
            </w:r>
            <w:r w:rsidR="006E5A8C">
              <w:t xml:space="preserve"> </w:t>
            </w:r>
            <w:r w:rsidR="00A13051">
              <w:br/>
            </w:r>
            <w:r w:rsidR="006E5A8C">
              <w:t>(U-235 enriched to less than 20%)</w:t>
            </w:r>
          </w:p>
        </w:tc>
        <w:tc>
          <w:tcPr>
            <w:tcW w:w="1081" w:type="dxa"/>
          </w:tcPr>
          <w:p w:rsidR="001232B7" w:rsidP="00D86501" w:rsidRDefault="006A7C3C" w14:paraId="2D7F38C1" w14:textId="1DB7375C">
            <w:r>
              <w:t>1Kg</w:t>
            </w:r>
          </w:p>
        </w:tc>
      </w:tr>
      <w:tr w:rsidR="001232B7" w:rsidTr="00161A3D" w14:paraId="2EBF5A19" w14:textId="658AA9E1">
        <w:tc>
          <w:tcPr>
            <w:tcW w:w="1271" w:type="dxa"/>
          </w:tcPr>
          <w:p w:rsidR="001232B7" w:rsidP="00D86501" w:rsidRDefault="001232B7" w14:paraId="114C6AEA" w14:textId="7DF04287">
            <w:r>
              <w:t>H</w:t>
            </w:r>
          </w:p>
        </w:tc>
        <w:tc>
          <w:tcPr>
            <w:tcW w:w="1559" w:type="dxa"/>
          </w:tcPr>
          <w:p w:rsidR="001232B7" w:rsidP="00D86501" w:rsidRDefault="001232B7" w14:paraId="3BAE4ECD" w14:textId="1E19FC60">
            <w:r>
              <w:t>UHigh</w:t>
            </w:r>
          </w:p>
        </w:tc>
        <w:tc>
          <w:tcPr>
            <w:tcW w:w="5103" w:type="dxa"/>
          </w:tcPr>
          <w:p w:rsidRPr="00A13051" w:rsidR="001232B7" w:rsidP="00D86501" w:rsidRDefault="001232B7" w14:paraId="2911E65E" w14:textId="710768F4">
            <w:r w:rsidRPr="00A13051">
              <w:t>High Level Uranium</w:t>
            </w:r>
            <w:r w:rsidRPr="00A13051" w:rsidR="003A2311">
              <w:t xml:space="preserve"> </w:t>
            </w:r>
            <w:r w:rsidR="00A13051">
              <w:br/>
            </w:r>
            <w:r w:rsidRPr="00A13051" w:rsidR="003A2311">
              <w:t>(U-233</w:t>
            </w:r>
            <w:r w:rsidRPr="00A13051" w:rsidR="00A13051">
              <w:t xml:space="preserve"> &amp; U-235 enriched to</w:t>
            </w:r>
            <w:r w:rsidR="00A13051">
              <w:t xml:space="preserve"> 20% and above)</w:t>
            </w:r>
          </w:p>
        </w:tc>
        <w:tc>
          <w:tcPr>
            <w:tcW w:w="1081" w:type="dxa"/>
          </w:tcPr>
          <w:p w:rsidR="001232B7" w:rsidP="00D86501" w:rsidRDefault="006A7C3C" w14:paraId="13A3FCA6" w14:textId="0623E7C7">
            <w:r>
              <w:t>5g</w:t>
            </w:r>
          </w:p>
        </w:tc>
      </w:tr>
      <w:tr w:rsidR="001232B7" w:rsidTr="00161A3D" w14:paraId="4D4F4748" w14:textId="08260CEB">
        <w:tc>
          <w:tcPr>
            <w:tcW w:w="1271" w:type="dxa"/>
          </w:tcPr>
          <w:p w:rsidR="001232B7" w:rsidP="00D86501" w:rsidRDefault="001232B7" w14:paraId="2C4CE372" w14:textId="756E7AC2">
            <w:r>
              <w:t>P</w:t>
            </w:r>
          </w:p>
        </w:tc>
        <w:tc>
          <w:tcPr>
            <w:tcW w:w="1559" w:type="dxa"/>
          </w:tcPr>
          <w:p w:rsidR="001232B7" w:rsidP="00D86501" w:rsidRDefault="001232B7" w14:paraId="1CBE6342" w14:textId="7DEBE6FF">
            <w:r>
              <w:t>Pu</w:t>
            </w:r>
          </w:p>
        </w:tc>
        <w:tc>
          <w:tcPr>
            <w:tcW w:w="5103" w:type="dxa"/>
          </w:tcPr>
          <w:p w:rsidR="001232B7" w:rsidP="00D86501" w:rsidRDefault="001232B7" w14:paraId="4EF2A275" w14:textId="76595F08">
            <w:r>
              <w:t>Plutonium</w:t>
            </w:r>
          </w:p>
        </w:tc>
        <w:tc>
          <w:tcPr>
            <w:tcW w:w="1081" w:type="dxa"/>
          </w:tcPr>
          <w:p w:rsidR="001232B7" w:rsidP="00D86501" w:rsidRDefault="006A7C3C" w14:paraId="36CA4E6A" w14:textId="78212FB3">
            <w:r>
              <w:t>5g</w:t>
            </w:r>
          </w:p>
        </w:tc>
      </w:tr>
      <w:tr w:rsidR="001232B7" w:rsidTr="00161A3D" w14:paraId="672ADF01" w14:textId="4D70CA51">
        <w:tc>
          <w:tcPr>
            <w:tcW w:w="1271" w:type="dxa"/>
          </w:tcPr>
          <w:p w:rsidR="001232B7" w:rsidP="00D86501" w:rsidRDefault="001232B7" w14:paraId="3562A2A3" w14:textId="0B9D4861">
            <w:r>
              <w:t>T</w:t>
            </w:r>
          </w:p>
        </w:tc>
        <w:tc>
          <w:tcPr>
            <w:tcW w:w="1559" w:type="dxa"/>
          </w:tcPr>
          <w:p w:rsidR="001232B7" w:rsidP="00D86501" w:rsidRDefault="001232B7" w14:paraId="24062254" w14:textId="0B1BD79B">
            <w:r>
              <w:t>Th</w:t>
            </w:r>
          </w:p>
        </w:tc>
        <w:tc>
          <w:tcPr>
            <w:tcW w:w="5103" w:type="dxa"/>
          </w:tcPr>
          <w:p w:rsidR="001232B7" w:rsidP="00D86501" w:rsidRDefault="001232B7" w14:paraId="1A5FC590" w14:textId="3D80A3E2">
            <w:r>
              <w:t>Thorium</w:t>
            </w:r>
          </w:p>
        </w:tc>
        <w:tc>
          <w:tcPr>
            <w:tcW w:w="1081" w:type="dxa"/>
          </w:tcPr>
          <w:p w:rsidR="001232B7" w:rsidP="00D86501" w:rsidRDefault="006A7C3C" w14:paraId="7B0E6D20" w14:textId="5E08023F">
            <w:r>
              <w:t>200g</w:t>
            </w:r>
          </w:p>
        </w:tc>
      </w:tr>
    </w:tbl>
    <w:p w:rsidR="004E7A83" w:rsidP="00D86501" w:rsidRDefault="004E7A83" w14:paraId="6FAEEF9D" w14:textId="77777777"/>
    <w:p w:rsidR="00C178C7" w:rsidP="00D86501" w:rsidRDefault="007668B3" w14:paraId="43DB4EC6" w14:textId="30E97CED">
      <w:r>
        <w:t>The nuclear materials include</w:t>
      </w:r>
      <w:r w:rsidR="008D6055">
        <w:t xml:space="preserve"> both sealed and unsealed sources</w:t>
      </w:r>
      <w:r w:rsidR="00FD2960">
        <w:t xml:space="preserve"> an</w:t>
      </w:r>
      <w:r w:rsidR="00F30C39">
        <w:t xml:space="preserve">d may be held under any of the EA </w:t>
      </w:r>
      <w:r w:rsidR="001352C0">
        <w:t>Permi</w:t>
      </w:r>
      <w:r w:rsidR="55972719">
        <w:t>t</w:t>
      </w:r>
      <w:r w:rsidR="00F30C39">
        <w:t xml:space="preserve">s or </w:t>
      </w:r>
      <w:r w:rsidR="00AE6093">
        <w:t>f</w:t>
      </w:r>
      <w:r w:rsidR="00F30C39">
        <w:t>all within the EA Exemption Order.</w:t>
      </w:r>
    </w:p>
    <w:p w:rsidR="003104BA" w:rsidRDefault="003104BA" w14:paraId="31C54902" w14:textId="77777777">
      <w:pPr>
        <w:rPr>
          <w:lang w:val="en-US"/>
        </w:rPr>
      </w:pPr>
      <w:r>
        <w:rPr>
          <w:lang w:val="en-US"/>
        </w:rPr>
        <w:br w:type="page"/>
      </w:r>
    </w:p>
    <w:p w:rsidRPr="000E6664" w:rsidR="000E6664" w:rsidP="000E6664" w:rsidRDefault="000E6664" w14:paraId="75B20ADD" w14:textId="77A9378E">
      <w:pPr>
        <w:rPr>
          <w:lang w:val="en-US"/>
        </w:rPr>
      </w:pPr>
      <w:r w:rsidRPr="000E6664">
        <w:rPr>
          <w:lang w:val="en-US"/>
        </w:rPr>
        <w:t xml:space="preserve">Nuclear Holdings may be held as follows: </w:t>
      </w:r>
    </w:p>
    <w:p w:rsidRPr="000E6664" w:rsidR="000E6664" w:rsidP="008D56F2" w:rsidRDefault="000E6664" w14:paraId="4A57BFAA" w14:textId="77777777">
      <w:pPr>
        <w:spacing w:after="0"/>
        <w:rPr>
          <w:lang w:val="en-US"/>
        </w:rPr>
      </w:pPr>
      <w:r w:rsidRPr="000E6664">
        <w:rPr>
          <w:lang w:val="en-US"/>
        </w:rPr>
        <w:t> </w:t>
      </w:r>
    </w:p>
    <w:p w:rsidRPr="000E6664" w:rsidR="000E6664" w:rsidP="008D56F2" w:rsidRDefault="000E6664" w14:paraId="2360AE82" w14:textId="7267F4DC">
      <w:pPr>
        <w:numPr>
          <w:ilvl w:val="0"/>
          <w:numId w:val="12"/>
        </w:numPr>
        <w:spacing w:after="0"/>
        <w:rPr>
          <w:lang w:val="en-US"/>
        </w:rPr>
      </w:pPr>
      <w:r w:rsidRPr="000E6664">
        <w:rPr>
          <w:lang w:val="en-US"/>
        </w:rPr>
        <w:t xml:space="preserve">EA Sealed Source </w:t>
      </w:r>
      <w:r w:rsidR="004547ED">
        <w:rPr>
          <w:lang w:val="en-US"/>
        </w:rPr>
        <w:t>Permi</w:t>
      </w:r>
      <w:r w:rsidRPr="4326A1DE" w:rsidR="55972719">
        <w:rPr>
          <w:lang w:val="en-US"/>
        </w:rPr>
        <w:t>t</w:t>
      </w:r>
    </w:p>
    <w:p w:rsidRPr="000E6664" w:rsidR="000E6664" w:rsidP="008D56F2" w:rsidRDefault="000E6664" w14:paraId="4F136B38" w14:textId="74A389DA">
      <w:pPr>
        <w:numPr>
          <w:ilvl w:val="0"/>
          <w:numId w:val="12"/>
        </w:numPr>
        <w:spacing w:after="0"/>
        <w:rPr>
          <w:lang w:val="en-US"/>
        </w:rPr>
      </w:pPr>
      <w:r w:rsidRPr="000E6664">
        <w:rPr>
          <w:lang w:val="en-US"/>
        </w:rPr>
        <w:t xml:space="preserve">EA Unsealed Source </w:t>
      </w:r>
      <w:r w:rsidR="004547ED">
        <w:rPr>
          <w:lang w:val="en-US"/>
        </w:rPr>
        <w:t>Permi</w:t>
      </w:r>
      <w:r w:rsidRPr="4326A1DE" w:rsidR="004547ED">
        <w:rPr>
          <w:lang w:val="en-US"/>
        </w:rPr>
        <w:t>t</w:t>
      </w:r>
    </w:p>
    <w:p w:rsidRPr="000E6664" w:rsidR="000E6664" w:rsidP="008D56F2" w:rsidRDefault="000E6664" w14:paraId="370533D0" w14:textId="77777777">
      <w:pPr>
        <w:numPr>
          <w:ilvl w:val="0"/>
          <w:numId w:val="12"/>
        </w:numPr>
        <w:spacing w:after="0"/>
        <w:rPr>
          <w:lang w:val="en-US"/>
        </w:rPr>
      </w:pPr>
      <w:r w:rsidRPr="000E6664">
        <w:rPr>
          <w:lang w:val="en-US"/>
        </w:rPr>
        <w:t>EA Exempt Sealed Holdings</w:t>
      </w:r>
    </w:p>
    <w:p w:rsidRPr="000E6664" w:rsidR="000E6664" w:rsidP="008D56F2" w:rsidRDefault="000E6664" w14:paraId="5DA17EB0" w14:textId="77777777">
      <w:pPr>
        <w:numPr>
          <w:ilvl w:val="0"/>
          <w:numId w:val="12"/>
        </w:numPr>
        <w:spacing w:after="0"/>
        <w:rPr>
          <w:lang w:val="en-US"/>
        </w:rPr>
      </w:pPr>
      <w:r w:rsidRPr="000E6664">
        <w:rPr>
          <w:lang w:val="en-US"/>
        </w:rPr>
        <w:t>EA Exempt Unsealed Holdings</w:t>
      </w:r>
    </w:p>
    <w:p w:rsidRPr="000E6664" w:rsidR="000E6664" w:rsidP="008D56F2" w:rsidRDefault="000E6664" w14:paraId="178614C2" w14:textId="49504E6C">
      <w:pPr>
        <w:numPr>
          <w:ilvl w:val="0"/>
          <w:numId w:val="12"/>
        </w:numPr>
        <w:spacing w:after="0"/>
        <w:rPr>
          <w:lang w:val="en-US"/>
        </w:rPr>
      </w:pPr>
      <w:r w:rsidRPr="000E6664">
        <w:rPr>
          <w:lang w:val="en-US"/>
        </w:rPr>
        <w:t xml:space="preserve">EA Category 5 </w:t>
      </w:r>
      <w:r w:rsidR="004547ED">
        <w:rPr>
          <w:lang w:val="en-US"/>
        </w:rPr>
        <w:t>Permi</w:t>
      </w:r>
      <w:r w:rsidRPr="4326A1DE" w:rsidR="004547ED">
        <w:rPr>
          <w:lang w:val="en-US"/>
        </w:rPr>
        <w:t>t</w:t>
      </w:r>
    </w:p>
    <w:p w:rsidRPr="000E6664" w:rsidR="000E6664" w:rsidP="008D56F2" w:rsidRDefault="000E6664" w14:paraId="0DD722C2" w14:textId="509AC1CE">
      <w:pPr>
        <w:numPr>
          <w:ilvl w:val="0"/>
          <w:numId w:val="12"/>
        </w:numPr>
        <w:spacing w:after="0"/>
        <w:rPr>
          <w:lang w:val="en-US"/>
        </w:rPr>
      </w:pPr>
      <w:r w:rsidRPr="000E6664">
        <w:rPr>
          <w:lang w:val="en-US"/>
        </w:rPr>
        <w:t xml:space="preserve">EA Category 5 basket on an EA Source </w:t>
      </w:r>
      <w:r w:rsidR="004547ED">
        <w:rPr>
          <w:lang w:val="en-US"/>
        </w:rPr>
        <w:t>Permi</w:t>
      </w:r>
      <w:r w:rsidRPr="4326A1DE" w:rsidR="004547ED">
        <w:rPr>
          <w:lang w:val="en-US"/>
        </w:rPr>
        <w:t>t</w:t>
      </w:r>
    </w:p>
    <w:p w:rsidRPr="000E6664" w:rsidR="00D100C8" w:rsidP="00D86501" w:rsidRDefault="00D100C8" w14:paraId="572CE5AB" w14:textId="77777777">
      <w:pPr>
        <w:rPr>
          <w:lang w:val="en-US"/>
        </w:rPr>
      </w:pPr>
    </w:p>
    <w:p w:rsidR="00D100C8" w:rsidP="00D86501" w:rsidRDefault="00CB7890" w14:paraId="2381BDC3" w14:textId="20FEA3E4">
      <w:r>
        <w:rPr>
          <w:noProof/>
        </w:rPr>
        <w:drawing>
          <wp:inline distT="0" distB="0" distL="0" distR="0" wp14:anchorId="47ACF43C" wp14:editId="765DF5B7">
            <wp:extent cx="5876365" cy="3751470"/>
            <wp:effectExtent l="0" t="0" r="0" b="1905"/>
            <wp:docPr id="1853917681" name="Picture 1" descr="A diagram of a company's safety perm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917681" name="Picture 1" descr="A diagram of a company's safety permit&#10;&#10;AI-generated content may be incorrect."/>
                    <pic:cNvPicPr/>
                  </pic:nvPicPr>
                  <pic:blipFill>
                    <a:blip r:embed="rId13"/>
                    <a:stretch>
                      <a:fillRect/>
                    </a:stretch>
                  </pic:blipFill>
                  <pic:spPr>
                    <a:xfrm>
                      <a:off x="0" y="0"/>
                      <a:ext cx="5905555" cy="3770105"/>
                    </a:xfrm>
                    <a:prstGeom prst="rect">
                      <a:avLst/>
                    </a:prstGeom>
                  </pic:spPr>
                </pic:pic>
              </a:graphicData>
            </a:graphic>
          </wp:inline>
        </w:drawing>
      </w:r>
    </w:p>
    <w:p w:rsidR="007668B3" w:rsidP="000620E0" w:rsidRDefault="000620E0" w14:paraId="0E178D68" w14:textId="36852C0F">
      <w:pPr>
        <w:pStyle w:val="Heading3"/>
      </w:pPr>
      <w:bookmarkStart w:name="_Toc188606880" w:id="17"/>
      <w:bookmarkStart w:name="_Toc196918301" w:id="18"/>
      <w:r>
        <w:t>Structure</w:t>
      </w:r>
      <w:bookmarkEnd w:id="17"/>
      <w:bookmarkEnd w:id="18"/>
    </w:p>
    <w:p w:rsidR="007F620D" w:rsidP="00D86501" w:rsidRDefault="00C8380A" w14:paraId="7BB6584B" w14:textId="77777777">
      <w:r>
        <w:t>Structure starts at the University of Oxford level</w:t>
      </w:r>
      <w:r w:rsidR="00C30F96">
        <w:t xml:space="preserve"> and is based on geographical location.</w:t>
      </w:r>
      <w:r w:rsidR="000C5F2C">
        <w:t xml:space="preserve">  </w:t>
      </w:r>
    </w:p>
    <w:p w:rsidR="007F620D" w:rsidP="008B10CB" w:rsidRDefault="000C5F2C" w14:paraId="71ECF340" w14:textId="77777777">
      <w:pPr>
        <w:pStyle w:val="ListParagraph"/>
        <w:numPr>
          <w:ilvl w:val="0"/>
          <w:numId w:val="6"/>
        </w:numPr>
      </w:pPr>
      <w:r>
        <w:t>The University of Oxford has a number</w:t>
      </w:r>
      <w:r w:rsidR="00B82FF5">
        <w:t xml:space="preserve"> of Departments.  </w:t>
      </w:r>
    </w:p>
    <w:p w:rsidR="007F620D" w:rsidP="008B10CB" w:rsidRDefault="3B1005A3" w14:paraId="7A548F4C" w14:textId="74A454A0">
      <w:pPr>
        <w:pStyle w:val="ListParagraph"/>
        <w:numPr>
          <w:ilvl w:val="0"/>
          <w:numId w:val="6"/>
        </w:numPr>
      </w:pPr>
      <w:r>
        <w:t>A Department may be self-contained or may have a number of Sub-Departments.</w:t>
      </w:r>
      <w:r w:rsidR="3FDF2E64">
        <w:t xml:space="preserve">  </w:t>
      </w:r>
    </w:p>
    <w:p w:rsidR="007F620D" w:rsidP="008B10CB" w:rsidRDefault="00E14230" w14:paraId="3D215657" w14:textId="77777777">
      <w:pPr>
        <w:pStyle w:val="ListParagraph"/>
        <w:numPr>
          <w:ilvl w:val="0"/>
          <w:numId w:val="6"/>
        </w:numPr>
      </w:pPr>
      <w:r>
        <w:t>Each Department</w:t>
      </w:r>
      <w:r w:rsidR="00BD45B0">
        <w:t xml:space="preserve"> has one or more Buildings.  </w:t>
      </w:r>
    </w:p>
    <w:p w:rsidR="00D86501" w:rsidP="008B10CB" w:rsidRDefault="00BD45B0" w14:paraId="6F50239D" w14:textId="2AF07A3C">
      <w:pPr>
        <w:pStyle w:val="ListParagraph"/>
        <w:numPr>
          <w:ilvl w:val="0"/>
          <w:numId w:val="6"/>
        </w:numPr>
        <w:rPr>
          <w:lang w:eastAsia="en-GB"/>
        </w:rPr>
      </w:pPr>
      <w:r>
        <w:t>Each Building has one or more Rooms</w:t>
      </w:r>
      <w:r w:rsidR="00CE669B">
        <w:t>, Labs and Waste Stores.</w:t>
      </w:r>
    </w:p>
    <w:p w:rsidR="005F79C9" w:rsidP="008B10CB" w:rsidRDefault="005F79C9" w14:paraId="06827BE6" w14:textId="79069F5C">
      <w:pPr>
        <w:pStyle w:val="ListParagraph"/>
        <w:numPr>
          <w:ilvl w:val="0"/>
          <w:numId w:val="6"/>
        </w:numPr>
        <w:rPr>
          <w:lang w:eastAsia="en-GB"/>
        </w:rPr>
      </w:pPr>
      <w:r>
        <w:t>A Department may share a Building with another Department</w:t>
      </w:r>
      <w:r w:rsidR="006871E4">
        <w:t xml:space="preserve"> and maintain a set of rooms within the shared building.</w:t>
      </w:r>
    </w:p>
    <w:p w:rsidR="005F79C9" w:rsidP="008B10CB" w:rsidRDefault="005F79C9" w14:paraId="5773A4A7" w14:textId="780A2F2F">
      <w:pPr>
        <w:pStyle w:val="ListParagraph"/>
        <w:numPr>
          <w:ilvl w:val="0"/>
          <w:numId w:val="6"/>
        </w:numPr>
        <w:rPr>
          <w:lang w:eastAsia="en-GB"/>
        </w:rPr>
      </w:pPr>
      <w:r>
        <w:t xml:space="preserve">A </w:t>
      </w:r>
      <w:r w:rsidR="003234C9">
        <w:t>Department may share a Room, Lab or Waste Store</w:t>
      </w:r>
      <w:r w:rsidR="00CE669B">
        <w:t xml:space="preserve"> within a shared </w:t>
      </w:r>
      <w:r w:rsidR="00DF3C1E">
        <w:t>Building with another Department.</w:t>
      </w:r>
    </w:p>
    <w:p w:rsidR="00161A3D" w:rsidP="00C35342" w:rsidRDefault="00161A3D" w14:paraId="4074A1D8" w14:textId="77777777">
      <w:bookmarkStart w:name="_Toc169844295" w:id="19"/>
    </w:p>
    <w:p w:rsidR="0060736D" w:rsidRDefault="0060736D" w14:paraId="58F57563" w14:textId="77777777">
      <w:r>
        <w:br w:type="page"/>
      </w:r>
    </w:p>
    <w:p w:rsidR="00C06049" w:rsidP="00C06049" w:rsidRDefault="00B42CEF" w14:paraId="38FA986B" w14:textId="018D7FF4">
      <w:pPr>
        <w:pStyle w:val="Heading4"/>
      </w:pPr>
      <w:r>
        <w:t xml:space="preserve"> </w:t>
      </w:r>
      <w:r w:rsidRPr="00C35342" w:rsidR="006B19B0">
        <w:t>S</w:t>
      </w:r>
      <w:r w:rsidRPr="00C35342" w:rsidR="005A4C40">
        <w:t>ite</w:t>
      </w:r>
      <w:r w:rsidR="005A4C40">
        <w:t xml:space="preserve"> Structure</w:t>
      </w:r>
    </w:p>
    <w:p w:rsidR="004720B2" w:rsidP="00C06049" w:rsidRDefault="00C06049" w14:paraId="7E6DE7CE" w14:textId="0C00D501">
      <w:r>
        <w:br/>
      </w:r>
      <w:r w:rsidR="002A296D">
        <w:t>All Departments,</w:t>
      </w:r>
      <w:r w:rsidR="007756F4">
        <w:t xml:space="preserve"> Buildings, Rooms, Labs and Waste stores are entities referred to as “Sites”</w:t>
      </w:r>
      <w:r w:rsidR="00DE499D">
        <w:t xml:space="preserve">.  The University of Oxford will sit at Top Level in the Site Structure and the Departments will sit </w:t>
      </w:r>
      <w:r w:rsidR="001D53DE">
        <w:t xml:space="preserve">in </w:t>
      </w:r>
      <w:r w:rsidR="000242C0">
        <w:t>the</w:t>
      </w:r>
      <w:r w:rsidR="001D53DE">
        <w:t xml:space="preserve"> </w:t>
      </w:r>
      <w:r w:rsidR="007E0DB3">
        <w:t>structure underneath this.  The Departments all sit as Primary Sites</w:t>
      </w:r>
      <w:r w:rsidR="00692AAD">
        <w:t>, with the Buildings and Rooms, Labs and Waste Stores shown underneath.</w:t>
      </w:r>
    </w:p>
    <w:p w:rsidR="009E2F2C" w:rsidRDefault="00DF683F" w14:paraId="4FF38D55" w14:textId="0B062CBD">
      <w:r>
        <w:t>In the example</w:t>
      </w:r>
      <w:r w:rsidR="00072E8E">
        <w:t xml:space="preserve"> below</w:t>
      </w:r>
      <w:r>
        <w:t xml:space="preserve">, the Worker will log into the </w:t>
      </w:r>
      <w:r w:rsidR="00F104F4">
        <w:t xml:space="preserve">Pathology </w:t>
      </w:r>
      <w:r w:rsidR="005B0A58">
        <w:t xml:space="preserve">Dunn School </w:t>
      </w:r>
      <w:r>
        <w:t>Department and have visibility to 4 Buildings</w:t>
      </w:r>
      <w:r w:rsidR="00C20F8B">
        <w:t xml:space="preserve"> and have access to 14 Rooms, Labs and Waste Store</w:t>
      </w:r>
      <w:r w:rsidR="00072E8E">
        <w:t>s.</w:t>
      </w:r>
    </w:p>
    <w:p w:rsidR="00072E8E" w:rsidRDefault="00072E8E" w14:paraId="013A1269" w14:textId="6A698F65">
      <w:r>
        <w:rPr>
          <w:noProof/>
        </w:rPr>
        <w:drawing>
          <wp:inline distT="0" distB="0" distL="0" distR="0" wp14:anchorId="6EAF137E" wp14:editId="6F9BE84A">
            <wp:extent cx="6210935" cy="3253740"/>
            <wp:effectExtent l="0" t="0" r="0" b="3810"/>
            <wp:docPr id="55902874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028747" name="Picture 1" descr="A screenshot of a computer&#10;&#10;Description automatically generated"/>
                    <pic:cNvPicPr/>
                  </pic:nvPicPr>
                  <pic:blipFill>
                    <a:blip r:embed="rId14"/>
                    <a:stretch>
                      <a:fillRect/>
                    </a:stretch>
                  </pic:blipFill>
                  <pic:spPr>
                    <a:xfrm>
                      <a:off x="0" y="0"/>
                      <a:ext cx="6210935" cy="3253740"/>
                    </a:xfrm>
                    <a:prstGeom prst="rect">
                      <a:avLst/>
                    </a:prstGeom>
                  </pic:spPr>
                </pic:pic>
              </a:graphicData>
            </a:graphic>
          </wp:inline>
        </w:drawing>
      </w:r>
    </w:p>
    <w:p w:rsidR="00836902" w:rsidRDefault="00B16E35" w14:paraId="5E6F4C4D" w14:textId="76DEDBAB">
      <w:r>
        <w:t xml:space="preserve">In the case where a Building is shared, the Building will also be made a </w:t>
      </w:r>
      <w:r w:rsidR="00211A4A">
        <w:t>Primary Site within the system</w:t>
      </w:r>
      <w:r w:rsidR="00187DA0">
        <w:t xml:space="preserve"> and must </w:t>
      </w:r>
      <w:r w:rsidR="0024588B">
        <w:t xml:space="preserve">also </w:t>
      </w:r>
      <w:r w:rsidR="00187DA0">
        <w:t>be given an Association to the Building</w:t>
      </w:r>
      <w:r w:rsidR="000C1A39">
        <w:t xml:space="preserve"> (See below)</w:t>
      </w:r>
      <w:r w:rsidR="00211A4A">
        <w:t>.</w:t>
      </w:r>
      <w:r w:rsidR="002A3605">
        <w:t xml:space="preserve">  This will al</w:t>
      </w:r>
      <w:r w:rsidR="00C665DE">
        <w:t>low</w:t>
      </w:r>
      <w:r w:rsidR="002A3605">
        <w:t xml:space="preserve"> the Wo</w:t>
      </w:r>
      <w:r w:rsidR="009E7FC4">
        <w:t>rkers of both Departments to have visibility of Rooms, Labs and Waste stores to which they have been given access</w:t>
      </w:r>
      <w:r w:rsidR="00AA26C4">
        <w:t>.</w:t>
      </w:r>
    </w:p>
    <w:p w:rsidR="0095720A" w:rsidRDefault="007A5DAC" w14:paraId="32847FA3" w14:textId="307C1F94">
      <w:r>
        <w:t xml:space="preserve">In the example below the </w:t>
      </w:r>
      <w:r w:rsidR="008920FA">
        <w:t>W</w:t>
      </w:r>
      <w:r>
        <w:t>ork</w:t>
      </w:r>
      <w:r w:rsidR="008920FA">
        <w:t xml:space="preserve">er </w:t>
      </w:r>
      <w:r w:rsidR="005F7079">
        <w:t xml:space="preserve">is located in the JR Hospital Main Building and </w:t>
      </w:r>
      <w:r w:rsidR="008920FA">
        <w:t>will log in</w:t>
      </w:r>
      <w:r w:rsidR="000D5956">
        <w:t xml:space="preserve"> to either of the Departments RDM</w:t>
      </w:r>
      <w:r w:rsidR="00F9270E">
        <w:t xml:space="preserve"> Cardiovascular Medicine or Surgical Sciences.</w:t>
      </w:r>
      <w:r w:rsidR="00AF2B41">
        <w:t xml:space="preserve">  This will enable to the</w:t>
      </w:r>
      <w:r w:rsidR="00267AF1">
        <w:t xml:space="preserve"> Worker to view any of the 4 Rooms/Labs within the JR Hospital Building 622</w:t>
      </w:r>
      <w:r w:rsidR="007432F5">
        <w:t xml:space="preserve"> as defined in their </w:t>
      </w:r>
      <w:r w:rsidR="55972719">
        <w:t>Department</w:t>
      </w:r>
      <w:r w:rsidR="007432F5">
        <w:t xml:space="preserve"> limit.</w:t>
      </w:r>
      <w:r w:rsidR="006F604B">
        <w:t xml:space="preserve">  </w:t>
      </w:r>
    </w:p>
    <w:p w:rsidR="007E5085" w:rsidRDefault="006F604B" w14:paraId="2ED25DFA" w14:textId="77777777">
      <w:r>
        <w:t xml:space="preserve">This is enabled </w:t>
      </w:r>
      <w:r w:rsidR="007E5085">
        <w:t>via 2 things.</w:t>
      </w:r>
    </w:p>
    <w:p w:rsidR="007A5DAC" w:rsidP="007E5085" w:rsidRDefault="00FC41A9" w14:paraId="46888FA9" w14:textId="64321A02">
      <w:pPr>
        <w:pStyle w:val="ListParagraph"/>
        <w:numPr>
          <w:ilvl w:val="0"/>
          <w:numId w:val="33"/>
        </w:numPr>
      </w:pPr>
      <w:r>
        <w:t>T</w:t>
      </w:r>
      <w:r w:rsidR="0095720A">
        <w:t>hrough</w:t>
      </w:r>
      <w:r w:rsidR="006F604B">
        <w:t xml:space="preserve"> the JR Hospital Main 622 Building </w:t>
      </w:r>
      <w:r w:rsidR="0095720A">
        <w:t>being</w:t>
      </w:r>
      <w:r w:rsidR="006F604B">
        <w:t xml:space="preserve"> listed as a Primary Site</w:t>
      </w:r>
      <w:r w:rsidR="0037418A">
        <w:t>,</w:t>
      </w:r>
      <w:r w:rsidR="007A54BA">
        <w:t xml:space="preserve"> </w:t>
      </w:r>
      <w:r w:rsidR="0037418A">
        <w:t>which</w:t>
      </w:r>
      <w:r w:rsidR="007A54BA">
        <w:t xml:space="preserve"> sits as a sibling alongside the RDM Cardiovascular Medicine and Surgical Sciences Departments.</w:t>
      </w:r>
    </w:p>
    <w:p w:rsidR="00FC41A9" w:rsidP="007E5085" w:rsidRDefault="00FC41A9" w14:paraId="72495682" w14:textId="65FF595B">
      <w:pPr>
        <w:pStyle w:val="ListParagraph"/>
        <w:numPr>
          <w:ilvl w:val="0"/>
          <w:numId w:val="33"/>
        </w:numPr>
      </w:pPr>
      <w:r>
        <w:t>Through the creation of an “association” between</w:t>
      </w:r>
      <w:r w:rsidR="00DE5869">
        <w:t xml:space="preserve"> the Department and the Building.</w:t>
      </w:r>
    </w:p>
    <w:p w:rsidR="00911879" w:rsidRDefault="00911879" w14:paraId="0BB81FB2" w14:textId="77777777">
      <w:r>
        <w:rPr>
          <w:noProof/>
        </w:rPr>
        <w:drawing>
          <wp:inline distT="0" distB="0" distL="0" distR="0" wp14:anchorId="39FFAA8D" wp14:editId="74FB53EC">
            <wp:extent cx="6209717" cy="3086100"/>
            <wp:effectExtent l="0" t="0" r="635" b="0"/>
            <wp:docPr id="100462996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629960" name="Picture 1" descr="A screenshot of a computer&#10;&#10;Description automatically generated"/>
                    <pic:cNvPicPr/>
                  </pic:nvPicPr>
                  <pic:blipFill>
                    <a:blip r:embed="rId15"/>
                    <a:stretch>
                      <a:fillRect/>
                    </a:stretch>
                  </pic:blipFill>
                  <pic:spPr>
                    <a:xfrm>
                      <a:off x="0" y="0"/>
                      <a:ext cx="6225036" cy="3093713"/>
                    </a:xfrm>
                    <a:prstGeom prst="rect">
                      <a:avLst/>
                    </a:prstGeom>
                  </pic:spPr>
                </pic:pic>
              </a:graphicData>
            </a:graphic>
          </wp:inline>
        </w:drawing>
      </w:r>
    </w:p>
    <w:p w:rsidR="00622DF6" w:rsidP="00622DF6" w:rsidRDefault="00622DF6" w14:paraId="59FCA82A" w14:textId="77777777">
      <w:pPr>
        <w:pStyle w:val="Heading3"/>
        <w:numPr>
          <w:ilvl w:val="0"/>
          <w:numId w:val="0"/>
        </w:numPr>
        <w:ind w:left="567"/>
      </w:pPr>
    </w:p>
    <w:p w:rsidR="00CE6872" w:rsidP="00CE6872" w:rsidRDefault="00CE6872" w14:paraId="3A660A65" w14:textId="51D45639">
      <w:pPr>
        <w:pStyle w:val="Heading3"/>
      </w:pPr>
      <w:bookmarkStart w:name="_Toc188606881" w:id="20"/>
      <w:bookmarkStart w:name="_Toc196918302" w:id="21"/>
      <w:r>
        <w:t>Associations</w:t>
      </w:r>
      <w:bookmarkEnd w:id="20"/>
      <w:bookmarkEnd w:id="21"/>
    </w:p>
    <w:p w:rsidR="00E77588" w:rsidRDefault="00D311B5" w14:paraId="1829790F" w14:textId="0C3AF087">
      <w:r>
        <w:t xml:space="preserve">To enable visibility of a </w:t>
      </w:r>
      <w:r w:rsidR="0024327E">
        <w:t>shared Room, Lab or Waste Store an “Association” needs to be created in the System</w:t>
      </w:r>
      <w:r w:rsidR="00DC7443">
        <w:t xml:space="preserve"> between the Department and the Shared Building.  This is achieved</w:t>
      </w:r>
      <w:r w:rsidR="00C547C0">
        <w:t xml:space="preserve"> through editing the </w:t>
      </w:r>
      <w:r w:rsidRPr="00EE04A5" w:rsidR="00C547C0">
        <w:rPr>
          <w:b/>
          <w:bCs/>
        </w:rPr>
        <w:t>Department Site</w:t>
      </w:r>
      <w:r w:rsidR="00C547C0">
        <w:t xml:space="preserve"> (from the Site Structure</w:t>
      </w:r>
      <w:r w:rsidR="00617523">
        <w:t>) and adding an “Association” to the shared Building.</w:t>
      </w:r>
      <w:r w:rsidR="001F51A8">
        <w:t xml:space="preserve">  Note: please ensure that an “Association</w:t>
      </w:r>
      <w:r w:rsidR="00CD3AA8">
        <w:t>”</w:t>
      </w:r>
      <w:r w:rsidR="001F51A8">
        <w:t xml:space="preserve"> </w:t>
      </w:r>
      <w:r w:rsidR="00045811">
        <w:t>must be</w:t>
      </w:r>
      <w:r w:rsidR="001F51A8">
        <w:t xml:space="preserve"> created for </w:t>
      </w:r>
      <w:r w:rsidR="00045811">
        <w:t>each</w:t>
      </w:r>
      <w:r w:rsidR="001F51A8">
        <w:t xml:space="preserve"> Department</w:t>
      </w:r>
      <w:r w:rsidR="00045811">
        <w:t xml:space="preserve"> that shares a </w:t>
      </w:r>
      <w:r w:rsidR="00272333">
        <w:t>B</w:t>
      </w:r>
      <w:r w:rsidR="00045811">
        <w:t>uilding</w:t>
      </w:r>
      <w:r w:rsidR="001F51A8">
        <w:t>.</w:t>
      </w:r>
    </w:p>
    <w:p w:rsidR="00272333" w:rsidRDefault="00272333" w14:paraId="0529D9C7" w14:textId="32BF725F">
      <w:r>
        <w:t xml:space="preserve">Note: please ensure that the association is created </w:t>
      </w:r>
      <w:r w:rsidR="00EA6A33">
        <w:t>on the Department record and that it cites the Building site.</w:t>
      </w:r>
      <w:r w:rsidR="00CE665F">
        <w:t xml:space="preserve">  </w:t>
      </w:r>
      <w:r w:rsidRPr="004C1ADC" w:rsidR="00CE665F">
        <w:rPr>
          <w:b/>
          <w:bCs/>
        </w:rPr>
        <w:t>Do not create an association on the Building</w:t>
      </w:r>
      <w:r w:rsidR="00CE665F">
        <w:t xml:space="preserve"> record citing the Department</w:t>
      </w:r>
      <w:r w:rsidR="00B21190">
        <w:t xml:space="preserve"> as this will cause users in</w:t>
      </w:r>
      <w:r w:rsidR="004D57D0">
        <w:t xml:space="preserve"> both Departments to be able to view the personal details of the other Department through the Worker report</w:t>
      </w:r>
      <w:r w:rsidR="004C1ADC">
        <w:t>ing.</w:t>
      </w:r>
    </w:p>
    <w:p w:rsidR="00622DF6" w:rsidRDefault="00622DF6" w14:paraId="0191CF8F" w14:textId="77777777"/>
    <w:p w:rsidR="001E3138" w:rsidRDefault="00232645" w14:paraId="135A350E" w14:textId="26C1059F">
      <w:r>
        <w:rPr>
          <w:noProof/>
        </w:rPr>
        <w:drawing>
          <wp:inline distT="0" distB="0" distL="0" distR="0" wp14:anchorId="56016D4B" wp14:editId="14B413EF">
            <wp:extent cx="4716338" cy="2184076"/>
            <wp:effectExtent l="0" t="0" r="8255" b="6985"/>
            <wp:docPr id="9427952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795258" name="Picture 1" descr="A screenshot of a computer&#10;&#10;AI-generated content may be incorrect."/>
                    <pic:cNvPicPr/>
                  </pic:nvPicPr>
                  <pic:blipFill>
                    <a:blip r:embed="rId16"/>
                    <a:stretch>
                      <a:fillRect/>
                    </a:stretch>
                  </pic:blipFill>
                  <pic:spPr>
                    <a:xfrm>
                      <a:off x="0" y="0"/>
                      <a:ext cx="4725759" cy="2188439"/>
                    </a:xfrm>
                    <a:prstGeom prst="rect">
                      <a:avLst/>
                    </a:prstGeom>
                  </pic:spPr>
                </pic:pic>
              </a:graphicData>
            </a:graphic>
          </wp:inline>
        </w:drawing>
      </w:r>
    </w:p>
    <w:p w:rsidR="001E3138" w:rsidRDefault="001E3138" w14:paraId="7796E0CB" w14:textId="77777777"/>
    <w:p w:rsidR="00155CC6" w:rsidRDefault="00155CC6" w14:paraId="28A967F9" w14:textId="77777777">
      <w:r>
        <w:br w:type="page"/>
      </w:r>
    </w:p>
    <w:p w:rsidR="00916867" w:rsidRDefault="00A35678" w14:paraId="183C04AA" w14:textId="60689F05">
      <w:r>
        <w:t xml:space="preserve">When the </w:t>
      </w:r>
      <w:r w:rsidR="55972719">
        <w:t>Department</w:t>
      </w:r>
      <w:r>
        <w:t xml:space="preserve"> is created, the </w:t>
      </w:r>
      <w:r w:rsidR="55972719">
        <w:t>Department</w:t>
      </w:r>
      <w:r>
        <w:t xml:space="preserve"> will dictate exactly what Rooms, Labs, Waste Stores should be visible when using the </w:t>
      </w:r>
      <w:r w:rsidR="55972719">
        <w:t>Department</w:t>
      </w:r>
      <w:r w:rsidR="00FE656F">
        <w:t xml:space="preserve">.  If the “Association” has been created and the Room, Lab, Waste Store has been added to the </w:t>
      </w:r>
      <w:r w:rsidR="55972719">
        <w:t>Department</w:t>
      </w:r>
      <w:r w:rsidR="00FE656F">
        <w:t xml:space="preserve">, </w:t>
      </w:r>
      <w:r w:rsidR="00B53F76">
        <w:t>the Worker will have visibility of the Room, Lab, Waste Store when logging into the Department on the System.</w:t>
      </w:r>
    </w:p>
    <w:p w:rsidR="001C76C7" w:rsidRDefault="0008775C" w14:paraId="22ADB8FA" w14:textId="78EC22E4">
      <w:r>
        <w:t>Please note</w:t>
      </w:r>
      <w:r w:rsidR="00FE49E1">
        <w:t xml:space="preserve">: </w:t>
      </w:r>
    </w:p>
    <w:p w:rsidR="00E65965" w:rsidP="001C76C7" w:rsidRDefault="001C76C7" w14:paraId="646E0068" w14:textId="138F66BD">
      <w:pPr>
        <w:pStyle w:val="ListParagraph"/>
        <w:numPr>
          <w:ilvl w:val="0"/>
          <w:numId w:val="34"/>
        </w:numPr>
      </w:pPr>
      <w:r>
        <w:t>A</w:t>
      </w:r>
      <w:r w:rsidR="00FE49E1">
        <w:t xml:space="preserve"> lab will only be visible</w:t>
      </w:r>
      <w:r w:rsidR="007E747F">
        <w:t xml:space="preserve"> for use with inventory</w:t>
      </w:r>
      <w:r w:rsidR="0037739D">
        <w:t>,</w:t>
      </w:r>
      <w:r w:rsidR="007E747F">
        <w:t xml:space="preserve"> once it has been set for use with </w:t>
      </w:r>
      <w:r>
        <w:t>Sealed and/or Unsealed Sources.</w:t>
      </w:r>
    </w:p>
    <w:p w:rsidR="001C76C7" w:rsidP="001C76C7" w:rsidRDefault="001C76C7" w14:paraId="41565229" w14:textId="0F388C4E">
      <w:pPr>
        <w:pStyle w:val="ListParagraph"/>
        <w:numPr>
          <w:ilvl w:val="0"/>
          <w:numId w:val="34"/>
        </w:numPr>
      </w:pPr>
      <w:r>
        <w:t xml:space="preserve">A </w:t>
      </w:r>
      <w:r w:rsidR="00F47335">
        <w:t>room will only be visible when adding a machine to the system, once it has been set for use with machines.</w:t>
      </w:r>
    </w:p>
    <w:p w:rsidR="0073126B" w:rsidP="0073126B" w:rsidRDefault="0073126B" w14:paraId="2F0F658B" w14:textId="77777777">
      <w:pPr>
        <w:pStyle w:val="ListParagraph"/>
        <w:ind w:left="720"/>
      </w:pPr>
    </w:p>
    <w:p w:rsidR="000631A5" w:rsidP="00523EF6" w:rsidRDefault="000631A5" w14:paraId="3E1BB04A" w14:textId="133AEEF5">
      <w:pPr>
        <w:pStyle w:val="Heading3"/>
      </w:pPr>
      <w:bookmarkStart w:name="_Toc188606882" w:id="22"/>
      <w:bookmarkStart w:name="_Toc196918303" w:id="23"/>
      <w:r>
        <w:t>Logging In</w:t>
      </w:r>
      <w:bookmarkEnd w:id="22"/>
      <w:bookmarkEnd w:id="23"/>
    </w:p>
    <w:p w:rsidR="00763575" w:rsidRDefault="000631A5" w14:paraId="65AA588D" w14:textId="526B3BC1">
      <w:r>
        <w:t>When logging in to the system, please ensure that you are in the correct Department in which you wish to work</w:t>
      </w:r>
      <w:r w:rsidR="009C0D50">
        <w:t xml:space="preserve">.  For example, if you wish to </w:t>
      </w:r>
      <w:r w:rsidR="00763575">
        <w:t>“</w:t>
      </w:r>
      <w:r w:rsidR="009C0D50">
        <w:t>add inventory</w:t>
      </w:r>
      <w:r w:rsidR="00763575">
        <w:t>”</w:t>
      </w:r>
      <w:r w:rsidR="009C0D50">
        <w:t xml:space="preserve"> to the </w:t>
      </w:r>
      <w:r w:rsidR="00763575">
        <w:t>“</w:t>
      </w:r>
      <w:r w:rsidR="009C0D50">
        <w:t>Biochemistry Department</w:t>
      </w:r>
      <w:r w:rsidR="00763575">
        <w:t>”</w:t>
      </w:r>
      <w:r w:rsidR="009C0D50">
        <w:t>, please make sure that you are in the Biochemistry Department</w:t>
      </w:r>
      <w:r w:rsidR="00666C6C">
        <w:t xml:space="preserve">.  </w:t>
      </w:r>
    </w:p>
    <w:p w:rsidR="002F2FD5" w:rsidRDefault="002F2FD5" w14:paraId="5C6E1C49" w14:textId="77777777"/>
    <w:p w:rsidR="0591169A" w:rsidRDefault="005C3428" w14:paraId="0EA7915B" w14:textId="092A628F">
      <w:r>
        <w:rPr>
          <w:noProof/>
        </w:rPr>
        <w:drawing>
          <wp:inline distT="0" distB="0" distL="0" distR="0" wp14:anchorId="0F8DB389" wp14:editId="0A10293C">
            <wp:extent cx="5921829" cy="5037486"/>
            <wp:effectExtent l="0" t="0" r="3175" b="0"/>
            <wp:docPr id="7672650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265038" name="Picture 1" descr="A screenshot of a computer&#10;&#10;AI-generated content may be incorrect."/>
                    <pic:cNvPicPr/>
                  </pic:nvPicPr>
                  <pic:blipFill>
                    <a:blip r:embed="rId17"/>
                    <a:stretch>
                      <a:fillRect/>
                    </a:stretch>
                  </pic:blipFill>
                  <pic:spPr>
                    <a:xfrm>
                      <a:off x="0" y="0"/>
                      <a:ext cx="5956479" cy="5066961"/>
                    </a:xfrm>
                    <a:prstGeom prst="rect">
                      <a:avLst/>
                    </a:prstGeom>
                  </pic:spPr>
                </pic:pic>
              </a:graphicData>
            </a:graphic>
          </wp:inline>
        </w:drawing>
      </w:r>
    </w:p>
    <w:p w:rsidR="000631A5" w:rsidRDefault="00666C6C" w14:paraId="499967FB" w14:textId="2314E8A3">
      <w:commentRangeStart w:id="24"/>
      <w:r>
        <w:t>To do this, click on the Department drop down which will display underneath your name on the top right-hand side of the screen when you mouse over your name.</w:t>
      </w:r>
      <w:commentRangeEnd w:id="24"/>
      <w:r>
        <w:rPr>
          <w:rStyle w:val="CommentReference"/>
        </w:rPr>
        <w:commentReference w:id="24"/>
      </w:r>
    </w:p>
    <w:p w:rsidR="002F2FD5" w:rsidRDefault="00A178CB" w14:paraId="493674D5" w14:textId="3A10C585">
      <w:r>
        <w:t>Please note that</w:t>
      </w:r>
      <w:r w:rsidR="004F492A">
        <w:t xml:space="preserve"> (S)RPS’s and Workers will have only have visibility of sites</w:t>
      </w:r>
      <w:r w:rsidR="00416148">
        <w:t xml:space="preserve"> for which they have permission to access.</w:t>
      </w:r>
    </w:p>
    <w:p w:rsidR="003850DD" w:rsidP="003850DD" w:rsidRDefault="003850DD" w14:paraId="335B06D6" w14:textId="77777777">
      <w:pPr>
        <w:spacing w:after="0"/>
      </w:pPr>
    </w:p>
    <w:p w:rsidR="00523216" w:rsidP="002F2FD5" w:rsidRDefault="00796800" w14:paraId="4227EAFA" w14:textId="5DC0D4FC">
      <w:pPr>
        <w:rPr>
          <w:rFonts w:eastAsia="Noto Serif" w:cs="Noto Serif"/>
          <w:color w:val="2F5496" w:themeColor="accent1" w:themeShade="BF"/>
        </w:rPr>
      </w:pPr>
      <w:r>
        <w:rPr>
          <w:noProof/>
        </w:rPr>
        <w:drawing>
          <wp:inline distT="0" distB="0" distL="0" distR="0" wp14:anchorId="62A4B5E1" wp14:editId="4609EBCD">
            <wp:extent cx="1753849" cy="2443339"/>
            <wp:effectExtent l="0" t="0" r="0" b="0"/>
            <wp:docPr id="31381668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816689" name="Picture 1" descr="A screenshot of a computer&#10;&#10;Description automatically generated"/>
                    <pic:cNvPicPr/>
                  </pic:nvPicPr>
                  <pic:blipFill>
                    <a:blip r:embed="rId22"/>
                    <a:stretch>
                      <a:fillRect/>
                    </a:stretch>
                  </pic:blipFill>
                  <pic:spPr>
                    <a:xfrm>
                      <a:off x="0" y="0"/>
                      <a:ext cx="1764912" cy="2458751"/>
                    </a:xfrm>
                    <a:prstGeom prst="rect">
                      <a:avLst/>
                    </a:prstGeom>
                  </pic:spPr>
                </pic:pic>
              </a:graphicData>
            </a:graphic>
          </wp:inline>
        </w:drawing>
      </w:r>
    </w:p>
    <w:p w:rsidR="0035286D" w:rsidP="002F2FD5" w:rsidRDefault="0035286D" w14:paraId="0D10603C" w14:textId="0416F228">
      <w:pPr>
        <w:rPr>
          <w:rFonts w:eastAsia="Noto Serif" w:cs="Noto Serif"/>
          <w:color w:val="2F5496" w:themeColor="accent1" w:themeShade="BF"/>
        </w:rPr>
      </w:pPr>
    </w:p>
    <w:p w:rsidR="0035286D" w:rsidP="00E10E2A" w:rsidRDefault="0035286D" w14:paraId="6BC3CC77" w14:textId="683DE107">
      <w:r>
        <w:t xml:space="preserve">All Departments and </w:t>
      </w:r>
      <w:r w:rsidR="00E10E2A">
        <w:t xml:space="preserve">Buildings are visible from this drop down as all Buildings are </w:t>
      </w:r>
      <w:r w:rsidR="00A57CC7">
        <w:t xml:space="preserve">created at “Primary” level.  This has be done to facilitate the </w:t>
      </w:r>
      <w:r w:rsidR="00CE39DA">
        <w:t>instances where multiple Departments share a Building.</w:t>
      </w:r>
    </w:p>
    <w:p w:rsidR="00792300" w:rsidP="00E10E2A" w:rsidRDefault="00792300" w14:paraId="4858399E" w14:textId="1D2781EC">
      <w:r>
        <w:t>A user in a Department will see only the Departments and Buildings to which they have an association</w:t>
      </w:r>
      <w:r w:rsidR="009B333B">
        <w:t>.</w:t>
      </w:r>
    </w:p>
    <w:p w:rsidR="009B333B" w:rsidP="00E10E2A" w:rsidRDefault="009B333B" w14:paraId="6FDBAB0A" w14:textId="16355958">
      <w:r>
        <w:t>The Safety Office and Administrators will see the entire list.</w:t>
      </w:r>
    </w:p>
    <w:p w:rsidR="0013306C" w:rsidP="003850DD" w:rsidRDefault="0013306C" w14:paraId="2C6E968A" w14:textId="77777777">
      <w:pPr>
        <w:spacing w:after="0"/>
        <w:rPr>
          <w:rFonts w:eastAsia="Noto Serif" w:cs="Noto Serif"/>
          <w:color w:val="2F5496" w:themeColor="accent1" w:themeShade="BF"/>
        </w:rPr>
      </w:pPr>
    </w:p>
    <w:p w:rsidR="00794229" w:rsidRDefault="00794229" w14:paraId="10E4B28C" w14:textId="77777777">
      <w:pPr>
        <w:rPr>
          <w:rFonts w:eastAsia="Noto Serif" w:cs="Noto Serif"/>
          <w:color w:val="2F5496" w:themeColor="accent1" w:themeShade="BF"/>
        </w:rPr>
      </w:pPr>
      <w:bookmarkStart w:name="_Toc188606883" w:id="25"/>
      <w:r>
        <w:br w:type="page"/>
      </w:r>
    </w:p>
    <w:p w:rsidR="00AA26C4" w:rsidP="00523216" w:rsidRDefault="55972719" w14:paraId="23363E11" w14:textId="5A552E79">
      <w:pPr>
        <w:pStyle w:val="Heading3"/>
      </w:pPr>
      <w:bookmarkStart w:name="_Toc196918304" w:id="26"/>
      <w:r>
        <w:t>Department</w:t>
      </w:r>
      <w:r w:rsidR="00AA26C4">
        <w:t>s</w:t>
      </w:r>
      <w:bookmarkEnd w:id="25"/>
      <w:bookmarkEnd w:id="26"/>
    </w:p>
    <w:p w:rsidR="00AA26C4" w:rsidRDefault="00CF5C0E" w14:paraId="583BC0F3" w14:textId="137278F4">
      <w:r>
        <w:t>Permit</w:t>
      </w:r>
      <w:r w:rsidR="7F106CEB">
        <w:t>s</w:t>
      </w:r>
      <w:r w:rsidR="76C2285A">
        <w:t xml:space="preserve"> are broken down into a set of limits given to each Department.</w:t>
      </w:r>
      <w:r w:rsidR="16BAAB8D">
        <w:t xml:space="preserve">  </w:t>
      </w:r>
      <w:r w:rsidR="12461351">
        <w:t>These limits are found</w:t>
      </w:r>
      <w:r w:rsidR="742DC370">
        <w:t xml:space="preserve"> </w:t>
      </w:r>
      <w:r w:rsidR="0C7E45D1">
        <w:t>in</w:t>
      </w:r>
      <w:r w:rsidR="742DC370">
        <w:t xml:space="preserve"> the </w:t>
      </w:r>
      <w:r w:rsidR="55972719">
        <w:t>Department</w:t>
      </w:r>
      <w:r w:rsidR="0055784A">
        <w:t>al Limits</w:t>
      </w:r>
      <w:r w:rsidR="742DC370">
        <w:t xml:space="preserve"> Section w</w:t>
      </w:r>
      <w:r w:rsidR="16BAAB8D">
        <w:t>ithin Odyssey</w:t>
      </w:r>
      <w:r w:rsidR="742DC370">
        <w:t>.</w:t>
      </w:r>
    </w:p>
    <w:p w:rsidR="00D561F3" w:rsidRDefault="00D561F3" w14:paraId="6114349F" w14:textId="0370C7B0">
      <w:r>
        <w:t xml:space="preserve">Each </w:t>
      </w:r>
      <w:r w:rsidR="55972719">
        <w:t>Department</w:t>
      </w:r>
      <w:r w:rsidR="3A997CFC">
        <w:t xml:space="preserve"> Limit</w:t>
      </w:r>
      <w:r w:rsidR="00C27A4F">
        <w:t xml:space="preserve"> is defi</w:t>
      </w:r>
      <w:r w:rsidR="0010593E">
        <w:t>ned as follows</w:t>
      </w:r>
      <w:r w:rsidR="003B45F7">
        <w:t>:</w:t>
      </w:r>
    </w:p>
    <w:tbl>
      <w:tblPr>
        <w:tblStyle w:val="TableGrid"/>
        <w:tblW w:w="0" w:type="auto"/>
        <w:tblLook w:val="04A0" w:firstRow="1" w:lastRow="0" w:firstColumn="1" w:lastColumn="0" w:noHBand="0" w:noVBand="1"/>
      </w:tblPr>
      <w:tblGrid>
        <w:gridCol w:w="3257"/>
        <w:gridCol w:w="3257"/>
        <w:gridCol w:w="3257"/>
      </w:tblGrid>
      <w:tr w:rsidR="00F016DF" w:rsidTr="004D0CCB" w14:paraId="759AF7CC" w14:textId="77777777">
        <w:trPr>
          <w:trHeight w:val="528"/>
        </w:trPr>
        <w:tc>
          <w:tcPr>
            <w:tcW w:w="3257" w:type="dxa"/>
            <w:shd w:val="clear" w:color="auto" w:fill="002060"/>
          </w:tcPr>
          <w:p w:rsidRPr="004D0CCB" w:rsidR="00F016DF" w:rsidP="00402B3C" w:rsidRDefault="00F016DF" w14:paraId="35CD3CE8" w14:textId="663AC5E4">
            <w:pPr>
              <w:spacing w:before="120"/>
              <w:jc w:val="both"/>
              <w:rPr>
                <w:b/>
                <w:bCs/>
                <w:color w:val="FFFFFF" w:themeColor="background1"/>
              </w:rPr>
            </w:pPr>
            <w:r w:rsidRPr="004D0CCB">
              <w:rPr>
                <w:b/>
                <w:bCs/>
                <w:color w:val="FFFFFF" w:themeColor="background1"/>
              </w:rPr>
              <w:t>Inventory Type</w:t>
            </w:r>
          </w:p>
        </w:tc>
        <w:tc>
          <w:tcPr>
            <w:tcW w:w="3257" w:type="dxa"/>
            <w:shd w:val="clear" w:color="auto" w:fill="002060"/>
          </w:tcPr>
          <w:p w:rsidRPr="004D0CCB" w:rsidR="00F016DF" w:rsidP="00402B3C" w:rsidRDefault="55972719" w14:paraId="1DA65897" w14:textId="39552C0D">
            <w:pPr>
              <w:spacing w:before="120"/>
              <w:jc w:val="both"/>
              <w:rPr>
                <w:b/>
                <w:bCs/>
                <w:color w:val="FFFFFF" w:themeColor="background1"/>
              </w:rPr>
            </w:pPr>
            <w:r w:rsidRPr="4326A1DE">
              <w:rPr>
                <w:b/>
                <w:bCs/>
                <w:color w:val="FFFFFF" w:themeColor="background1"/>
              </w:rPr>
              <w:t>Department</w:t>
            </w:r>
            <w:r w:rsidRPr="004D0CCB" w:rsidR="00F016DF">
              <w:rPr>
                <w:b/>
                <w:bCs/>
                <w:color w:val="FFFFFF" w:themeColor="background1"/>
              </w:rPr>
              <w:t xml:space="preserve"> Location</w:t>
            </w:r>
          </w:p>
        </w:tc>
        <w:tc>
          <w:tcPr>
            <w:tcW w:w="3257" w:type="dxa"/>
            <w:shd w:val="clear" w:color="auto" w:fill="002060"/>
          </w:tcPr>
          <w:p w:rsidRPr="004D0CCB" w:rsidR="00F016DF" w:rsidP="00402B3C" w:rsidRDefault="00F016DF" w14:paraId="11A15733" w14:textId="746DA917">
            <w:pPr>
              <w:spacing w:before="120"/>
              <w:jc w:val="both"/>
              <w:rPr>
                <w:b/>
                <w:bCs/>
                <w:color w:val="FFFFFF" w:themeColor="background1"/>
              </w:rPr>
            </w:pPr>
            <w:r w:rsidRPr="004D0CCB">
              <w:rPr>
                <w:b/>
                <w:bCs/>
                <w:color w:val="FFFFFF" w:themeColor="background1"/>
              </w:rPr>
              <w:t>Department</w:t>
            </w:r>
          </w:p>
        </w:tc>
      </w:tr>
      <w:tr w:rsidR="00F016DF" w:rsidTr="00F016DF" w14:paraId="78FCC50F" w14:textId="77777777">
        <w:tc>
          <w:tcPr>
            <w:tcW w:w="3257" w:type="dxa"/>
          </w:tcPr>
          <w:p w:rsidR="00F016DF" w:rsidRDefault="0010593E" w14:paraId="552136C2" w14:textId="3519A7D9">
            <w:r>
              <w:t>UNSEALED</w:t>
            </w:r>
          </w:p>
        </w:tc>
        <w:tc>
          <w:tcPr>
            <w:tcW w:w="3257" w:type="dxa"/>
          </w:tcPr>
          <w:p w:rsidR="00F016DF" w:rsidRDefault="0010593E" w14:paraId="763E8ECF" w14:textId="6F754F21">
            <w:r>
              <w:t>JR</w:t>
            </w:r>
          </w:p>
        </w:tc>
        <w:tc>
          <w:tcPr>
            <w:tcW w:w="3257" w:type="dxa"/>
          </w:tcPr>
          <w:p w:rsidR="00F016DF" w:rsidRDefault="0010593E" w14:paraId="58F98F56" w14:textId="31CB6A7C">
            <w:r>
              <w:t>Department Name</w:t>
            </w:r>
          </w:p>
        </w:tc>
      </w:tr>
      <w:tr w:rsidR="003A6AC8" w:rsidTr="00F016DF" w14:paraId="3310E5F2" w14:textId="77777777">
        <w:tc>
          <w:tcPr>
            <w:tcW w:w="3257" w:type="dxa"/>
          </w:tcPr>
          <w:p w:rsidR="003A6AC8" w:rsidP="003A6AC8" w:rsidRDefault="003A6AC8" w14:paraId="1420C318" w14:textId="16A16C90">
            <w:r w:rsidRPr="001C7917">
              <w:t>UNSEALED</w:t>
            </w:r>
          </w:p>
        </w:tc>
        <w:tc>
          <w:tcPr>
            <w:tcW w:w="3257" w:type="dxa"/>
          </w:tcPr>
          <w:p w:rsidR="003A6AC8" w:rsidP="003A6AC8" w:rsidRDefault="003A6AC8" w14:paraId="47E91FE6" w14:textId="128A8F8E">
            <w:r>
              <w:t>CSA</w:t>
            </w:r>
          </w:p>
        </w:tc>
        <w:tc>
          <w:tcPr>
            <w:tcW w:w="3257" w:type="dxa"/>
          </w:tcPr>
          <w:p w:rsidR="003A6AC8" w:rsidP="003A6AC8" w:rsidRDefault="003A6AC8" w14:paraId="55798C86" w14:textId="13C6D36C">
            <w:r w:rsidRPr="00CD3D8D">
              <w:t>Department Name</w:t>
            </w:r>
          </w:p>
        </w:tc>
      </w:tr>
      <w:tr w:rsidR="003A6AC8" w:rsidTr="00F016DF" w14:paraId="4F85EE1A" w14:textId="77777777">
        <w:tc>
          <w:tcPr>
            <w:tcW w:w="3257" w:type="dxa"/>
          </w:tcPr>
          <w:p w:rsidR="003A6AC8" w:rsidP="003A6AC8" w:rsidRDefault="003A6AC8" w14:paraId="4B4C807D" w14:textId="49CE99F7">
            <w:r w:rsidRPr="001C7917">
              <w:t>UNSEALED</w:t>
            </w:r>
          </w:p>
        </w:tc>
        <w:tc>
          <w:tcPr>
            <w:tcW w:w="3257" w:type="dxa"/>
          </w:tcPr>
          <w:p w:rsidR="003A6AC8" w:rsidP="003A6AC8" w:rsidRDefault="003A6AC8" w14:paraId="50EA2715" w14:textId="77D129FC">
            <w:r>
              <w:t>Churchill &amp; ORC</w:t>
            </w:r>
          </w:p>
        </w:tc>
        <w:tc>
          <w:tcPr>
            <w:tcW w:w="3257" w:type="dxa"/>
          </w:tcPr>
          <w:p w:rsidR="003A6AC8" w:rsidP="003A6AC8" w:rsidRDefault="003A6AC8" w14:paraId="41EA2B24" w14:textId="4DA9928D">
            <w:r w:rsidRPr="00CD3D8D">
              <w:t>Department Name</w:t>
            </w:r>
          </w:p>
        </w:tc>
      </w:tr>
      <w:tr w:rsidR="003A6AC8" w:rsidTr="00F016DF" w14:paraId="1D20CE13" w14:textId="77777777">
        <w:tc>
          <w:tcPr>
            <w:tcW w:w="3257" w:type="dxa"/>
          </w:tcPr>
          <w:p w:rsidR="003A6AC8" w:rsidP="003A6AC8" w:rsidRDefault="003A6AC8" w14:paraId="3B7DC042" w14:textId="15F587C7">
            <w:r w:rsidRPr="001C7917">
              <w:t>UNSEALED</w:t>
            </w:r>
          </w:p>
        </w:tc>
        <w:tc>
          <w:tcPr>
            <w:tcW w:w="3257" w:type="dxa"/>
          </w:tcPr>
          <w:p w:rsidR="003A6AC8" w:rsidP="003A6AC8" w:rsidRDefault="003A6AC8" w14:paraId="62456F5A" w14:textId="2B9A2F86">
            <w:r>
              <w:t>NOC</w:t>
            </w:r>
          </w:p>
        </w:tc>
        <w:tc>
          <w:tcPr>
            <w:tcW w:w="3257" w:type="dxa"/>
          </w:tcPr>
          <w:p w:rsidR="003A6AC8" w:rsidP="003A6AC8" w:rsidRDefault="003A6AC8" w14:paraId="1CCDC58F" w14:textId="7D680D86">
            <w:r w:rsidRPr="00CD3D8D">
              <w:t>Department Name</w:t>
            </w:r>
          </w:p>
        </w:tc>
      </w:tr>
      <w:tr w:rsidR="00D85AF4" w:rsidTr="004E0273" w14:paraId="15DB7D32" w14:textId="77777777">
        <w:trPr>
          <w:trHeight w:val="185"/>
        </w:trPr>
        <w:tc>
          <w:tcPr>
            <w:tcW w:w="3257" w:type="dxa"/>
            <w:shd w:val="clear" w:color="auto" w:fill="D9E2F3" w:themeFill="accent1" w:themeFillTint="33"/>
          </w:tcPr>
          <w:p w:rsidRPr="00C34D91" w:rsidR="00D85AF4" w:rsidP="003A6AC8" w:rsidRDefault="00D85AF4" w14:paraId="36908411" w14:textId="40415CB6">
            <w:pPr>
              <w:rPr>
                <w:sz w:val="16"/>
                <w:szCs w:val="16"/>
              </w:rPr>
            </w:pPr>
          </w:p>
        </w:tc>
        <w:tc>
          <w:tcPr>
            <w:tcW w:w="3257" w:type="dxa"/>
            <w:shd w:val="clear" w:color="auto" w:fill="D9E2F3" w:themeFill="accent1" w:themeFillTint="33"/>
          </w:tcPr>
          <w:p w:rsidRPr="00C34D91" w:rsidR="00D85AF4" w:rsidP="003A6AC8" w:rsidRDefault="00D85AF4" w14:paraId="61274A21" w14:textId="77777777">
            <w:pPr>
              <w:rPr>
                <w:sz w:val="16"/>
                <w:szCs w:val="16"/>
              </w:rPr>
            </w:pPr>
          </w:p>
        </w:tc>
        <w:tc>
          <w:tcPr>
            <w:tcW w:w="3257" w:type="dxa"/>
            <w:shd w:val="clear" w:color="auto" w:fill="D9E2F3" w:themeFill="accent1" w:themeFillTint="33"/>
          </w:tcPr>
          <w:p w:rsidRPr="00C34D91" w:rsidR="00D85AF4" w:rsidP="003A6AC8" w:rsidRDefault="00D85AF4" w14:paraId="3B53B88B" w14:textId="77777777">
            <w:pPr>
              <w:rPr>
                <w:sz w:val="16"/>
                <w:szCs w:val="16"/>
              </w:rPr>
            </w:pPr>
          </w:p>
        </w:tc>
      </w:tr>
      <w:tr w:rsidR="003A6AC8" w:rsidTr="00F016DF" w14:paraId="31C6B3F9" w14:textId="77777777">
        <w:tc>
          <w:tcPr>
            <w:tcW w:w="3257" w:type="dxa"/>
          </w:tcPr>
          <w:p w:rsidR="003A6AC8" w:rsidP="003A6AC8" w:rsidRDefault="003A6AC8" w14:paraId="59C643D8" w14:textId="3465BDEF">
            <w:r>
              <w:t>HEADROOM</w:t>
            </w:r>
            <w:r w:rsidR="002A065C">
              <w:t xml:space="preserve"> UNSEALED</w:t>
            </w:r>
          </w:p>
        </w:tc>
        <w:tc>
          <w:tcPr>
            <w:tcW w:w="3257" w:type="dxa"/>
          </w:tcPr>
          <w:p w:rsidR="003A6AC8" w:rsidP="003A6AC8" w:rsidRDefault="003A6AC8" w14:paraId="2625A065" w14:textId="22DE4405">
            <w:r>
              <w:t>JR</w:t>
            </w:r>
          </w:p>
        </w:tc>
        <w:tc>
          <w:tcPr>
            <w:tcW w:w="3257" w:type="dxa"/>
          </w:tcPr>
          <w:p w:rsidR="003A6AC8" w:rsidP="003A6AC8" w:rsidRDefault="003A6AC8" w14:paraId="0C86FDE3" w14:textId="1BDBD9E0">
            <w:r w:rsidRPr="00CD3D8D">
              <w:t>Department Name</w:t>
            </w:r>
          </w:p>
        </w:tc>
      </w:tr>
      <w:tr w:rsidR="003A6AC8" w:rsidTr="00F016DF" w14:paraId="45F352A5" w14:textId="77777777">
        <w:tc>
          <w:tcPr>
            <w:tcW w:w="3257" w:type="dxa"/>
          </w:tcPr>
          <w:p w:rsidR="003A6AC8" w:rsidP="003A6AC8" w:rsidRDefault="003A6AC8" w14:paraId="70745A2D" w14:textId="1DA3F20E">
            <w:r w:rsidRPr="002A3D82">
              <w:t>HEADROOM</w:t>
            </w:r>
            <w:r w:rsidR="002A065C">
              <w:t xml:space="preserve"> UNSEALED</w:t>
            </w:r>
          </w:p>
        </w:tc>
        <w:tc>
          <w:tcPr>
            <w:tcW w:w="3257" w:type="dxa"/>
          </w:tcPr>
          <w:p w:rsidR="003A6AC8" w:rsidP="003A6AC8" w:rsidRDefault="003A6AC8" w14:paraId="3AB4525B" w14:textId="43E43DFF">
            <w:r>
              <w:t>CSA</w:t>
            </w:r>
          </w:p>
        </w:tc>
        <w:tc>
          <w:tcPr>
            <w:tcW w:w="3257" w:type="dxa"/>
          </w:tcPr>
          <w:p w:rsidR="003A6AC8" w:rsidP="003A6AC8" w:rsidRDefault="003A6AC8" w14:paraId="32C83704" w14:textId="5C421428">
            <w:r w:rsidRPr="00CD3D8D">
              <w:t>Department Name</w:t>
            </w:r>
          </w:p>
        </w:tc>
      </w:tr>
      <w:tr w:rsidR="003A6AC8" w:rsidTr="00F016DF" w14:paraId="2CD91DEF" w14:textId="77777777">
        <w:tc>
          <w:tcPr>
            <w:tcW w:w="3257" w:type="dxa"/>
          </w:tcPr>
          <w:p w:rsidR="003A6AC8" w:rsidP="003A6AC8" w:rsidRDefault="003A6AC8" w14:paraId="167B17C6" w14:textId="7F0DE567">
            <w:r w:rsidRPr="002A3D82">
              <w:t>HEADROOM</w:t>
            </w:r>
            <w:r w:rsidR="002A065C">
              <w:t xml:space="preserve"> UNSEALED</w:t>
            </w:r>
          </w:p>
        </w:tc>
        <w:tc>
          <w:tcPr>
            <w:tcW w:w="3257" w:type="dxa"/>
          </w:tcPr>
          <w:p w:rsidR="003A6AC8" w:rsidP="003A6AC8" w:rsidRDefault="003A6AC8" w14:paraId="0B4BB3F7" w14:textId="262B32BC">
            <w:r>
              <w:t>Churchill &amp; ORC</w:t>
            </w:r>
          </w:p>
        </w:tc>
        <w:tc>
          <w:tcPr>
            <w:tcW w:w="3257" w:type="dxa"/>
          </w:tcPr>
          <w:p w:rsidR="003A6AC8" w:rsidP="003A6AC8" w:rsidRDefault="003A6AC8" w14:paraId="7243C493" w14:textId="6E0C1BB2">
            <w:r w:rsidRPr="00CD3D8D">
              <w:t>Department Name</w:t>
            </w:r>
          </w:p>
        </w:tc>
      </w:tr>
      <w:tr w:rsidR="0063460F" w:rsidTr="00F016DF" w14:paraId="06D9D3A7" w14:textId="77777777">
        <w:tc>
          <w:tcPr>
            <w:tcW w:w="3257" w:type="dxa"/>
          </w:tcPr>
          <w:p w:rsidRPr="002A3D82" w:rsidR="0063460F" w:rsidP="0063460F" w:rsidRDefault="0063460F" w14:paraId="1D9BEE54" w14:textId="5D12F6EA">
            <w:r w:rsidRPr="002A3D82">
              <w:t>HEADROOM</w:t>
            </w:r>
            <w:r>
              <w:t xml:space="preserve"> UNSEALED</w:t>
            </w:r>
          </w:p>
        </w:tc>
        <w:tc>
          <w:tcPr>
            <w:tcW w:w="3257" w:type="dxa"/>
          </w:tcPr>
          <w:p w:rsidR="0063460F" w:rsidP="0063460F" w:rsidRDefault="00BF13B2" w14:paraId="0212BBA6" w14:textId="735F5947">
            <w:r>
              <w:t>NOC</w:t>
            </w:r>
          </w:p>
        </w:tc>
        <w:tc>
          <w:tcPr>
            <w:tcW w:w="3257" w:type="dxa"/>
          </w:tcPr>
          <w:p w:rsidRPr="00CD3D8D" w:rsidR="0063460F" w:rsidP="0063460F" w:rsidRDefault="0063460F" w14:paraId="23B58C73" w14:textId="37A4298E">
            <w:r w:rsidRPr="00CD3D8D">
              <w:t>Department Name</w:t>
            </w:r>
          </w:p>
        </w:tc>
      </w:tr>
      <w:tr w:rsidRPr="00C34D91" w:rsidR="0063460F" w:rsidTr="004E0273" w14:paraId="7A361B53" w14:textId="77777777">
        <w:tc>
          <w:tcPr>
            <w:tcW w:w="3257" w:type="dxa"/>
            <w:shd w:val="clear" w:color="auto" w:fill="D9E2F3" w:themeFill="accent1" w:themeFillTint="33"/>
          </w:tcPr>
          <w:p w:rsidRPr="00C34D91" w:rsidR="0063460F" w:rsidP="0063460F" w:rsidRDefault="0063460F" w14:paraId="4FC732AB" w14:textId="77777777">
            <w:pPr>
              <w:rPr>
                <w:sz w:val="16"/>
                <w:szCs w:val="16"/>
              </w:rPr>
            </w:pPr>
          </w:p>
        </w:tc>
        <w:tc>
          <w:tcPr>
            <w:tcW w:w="3257" w:type="dxa"/>
            <w:shd w:val="clear" w:color="auto" w:fill="D9E2F3" w:themeFill="accent1" w:themeFillTint="33"/>
          </w:tcPr>
          <w:p w:rsidRPr="00C34D91" w:rsidR="0063460F" w:rsidP="0063460F" w:rsidRDefault="0063460F" w14:paraId="27EFB592" w14:textId="77777777">
            <w:pPr>
              <w:rPr>
                <w:sz w:val="16"/>
                <w:szCs w:val="16"/>
              </w:rPr>
            </w:pPr>
          </w:p>
        </w:tc>
        <w:tc>
          <w:tcPr>
            <w:tcW w:w="3257" w:type="dxa"/>
            <w:shd w:val="clear" w:color="auto" w:fill="D9E2F3" w:themeFill="accent1" w:themeFillTint="33"/>
          </w:tcPr>
          <w:p w:rsidRPr="00C34D91" w:rsidR="0063460F" w:rsidP="0063460F" w:rsidRDefault="0063460F" w14:paraId="321567A6" w14:textId="77777777">
            <w:pPr>
              <w:rPr>
                <w:sz w:val="16"/>
                <w:szCs w:val="16"/>
              </w:rPr>
            </w:pPr>
          </w:p>
        </w:tc>
      </w:tr>
      <w:tr w:rsidR="0063460F" w:rsidTr="00F016DF" w14:paraId="107C28BB" w14:textId="77777777">
        <w:tc>
          <w:tcPr>
            <w:tcW w:w="3257" w:type="dxa"/>
          </w:tcPr>
          <w:p w:rsidR="0063460F" w:rsidP="0063460F" w:rsidRDefault="0063460F" w14:paraId="30087F53" w14:textId="65CAE913">
            <w:r w:rsidRPr="007A7F77">
              <w:t>SEALED</w:t>
            </w:r>
          </w:p>
        </w:tc>
        <w:tc>
          <w:tcPr>
            <w:tcW w:w="3257" w:type="dxa"/>
          </w:tcPr>
          <w:p w:rsidR="0063460F" w:rsidP="0063460F" w:rsidRDefault="0063460F" w14:paraId="51094FEB" w14:textId="2D2F2310">
            <w:r>
              <w:t>JR</w:t>
            </w:r>
          </w:p>
        </w:tc>
        <w:tc>
          <w:tcPr>
            <w:tcW w:w="3257" w:type="dxa"/>
          </w:tcPr>
          <w:p w:rsidR="0063460F" w:rsidP="0063460F" w:rsidRDefault="0063460F" w14:paraId="6D4BD01F" w14:textId="618F5B59">
            <w:r w:rsidRPr="00CD3D8D">
              <w:t>Department Name</w:t>
            </w:r>
          </w:p>
        </w:tc>
      </w:tr>
      <w:tr w:rsidR="0063460F" w:rsidTr="00F016DF" w14:paraId="735ED289" w14:textId="77777777">
        <w:tc>
          <w:tcPr>
            <w:tcW w:w="3257" w:type="dxa"/>
          </w:tcPr>
          <w:p w:rsidR="0063460F" w:rsidP="0063460F" w:rsidRDefault="0063460F" w14:paraId="3E007AD0" w14:textId="345C7484">
            <w:r w:rsidRPr="007A7F77">
              <w:t>SEALED</w:t>
            </w:r>
          </w:p>
        </w:tc>
        <w:tc>
          <w:tcPr>
            <w:tcW w:w="3257" w:type="dxa"/>
          </w:tcPr>
          <w:p w:rsidR="0063460F" w:rsidP="0063460F" w:rsidRDefault="0063460F" w14:paraId="33744EA3" w14:textId="0460FA70">
            <w:r>
              <w:t>CSA</w:t>
            </w:r>
          </w:p>
        </w:tc>
        <w:tc>
          <w:tcPr>
            <w:tcW w:w="3257" w:type="dxa"/>
          </w:tcPr>
          <w:p w:rsidR="0063460F" w:rsidP="0063460F" w:rsidRDefault="0063460F" w14:paraId="0FF98B39" w14:textId="53B03D86">
            <w:r w:rsidRPr="00CD3D8D">
              <w:t>Department Name</w:t>
            </w:r>
          </w:p>
        </w:tc>
      </w:tr>
      <w:tr w:rsidR="0063460F" w:rsidTr="00F016DF" w14:paraId="0470F942" w14:textId="77777777">
        <w:tc>
          <w:tcPr>
            <w:tcW w:w="3257" w:type="dxa"/>
          </w:tcPr>
          <w:p w:rsidR="0063460F" w:rsidP="0063460F" w:rsidRDefault="0063460F" w14:paraId="6380D91F" w14:textId="59EEB408">
            <w:r w:rsidRPr="007A7F77">
              <w:t>SEALED</w:t>
            </w:r>
          </w:p>
        </w:tc>
        <w:tc>
          <w:tcPr>
            <w:tcW w:w="3257" w:type="dxa"/>
          </w:tcPr>
          <w:p w:rsidR="0063460F" w:rsidP="0063460F" w:rsidRDefault="0063460F" w14:paraId="61166A0E" w14:textId="17745FD0">
            <w:r>
              <w:t>Churchill &amp; ORC</w:t>
            </w:r>
          </w:p>
        </w:tc>
        <w:tc>
          <w:tcPr>
            <w:tcW w:w="3257" w:type="dxa"/>
          </w:tcPr>
          <w:p w:rsidR="0063460F" w:rsidP="0063460F" w:rsidRDefault="0063460F" w14:paraId="33EF753A" w14:textId="2B350F81">
            <w:r w:rsidRPr="00CD3D8D">
              <w:t>Department Name</w:t>
            </w:r>
          </w:p>
        </w:tc>
      </w:tr>
      <w:tr w:rsidR="0063460F" w:rsidTr="004E0273" w14:paraId="74B86A6B" w14:textId="77777777">
        <w:tc>
          <w:tcPr>
            <w:tcW w:w="3257" w:type="dxa"/>
            <w:shd w:val="clear" w:color="auto" w:fill="D9E2F3" w:themeFill="accent1" w:themeFillTint="33"/>
          </w:tcPr>
          <w:p w:rsidRPr="00C34D91" w:rsidR="0063460F" w:rsidP="0063460F" w:rsidRDefault="0063460F" w14:paraId="6892B974" w14:textId="77777777">
            <w:pPr>
              <w:rPr>
                <w:sz w:val="16"/>
                <w:szCs w:val="16"/>
              </w:rPr>
            </w:pPr>
          </w:p>
        </w:tc>
        <w:tc>
          <w:tcPr>
            <w:tcW w:w="3257" w:type="dxa"/>
            <w:shd w:val="clear" w:color="auto" w:fill="D9E2F3" w:themeFill="accent1" w:themeFillTint="33"/>
          </w:tcPr>
          <w:p w:rsidRPr="00C34D91" w:rsidR="0063460F" w:rsidP="0063460F" w:rsidRDefault="0063460F" w14:paraId="5FE197B7" w14:textId="77777777">
            <w:pPr>
              <w:rPr>
                <w:sz w:val="16"/>
                <w:szCs w:val="16"/>
              </w:rPr>
            </w:pPr>
          </w:p>
        </w:tc>
        <w:tc>
          <w:tcPr>
            <w:tcW w:w="3257" w:type="dxa"/>
            <w:shd w:val="clear" w:color="auto" w:fill="D9E2F3" w:themeFill="accent1" w:themeFillTint="33"/>
          </w:tcPr>
          <w:p w:rsidRPr="00C34D91" w:rsidR="0063460F" w:rsidP="0063460F" w:rsidRDefault="0063460F" w14:paraId="6C863BFE" w14:textId="77777777">
            <w:pPr>
              <w:rPr>
                <w:sz w:val="16"/>
                <w:szCs w:val="16"/>
              </w:rPr>
            </w:pPr>
          </w:p>
        </w:tc>
      </w:tr>
      <w:tr w:rsidR="0063460F" w:rsidTr="00F016DF" w14:paraId="60702CDE" w14:textId="77777777">
        <w:tc>
          <w:tcPr>
            <w:tcW w:w="3257" w:type="dxa"/>
          </w:tcPr>
          <w:p w:rsidR="0063460F" w:rsidP="0063460F" w:rsidRDefault="0063460F" w14:paraId="13984C1E" w14:textId="215CFE5C">
            <w:r>
              <w:t>HEADROOM SEALED</w:t>
            </w:r>
          </w:p>
        </w:tc>
        <w:tc>
          <w:tcPr>
            <w:tcW w:w="3257" w:type="dxa"/>
          </w:tcPr>
          <w:p w:rsidR="0063460F" w:rsidP="0063460F" w:rsidRDefault="0063460F" w14:paraId="54ACE3E1" w14:textId="68ECE59E">
            <w:r>
              <w:t>CSA</w:t>
            </w:r>
          </w:p>
        </w:tc>
        <w:tc>
          <w:tcPr>
            <w:tcW w:w="3257" w:type="dxa"/>
          </w:tcPr>
          <w:p w:rsidR="0063460F" w:rsidP="0063460F" w:rsidRDefault="0063460F" w14:paraId="07AF056F" w14:textId="2DA088D4">
            <w:r w:rsidRPr="00CD3D8D">
              <w:t>Department Name</w:t>
            </w:r>
          </w:p>
        </w:tc>
      </w:tr>
      <w:tr w:rsidR="0063460F" w:rsidTr="00F016DF" w14:paraId="5A9255FE" w14:textId="77777777">
        <w:tc>
          <w:tcPr>
            <w:tcW w:w="3257" w:type="dxa"/>
          </w:tcPr>
          <w:p w:rsidR="0063460F" w:rsidP="0063460F" w:rsidRDefault="0063460F" w14:paraId="0C849BF4" w14:textId="511974A2">
            <w:r>
              <w:t>HEADROOM SEALED</w:t>
            </w:r>
          </w:p>
        </w:tc>
        <w:tc>
          <w:tcPr>
            <w:tcW w:w="3257" w:type="dxa"/>
          </w:tcPr>
          <w:p w:rsidR="0063460F" w:rsidP="0063460F" w:rsidRDefault="0063460F" w14:paraId="565F9836" w14:textId="6331DD2D">
            <w:r>
              <w:t>Churchill &amp; ORC</w:t>
            </w:r>
          </w:p>
        </w:tc>
        <w:tc>
          <w:tcPr>
            <w:tcW w:w="3257" w:type="dxa"/>
          </w:tcPr>
          <w:p w:rsidR="0063460F" w:rsidP="0063460F" w:rsidRDefault="0063460F" w14:paraId="2C5F2EC7" w14:textId="02ADF301">
            <w:r w:rsidRPr="00CD3D8D">
              <w:t>Department Name</w:t>
            </w:r>
          </w:p>
        </w:tc>
      </w:tr>
      <w:tr w:rsidR="0063460F" w:rsidTr="004E0273" w14:paraId="7DC43C3C" w14:textId="77777777">
        <w:tc>
          <w:tcPr>
            <w:tcW w:w="3257" w:type="dxa"/>
            <w:shd w:val="clear" w:color="auto" w:fill="D9E2F3" w:themeFill="accent1" w:themeFillTint="33"/>
          </w:tcPr>
          <w:p w:rsidRPr="00C34D91" w:rsidR="0063460F" w:rsidP="0063460F" w:rsidRDefault="0063460F" w14:paraId="70D11AE8" w14:textId="77777777">
            <w:pPr>
              <w:rPr>
                <w:sz w:val="16"/>
                <w:szCs w:val="16"/>
              </w:rPr>
            </w:pPr>
          </w:p>
        </w:tc>
        <w:tc>
          <w:tcPr>
            <w:tcW w:w="3257" w:type="dxa"/>
            <w:shd w:val="clear" w:color="auto" w:fill="D9E2F3" w:themeFill="accent1" w:themeFillTint="33"/>
          </w:tcPr>
          <w:p w:rsidRPr="00C34D91" w:rsidR="0063460F" w:rsidP="0063460F" w:rsidRDefault="0063460F" w14:paraId="21021F2F" w14:textId="77777777">
            <w:pPr>
              <w:rPr>
                <w:sz w:val="16"/>
                <w:szCs w:val="16"/>
              </w:rPr>
            </w:pPr>
          </w:p>
        </w:tc>
        <w:tc>
          <w:tcPr>
            <w:tcW w:w="3257" w:type="dxa"/>
            <w:shd w:val="clear" w:color="auto" w:fill="D9E2F3" w:themeFill="accent1" w:themeFillTint="33"/>
          </w:tcPr>
          <w:p w:rsidRPr="00C34D91" w:rsidR="0063460F" w:rsidP="0063460F" w:rsidRDefault="0063460F" w14:paraId="69730CF0" w14:textId="77777777">
            <w:pPr>
              <w:rPr>
                <w:sz w:val="16"/>
                <w:szCs w:val="16"/>
              </w:rPr>
            </w:pPr>
          </w:p>
        </w:tc>
      </w:tr>
      <w:tr w:rsidR="0063460F" w:rsidTr="00F016DF" w14:paraId="774F4AA6" w14:textId="77777777">
        <w:tc>
          <w:tcPr>
            <w:tcW w:w="3257" w:type="dxa"/>
          </w:tcPr>
          <w:p w:rsidR="0063460F" w:rsidP="0063460F" w:rsidRDefault="0063460F" w14:paraId="4AC9D0AE" w14:textId="1D7EE126">
            <w:r>
              <w:t>EXEMPT</w:t>
            </w:r>
          </w:p>
        </w:tc>
        <w:tc>
          <w:tcPr>
            <w:tcW w:w="3257" w:type="dxa"/>
          </w:tcPr>
          <w:p w:rsidR="0063460F" w:rsidP="0063460F" w:rsidRDefault="0063460F" w14:paraId="3B576FA3" w14:textId="544C58F2">
            <w:r>
              <w:t>Building Name</w:t>
            </w:r>
          </w:p>
        </w:tc>
        <w:tc>
          <w:tcPr>
            <w:tcW w:w="3257" w:type="dxa"/>
          </w:tcPr>
          <w:p w:rsidR="0063460F" w:rsidP="0063460F" w:rsidRDefault="0063460F" w14:paraId="2462A48C" w14:textId="66501380">
            <w:r w:rsidRPr="00CD3D8D">
              <w:t>Department Name</w:t>
            </w:r>
          </w:p>
        </w:tc>
      </w:tr>
      <w:tr w:rsidR="0063460F" w:rsidTr="004E0273" w14:paraId="2BE241A6" w14:textId="77777777">
        <w:tc>
          <w:tcPr>
            <w:tcW w:w="3257" w:type="dxa"/>
            <w:shd w:val="clear" w:color="auto" w:fill="D9E2F3" w:themeFill="accent1" w:themeFillTint="33"/>
          </w:tcPr>
          <w:p w:rsidRPr="00C34D91" w:rsidR="0063460F" w:rsidP="0063460F" w:rsidRDefault="0063460F" w14:paraId="37CEF415" w14:textId="77777777">
            <w:pPr>
              <w:rPr>
                <w:sz w:val="16"/>
                <w:szCs w:val="16"/>
              </w:rPr>
            </w:pPr>
          </w:p>
        </w:tc>
        <w:tc>
          <w:tcPr>
            <w:tcW w:w="3257" w:type="dxa"/>
            <w:shd w:val="clear" w:color="auto" w:fill="D9E2F3" w:themeFill="accent1" w:themeFillTint="33"/>
          </w:tcPr>
          <w:p w:rsidRPr="00C34D91" w:rsidR="0063460F" w:rsidP="0063460F" w:rsidRDefault="0063460F" w14:paraId="19769097" w14:textId="77777777">
            <w:pPr>
              <w:rPr>
                <w:sz w:val="16"/>
                <w:szCs w:val="16"/>
              </w:rPr>
            </w:pPr>
          </w:p>
        </w:tc>
        <w:tc>
          <w:tcPr>
            <w:tcW w:w="3257" w:type="dxa"/>
            <w:shd w:val="clear" w:color="auto" w:fill="D9E2F3" w:themeFill="accent1" w:themeFillTint="33"/>
          </w:tcPr>
          <w:p w:rsidRPr="00C34D91" w:rsidR="0063460F" w:rsidP="0063460F" w:rsidRDefault="0063460F" w14:paraId="7495A4DA" w14:textId="77777777">
            <w:pPr>
              <w:rPr>
                <w:sz w:val="16"/>
                <w:szCs w:val="16"/>
              </w:rPr>
            </w:pPr>
          </w:p>
        </w:tc>
      </w:tr>
      <w:tr w:rsidR="0063460F" w:rsidTr="00F016DF" w14:paraId="5E1B65D4" w14:textId="77777777">
        <w:tc>
          <w:tcPr>
            <w:tcW w:w="3257" w:type="dxa"/>
          </w:tcPr>
          <w:p w:rsidR="0063460F" w:rsidP="0063460F" w:rsidRDefault="0063460F" w14:paraId="3F7DDCC2" w14:textId="2D7855B0">
            <w:r>
              <w:t>CATEGORY 5</w:t>
            </w:r>
          </w:p>
        </w:tc>
        <w:tc>
          <w:tcPr>
            <w:tcW w:w="3257" w:type="dxa"/>
          </w:tcPr>
          <w:p w:rsidR="0063460F" w:rsidP="0063460F" w:rsidRDefault="0063460F" w14:paraId="5A8AD970" w14:textId="56EFAD14">
            <w:r>
              <w:t>CSA – History of Science</w:t>
            </w:r>
          </w:p>
        </w:tc>
        <w:tc>
          <w:tcPr>
            <w:tcW w:w="3257" w:type="dxa"/>
          </w:tcPr>
          <w:p w:rsidR="0063460F" w:rsidP="0063460F" w:rsidRDefault="0063460F" w14:paraId="1BC48B29" w14:textId="290900CD">
            <w:r w:rsidRPr="00CD3D8D">
              <w:t>Department Name</w:t>
            </w:r>
          </w:p>
        </w:tc>
      </w:tr>
      <w:tr w:rsidR="0063460F" w:rsidTr="00B0476B" w14:paraId="70F0C03A" w14:textId="77777777">
        <w:trPr>
          <w:trHeight w:val="318"/>
        </w:trPr>
        <w:tc>
          <w:tcPr>
            <w:tcW w:w="3257" w:type="dxa"/>
          </w:tcPr>
          <w:p w:rsidR="0063460F" w:rsidP="0063460F" w:rsidRDefault="0063460F" w14:paraId="3C46634E" w14:textId="036623AD">
            <w:r>
              <w:t>CATEGORY 5</w:t>
            </w:r>
          </w:p>
        </w:tc>
        <w:tc>
          <w:tcPr>
            <w:tcW w:w="3257" w:type="dxa"/>
          </w:tcPr>
          <w:p w:rsidR="0063460F" w:rsidP="0063460F" w:rsidRDefault="0063460F" w14:paraId="735C6F57" w14:textId="3D45EB2D">
            <w:r>
              <w:t>Churchill &amp; ORC – RRI / PRoX</w:t>
            </w:r>
          </w:p>
        </w:tc>
        <w:tc>
          <w:tcPr>
            <w:tcW w:w="3257" w:type="dxa"/>
          </w:tcPr>
          <w:p w:rsidR="0063460F" w:rsidP="0063460F" w:rsidRDefault="0063460F" w14:paraId="3C284BCD" w14:textId="59708725">
            <w:r w:rsidRPr="00CD3D8D">
              <w:t>Department Name</w:t>
            </w:r>
          </w:p>
        </w:tc>
      </w:tr>
      <w:tr w:rsidR="000637AB" w:rsidTr="003370E2" w14:paraId="7E05047E" w14:textId="77777777">
        <w:trPr>
          <w:trHeight w:val="127"/>
        </w:trPr>
        <w:tc>
          <w:tcPr>
            <w:tcW w:w="3257" w:type="dxa"/>
            <w:shd w:val="clear" w:color="auto" w:fill="D9E2F3" w:themeFill="accent1" w:themeFillTint="33"/>
          </w:tcPr>
          <w:p w:rsidRPr="00F96AAF" w:rsidR="000637AB" w:rsidP="000637AB" w:rsidRDefault="000637AB" w14:paraId="061F544E" w14:textId="77777777">
            <w:pPr>
              <w:rPr>
                <w:sz w:val="16"/>
                <w:szCs w:val="16"/>
              </w:rPr>
            </w:pPr>
          </w:p>
        </w:tc>
        <w:tc>
          <w:tcPr>
            <w:tcW w:w="3257" w:type="dxa"/>
            <w:shd w:val="clear" w:color="auto" w:fill="D9E2F3" w:themeFill="accent1" w:themeFillTint="33"/>
          </w:tcPr>
          <w:p w:rsidRPr="00F96AAF" w:rsidR="000637AB" w:rsidP="000637AB" w:rsidRDefault="000637AB" w14:paraId="7AF1E855" w14:textId="77777777">
            <w:pPr>
              <w:rPr>
                <w:sz w:val="16"/>
                <w:szCs w:val="16"/>
              </w:rPr>
            </w:pPr>
          </w:p>
        </w:tc>
        <w:tc>
          <w:tcPr>
            <w:tcW w:w="3257" w:type="dxa"/>
            <w:shd w:val="clear" w:color="auto" w:fill="D9E2F3" w:themeFill="accent1" w:themeFillTint="33"/>
          </w:tcPr>
          <w:p w:rsidRPr="00F96AAF" w:rsidR="000637AB" w:rsidP="000637AB" w:rsidRDefault="000637AB" w14:paraId="2D6B0755" w14:textId="77777777">
            <w:pPr>
              <w:rPr>
                <w:sz w:val="16"/>
                <w:szCs w:val="16"/>
              </w:rPr>
            </w:pPr>
          </w:p>
        </w:tc>
      </w:tr>
      <w:tr w:rsidR="000637AB" w:rsidTr="00B0476B" w14:paraId="6E181FA2" w14:textId="77777777">
        <w:trPr>
          <w:trHeight w:val="318"/>
        </w:trPr>
        <w:tc>
          <w:tcPr>
            <w:tcW w:w="3257" w:type="dxa"/>
          </w:tcPr>
          <w:p w:rsidR="000637AB" w:rsidP="000637AB" w:rsidRDefault="00F96AAF" w14:paraId="1011989F" w14:textId="0D4A2060">
            <w:r>
              <w:t>GEOLOGICAL SPECIMENS</w:t>
            </w:r>
          </w:p>
        </w:tc>
        <w:tc>
          <w:tcPr>
            <w:tcW w:w="3257" w:type="dxa"/>
          </w:tcPr>
          <w:p w:rsidR="000637AB" w:rsidP="000637AB" w:rsidRDefault="00023779" w14:paraId="0E18CC5A" w14:textId="3061BD4C">
            <w:r>
              <w:t>CSA</w:t>
            </w:r>
          </w:p>
        </w:tc>
        <w:tc>
          <w:tcPr>
            <w:tcW w:w="3257" w:type="dxa"/>
          </w:tcPr>
          <w:p w:rsidRPr="00CD3D8D" w:rsidR="000637AB" w:rsidP="000637AB" w:rsidRDefault="00015372" w14:paraId="68646233" w14:textId="0D3D18C4">
            <w:r>
              <w:t>Museum of Natural History</w:t>
            </w:r>
          </w:p>
        </w:tc>
      </w:tr>
    </w:tbl>
    <w:p w:rsidR="00BB68C9" w:rsidRDefault="00BB68C9" w14:paraId="7233631D" w14:textId="77777777"/>
    <w:p w:rsidR="008728F4" w:rsidRDefault="003F2B07" w14:paraId="47F4598C" w14:textId="1DFF5B94">
      <w:r>
        <w:t xml:space="preserve">There are currently </w:t>
      </w:r>
      <w:r w:rsidRPr="00D60562" w:rsidR="00D60562">
        <w:t>6</w:t>
      </w:r>
      <w:r w:rsidR="00015372">
        <w:t>8</w:t>
      </w:r>
      <w:r w:rsidR="003A63F7">
        <w:t xml:space="preserve"> </w:t>
      </w:r>
      <w:r w:rsidR="55972719">
        <w:t>Department</w:t>
      </w:r>
      <w:r w:rsidR="003A63F7">
        <w:t xml:space="preserve"> limits </w:t>
      </w:r>
      <w:r w:rsidR="008D7BB7">
        <w:t>held against Department</w:t>
      </w:r>
      <w:r w:rsidR="00C86F6F">
        <w:t>s in the system.</w:t>
      </w:r>
    </w:p>
    <w:p w:rsidR="000230DF" w:rsidRDefault="001B6A4F" w14:paraId="28F6044C" w14:textId="296E57D0">
      <w:r>
        <w:t>With regard to the Exemption Order</w:t>
      </w:r>
      <w:r w:rsidR="00224034">
        <w:t xml:space="preserve"> a set of </w:t>
      </w:r>
      <w:r w:rsidR="00200CF6">
        <w:t>l</w:t>
      </w:r>
      <w:r w:rsidR="00224034">
        <w:t>imits must be created for each Building that utilises the Exemption Order.</w:t>
      </w:r>
      <w:r w:rsidR="000C7F2A">
        <w:t xml:space="preserve">  </w:t>
      </w:r>
      <w:r w:rsidR="00E26062">
        <w:t>There is only one set</w:t>
      </w:r>
      <w:r w:rsidR="000230DF">
        <w:t xml:space="preserve"> of limits created </w:t>
      </w:r>
      <w:r w:rsidR="00C90CA7">
        <w:t>for each</w:t>
      </w:r>
      <w:r w:rsidR="000230DF">
        <w:t xml:space="preserve"> Building and the</w:t>
      </w:r>
      <w:r w:rsidR="000C7F2A">
        <w:t xml:space="preserve"> </w:t>
      </w:r>
      <w:r w:rsidR="00A9331D">
        <w:t>limit</w:t>
      </w:r>
      <w:r w:rsidR="000C7F2A">
        <w:t>s are identical for each Building.</w:t>
      </w:r>
      <w:r w:rsidR="00785E01">
        <w:t xml:space="preserve">  </w:t>
      </w:r>
    </w:p>
    <w:p w:rsidR="004B038E" w:rsidRDefault="00785E01" w14:paraId="46190275" w14:textId="2256CDA7">
      <w:r>
        <w:t>In the case where a Building is shared between Departments</w:t>
      </w:r>
      <w:r w:rsidR="00DD64DD">
        <w:t xml:space="preserve">, Workers from both Departments will be able to </w:t>
      </w:r>
      <w:r w:rsidR="00853ACE">
        <w:t xml:space="preserve">view the </w:t>
      </w:r>
      <w:r w:rsidR="00232333">
        <w:t>limits created for the Building</w:t>
      </w:r>
      <w:r w:rsidR="004B038E">
        <w:t xml:space="preserve">.  They will also view all inventory </w:t>
      </w:r>
      <w:r w:rsidR="00421D9E">
        <w:t>held against the Exemption limit</w:t>
      </w:r>
      <w:r w:rsidR="00575BF5">
        <w:t xml:space="preserve">s for </w:t>
      </w:r>
      <w:r w:rsidR="004B038E">
        <w:t>the Building (regardless of Departmental ownership).</w:t>
      </w:r>
    </w:p>
    <w:p w:rsidR="00A55482" w:rsidRDefault="00627D69" w14:paraId="25037264" w14:textId="5D2E2D79">
      <w:r>
        <w:t xml:space="preserve">This will ensure that the Building </w:t>
      </w:r>
      <w:r w:rsidR="55972719">
        <w:t>Department</w:t>
      </w:r>
      <w:r>
        <w:t xml:space="preserve"> limit is not exceeded.</w:t>
      </w:r>
    </w:p>
    <w:p w:rsidR="009B12D2" w:rsidRDefault="009B12D2" w14:paraId="0DCFBA18" w14:textId="31034204">
      <w:pPr>
        <w:rPr>
          <w:rFonts w:eastAsia="Noto Serif" w:cs="Noto Serif"/>
          <w:color w:val="2F5496" w:themeColor="accent1" w:themeShade="BF"/>
        </w:rPr>
      </w:pPr>
      <w:bookmarkStart w:name="_Toc188606884" w:id="27"/>
      <w:r>
        <w:br w:type="page"/>
      </w:r>
    </w:p>
    <w:p w:rsidR="00C21938" w:rsidP="003D034C" w:rsidRDefault="00C21938" w14:paraId="2DE3A5F6" w14:textId="77777777">
      <w:pPr>
        <w:pStyle w:val="Heading3"/>
        <w:sectPr w:rsidR="00C21938" w:rsidSect="00623780">
          <w:headerReference w:type="default" r:id="rId23"/>
          <w:footerReference w:type="default" r:id="rId24"/>
          <w:pgSz w:w="11906" w:h="16838" w:orient="portrait"/>
          <w:pgMar w:top="1077" w:right="1048" w:bottom="993" w:left="1077" w:header="709" w:footer="0" w:gutter="0"/>
          <w:cols w:space="708"/>
          <w:docGrid w:linePitch="360"/>
        </w:sectPr>
      </w:pPr>
    </w:p>
    <w:p w:rsidR="003D034C" w:rsidP="003D034C" w:rsidRDefault="003D034C" w14:paraId="471F6F04" w14:textId="2D50BF82">
      <w:pPr>
        <w:pStyle w:val="Heading3"/>
      </w:pPr>
      <w:bookmarkStart w:name="_Toc196918305" w:id="28"/>
      <w:r>
        <w:t xml:space="preserve">Add </w:t>
      </w:r>
      <w:r w:rsidR="55972719">
        <w:t>Department</w:t>
      </w:r>
      <w:bookmarkEnd w:id="27"/>
      <w:r w:rsidR="00606817">
        <w:t xml:space="preserve"> Limit</w:t>
      </w:r>
      <w:bookmarkEnd w:id="28"/>
    </w:p>
    <w:p w:rsidR="00240FE2" w:rsidRDefault="00240FE2" w14:paraId="67031F7E" w14:textId="77777777"/>
    <w:p w:rsidR="00240FE2" w:rsidRDefault="00127568" w14:paraId="7D9829A0" w14:textId="69B040E9">
      <w:r>
        <w:rPr>
          <w:noProof/>
        </w:rPr>
        <w:drawing>
          <wp:inline distT="0" distB="0" distL="0" distR="0" wp14:anchorId="52079320" wp14:editId="5516A532">
            <wp:extent cx="9360553" cy="3422072"/>
            <wp:effectExtent l="0" t="0" r="0" b="6985"/>
            <wp:docPr id="637788654" name="Picture 1" descr="A computer screen shot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788654" name="Picture 1" descr="A computer screen shot of a flowchart&#10;&#10;AI-generated content may be incorrect."/>
                    <pic:cNvPicPr/>
                  </pic:nvPicPr>
                  <pic:blipFill>
                    <a:blip r:embed="rId25"/>
                    <a:stretch>
                      <a:fillRect/>
                    </a:stretch>
                  </pic:blipFill>
                  <pic:spPr>
                    <a:xfrm>
                      <a:off x="0" y="0"/>
                      <a:ext cx="9374263" cy="3427084"/>
                    </a:xfrm>
                    <a:prstGeom prst="rect">
                      <a:avLst/>
                    </a:prstGeom>
                  </pic:spPr>
                </pic:pic>
              </a:graphicData>
            </a:graphic>
          </wp:inline>
        </w:drawing>
      </w:r>
    </w:p>
    <w:p w:rsidR="00240FE2" w:rsidRDefault="00240FE2" w14:paraId="7B64CDA9" w14:textId="77777777"/>
    <w:p w:rsidR="00532CB6" w:rsidRDefault="00532CB6" w14:paraId="7878B743" w14:textId="77777777">
      <w:pPr>
        <w:sectPr w:rsidR="00532CB6" w:rsidSect="00A8594B">
          <w:footerReference w:type="default" r:id="rId26"/>
          <w:pgSz w:w="16838" w:h="11906" w:orient="landscape"/>
          <w:pgMar w:top="1077" w:right="1077" w:bottom="1048" w:left="993" w:header="709" w:footer="0" w:gutter="0"/>
          <w:cols w:space="708"/>
          <w:docGrid w:linePitch="360"/>
        </w:sectPr>
      </w:pPr>
    </w:p>
    <w:p w:rsidR="00B21D4F" w:rsidRDefault="3F76C886" w14:paraId="148D8975" w14:textId="5181CB65">
      <w:r>
        <w:t xml:space="preserve">The Safety Office will add/edit </w:t>
      </w:r>
      <w:r w:rsidR="002A34DB">
        <w:t>Department Limit</w:t>
      </w:r>
      <w:r>
        <w:t>s via</w:t>
      </w:r>
      <w:r w:rsidR="00B21D4F">
        <w:t>:</w:t>
      </w:r>
      <w:r>
        <w:t xml:space="preserve"> </w:t>
      </w:r>
    </w:p>
    <w:p w:rsidR="005D4760" w:rsidP="00B21D4F" w:rsidRDefault="3F76C886" w14:paraId="41732BE2" w14:textId="45597941">
      <w:pPr>
        <w:pStyle w:val="ListParagraph"/>
        <w:numPr>
          <w:ilvl w:val="0"/>
          <w:numId w:val="35"/>
        </w:numPr>
      </w:pPr>
      <w:r>
        <w:t xml:space="preserve">Odyssey &gt; Department Limits &gt; </w:t>
      </w:r>
      <w:r w:rsidR="003873B6">
        <w:t>A</w:t>
      </w:r>
      <w:r w:rsidR="00D07CB8">
        <w:t xml:space="preserve">ctive Department Limits - </w:t>
      </w:r>
      <w:r>
        <w:t>Add Department Limit.</w:t>
      </w:r>
      <w:r w:rsidRPr="005D4760" w:rsidR="005D4760">
        <w:t xml:space="preserve"> </w:t>
      </w:r>
    </w:p>
    <w:p w:rsidR="00B21D4F" w:rsidP="00B21D4F" w:rsidRDefault="00B21D4F" w14:paraId="03D840BF" w14:textId="77777777">
      <w:pPr>
        <w:pStyle w:val="ListParagraph"/>
        <w:ind w:left="720"/>
      </w:pPr>
    </w:p>
    <w:p w:rsidR="00E3021C" w:rsidRDefault="005D4760" w14:paraId="70087E2E" w14:textId="77777777">
      <w:r w:rsidRPr="000929F9">
        <w:rPr>
          <w:noProof/>
        </w:rPr>
        <w:drawing>
          <wp:inline distT="0" distB="0" distL="0" distR="0" wp14:anchorId="40E9BFBD" wp14:editId="577A3850">
            <wp:extent cx="5923550" cy="831273"/>
            <wp:effectExtent l="0" t="0" r="1270" b="6985"/>
            <wp:docPr id="11502277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227799" name="Picture 1" descr="A screenshot of a computer&#10;&#10;AI-generated content may be incorrect."/>
                    <pic:cNvPicPr/>
                  </pic:nvPicPr>
                  <pic:blipFill>
                    <a:blip r:embed="rId27"/>
                    <a:stretch>
                      <a:fillRect/>
                    </a:stretch>
                  </pic:blipFill>
                  <pic:spPr>
                    <a:xfrm>
                      <a:off x="0" y="0"/>
                      <a:ext cx="5990117" cy="840615"/>
                    </a:xfrm>
                    <a:prstGeom prst="rect">
                      <a:avLst/>
                    </a:prstGeom>
                  </pic:spPr>
                </pic:pic>
              </a:graphicData>
            </a:graphic>
          </wp:inline>
        </w:drawing>
      </w:r>
    </w:p>
    <w:p w:rsidR="00E3021C" w:rsidRDefault="00E3021C" w14:paraId="2063423E" w14:textId="77777777"/>
    <w:p w:rsidR="00334B96" w:rsidRDefault="00E3021C" w14:paraId="68ECFA1B" w14:textId="10DD99D5">
      <w:r>
        <w:rPr>
          <w:noProof/>
        </w:rPr>
        <w:drawing>
          <wp:inline distT="0" distB="0" distL="0" distR="0" wp14:anchorId="5E52002C" wp14:editId="0ADD70B4">
            <wp:extent cx="5916281" cy="2711115"/>
            <wp:effectExtent l="0" t="0" r="8890" b="0"/>
            <wp:docPr id="20138456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845633" name="Picture 1" descr="A screenshot of a computer&#10;&#10;AI-generated content may be incorrect."/>
                    <pic:cNvPicPr/>
                  </pic:nvPicPr>
                  <pic:blipFill>
                    <a:blip r:embed="rId28"/>
                    <a:stretch>
                      <a:fillRect/>
                    </a:stretch>
                  </pic:blipFill>
                  <pic:spPr>
                    <a:xfrm>
                      <a:off x="0" y="0"/>
                      <a:ext cx="5929690" cy="2717260"/>
                    </a:xfrm>
                    <a:prstGeom prst="rect">
                      <a:avLst/>
                    </a:prstGeom>
                  </pic:spPr>
                </pic:pic>
              </a:graphicData>
            </a:graphic>
          </wp:inline>
        </w:drawing>
      </w:r>
    </w:p>
    <w:p w:rsidR="006A749A" w:rsidRDefault="006A749A" w14:paraId="7398BF04" w14:textId="77777777"/>
    <w:p w:rsidR="006A749A" w:rsidRDefault="00D93088" w14:paraId="51A2FB83" w14:textId="38C4080E">
      <w:r>
        <w:t xml:space="preserve">All Departmental limits are shown </w:t>
      </w:r>
      <w:r w:rsidR="00011D78">
        <w:t xml:space="preserve">on the landing page </w:t>
      </w:r>
      <w:r>
        <w:t>unless using the search criteria to narrow the selection.</w:t>
      </w:r>
      <w:r w:rsidR="006F1A1C">
        <w:t xml:space="preserve">  This is also dependent on the level that you are logged in as.  To see a</w:t>
      </w:r>
      <w:r w:rsidR="00936CFA">
        <w:t>ll</w:t>
      </w:r>
      <w:r w:rsidR="00C66E43">
        <w:t xml:space="preserve"> </w:t>
      </w:r>
      <w:r w:rsidR="00D76314">
        <w:t xml:space="preserve">Department Limits, </w:t>
      </w:r>
      <w:r w:rsidR="00C66E43">
        <w:t>the user must be logged in a</w:t>
      </w:r>
      <w:r w:rsidR="00610A8D">
        <w:t>t</w:t>
      </w:r>
      <w:r w:rsidR="00C66E43">
        <w:t xml:space="preserve"> University of Oxford level.  To see all of the </w:t>
      </w:r>
      <w:r w:rsidR="000A0449">
        <w:t xml:space="preserve">limits for a specific Department, the user </w:t>
      </w:r>
      <w:r w:rsidR="00610A8D">
        <w:t>must</w:t>
      </w:r>
      <w:r w:rsidR="000A0449">
        <w:t xml:space="preserve"> be logged in at the Department level.</w:t>
      </w:r>
    </w:p>
    <w:p w:rsidR="006A749A" w:rsidRDefault="00BC334C" w14:paraId="79E64B92" w14:textId="5C17CF05">
      <w:r>
        <w:t>To create a Department Limit, first create the base Department Limit profile, then</w:t>
      </w:r>
      <w:r w:rsidR="009A3CCA">
        <w:t xml:space="preserve"> add the </w:t>
      </w:r>
      <w:r w:rsidR="009A0DD6">
        <w:t xml:space="preserve">subsequent detail for the </w:t>
      </w:r>
      <w:r w:rsidR="004B3544">
        <w:t>rooms, radionuclides and users to be able use the Department Limit.</w:t>
      </w:r>
    </w:p>
    <w:p w:rsidR="00063A33" w:rsidRDefault="00166146" w14:paraId="5FDA2A49" w14:textId="2BD8270C">
      <w:r>
        <w:rPr>
          <w:noProof/>
        </w:rPr>
        <mc:AlternateContent>
          <mc:Choice Requires="wps">
            <w:drawing>
              <wp:anchor distT="0" distB="0" distL="114300" distR="114300" simplePos="0" relativeHeight="251658258" behindDoc="0" locked="0" layoutInCell="1" allowOverlap="1" wp14:anchorId="36F499BC" wp14:editId="0F4EC032">
                <wp:simplePos x="0" y="0"/>
                <wp:positionH relativeFrom="column">
                  <wp:posOffset>840105</wp:posOffset>
                </wp:positionH>
                <wp:positionV relativeFrom="paragraph">
                  <wp:posOffset>4781550</wp:posOffset>
                </wp:positionV>
                <wp:extent cx="193853" cy="186537"/>
                <wp:effectExtent l="0" t="0" r="15875" b="23495"/>
                <wp:wrapNone/>
                <wp:docPr id="1712912282" name="Oval 14"/>
                <wp:cNvGraphicFramePr/>
                <a:graphic xmlns:a="http://schemas.openxmlformats.org/drawingml/2006/main">
                  <a:graphicData uri="http://schemas.microsoft.com/office/word/2010/wordprocessingShape">
                    <wps:wsp>
                      <wps:cNvSpPr/>
                      <wps:spPr>
                        <a:xfrm>
                          <a:off x="0" y="0"/>
                          <a:ext cx="193853" cy="186537"/>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Pr="00186FC4" w:rsidR="00166146" w:rsidP="00166146" w:rsidRDefault="00166146" w14:paraId="40200C98" w14:textId="5F3CA702">
                            <w:pPr>
                              <w:jc w:val="center"/>
                              <w:rPr>
                                <w:sz w:val="16"/>
                                <w:szCs w:val="16"/>
                              </w:rPr>
                            </w:pPr>
                            <w:r>
                              <w:rPr>
                                <w:sz w:val="16"/>
                                <w:szCs w:val="16"/>
                              </w:rPr>
                              <w:t>12</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dec="http://schemas.microsoft.com/office/drawing/2017/decorative" xmlns:a="http://schemas.openxmlformats.org/drawingml/2006/main">
            <w:pict w14:anchorId="08F56432">
              <v:oval id="Oval 14" style="position:absolute;margin-left:66.15pt;margin-top:376.5pt;width:15.25pt;height:14.7pt;z-index:25165825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4472c4 [3204]" strokecolor="#09101d [484]" strokeweight="1pt" w14:anchorId="36F499B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">
                <v:stroke joinstyle="miter"/>
                <v:textbox inset="0,0,0,0">
                  <w:txbxContent>
                    <w:p w:rsidRPr="00186FC4" w:rsidR="00166146" w:rsidP="00166146" w:rsidRDefault="00166146" w14:paraId="4B73E586" w14:textId="5F3CA702">
                      <w:pPr>
                        <w:jc w:val="center"/>
                        <w:rPr>
                          <w:sz w:val="16"/>
                          <w:szCs w:val="16"/>
                        </w:rPr>
                      </w:pPr>
                      <w:r>
                        <w:rPr>
                          <w:sz w:val="16"/>
                          <w:szCs w:val="16"/>
                        </w:rPr>
                        <w:t>12</w:t>
                      </w:r>
                    </w:p>
                  </w:txbxContent>
                </v:textbox>
              </v:oval>
            </w:pict>
          </mc:Fallback>
        </mc:AlternateContent>
      </w:r>
      <w:r>
        <w:rPr>
          <w:noProof/>
        </w:rPr>
        <mc:AlternateContent>
          <mc:Choice Requires="wps">
            <w:drawing>
              <wp:anchor distT="0" distB="0" distL="114300" distR="114300" simplePos="0" relativeHeight="251658257" behindDoc="0" locked="0" layoutInCell="1" allowOverlap="1" wp14:anchorId="5E607344" wp14:editId="16F34FF2">
                <wp:simplePos x="0" y="0"/>
                <wp:positionH relativeFrom="column">
                  <wp:posOffset>835025</wp:posOffset>
                </wp:positionH>
                <wp:positionV relativeFrom="paragraph">
                  <wp:posOffset>4278630</wp:posOffset>
                </wp:positionV>
                <wp:extent cx="193853" cy="186537"/>
                <wp:effectExtent l="0" t="0" r="15875" b="23495"/>
                <wp:wrapNone/>
                <wp:docPr id="358499693" name="Oval 14"/>
                <wp:cNvGraphicFramePr/>
                <a:graphic xmlns:a="http://schemas.openxmlformats.org/drawingml/2006/main">
                  <a:graphicData uri="http://schemas.microsoft.com/office/word/2010/wordprocessingShape">
                    <wps:wsp>
                      <wps:cNvSpPr/>
                      <wps:spPr>
                        <a:xfrm>
                          <a:off x="0" y="0"/>
                          <a:ext cx="193853" cy="186537"/>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Pr="00186FC4" w:rsidR="00166146" w:rsidP="00166146" w:rsidRDefault="00166146" w14:paraId="46475AB3" w14:textId="74F62AA5">
                            <w:pPr>
                              <w:jc w:val="center"/>
                              <w:rPr>
                                <w:sz w:val="16"/>
                                <w:szCs w:val="16"/>
                              </w:rPr>
                            </w:pPr>
                            <w:r>
                              <w:rPr>
                                <w:sz w:val="16"/>
                                <w:szCs w:val="16"/>
                              </w:rPr>
                              <w:t>11</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dec="http://schemas.microsoft.com/office/drawing/2017/decorative" xmlns:a="http://schemas.openxmlformats.org/drawingml/2006/main">
            <w:pict w14:anchorId="2043D9BE">
              <v:oval id="_x0000_s1027" style="position:absolute;margin-left:65.75pt;margin-top:336.9pt;width:15.25pt;height:14.7pt;z-index:25165825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4472c4 [3204]" strokecolor="#09101d [484]" strokeweight="1pt" w14:anchorId="5E607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">
                <v:stroke joinstyle="miter"/>
                <v:textbox inset="0,0,0,0">
                  <w:txbxContent>
                    <w:p w:rsidRPr="00186FC4" w:rsidR="00166146" w:rsidP="00166146" w:rsidRDefault="00166146" w14:paraId="4737E36C" w14:textId="74F62AA5">
                      <w:pPr>
                        <w:jc w:val="center"/>
                        <w:rPr>
                          <w:sz w:val="16"/>
                          <w:szCs w:val="16"/>
                        </w:rPr>
                      </w:pPr>
                      <w:r>
                        <w:rPr>
                          <w:sz w:val="16"/>
                          <w:szCs w:val="16"/>
                        </w:rPr>
                        <w:t>11</w:t>
                      </w:r>
                    </w:p>
                  </w:txbxContent>
                </v:textbox>
              </v:oval>
            </w:pict>
          </mc:Fallback>
        </mc:AlternateContent>
      </w:r>
      <w:r w:rsidR="006B5779">
        <w:rPr>
          <w:noProof/>
        </w:rPr>
        <mc:AlternateContent>
          <mc:Choice Requires="wps">
            <w:drawing>
              <wp:anchor distT="0" distB="0" distL="114300" distR="114300" simplePos="0" relativeHeight="251658249" behindDoc="0" locked="0" layoutInCell="1" allowOverlap="1" wp14:anchorId="47D66714" wp14:editId="01D6A041">
                <wp:simplePos x="0" y="0"/>
                <wp:positionH relativeFrom="column">
                  <wp:posOffset>842218</wp:posOffset>
                </wp:positionH>
                <wp:positionV relativeFrom="paragraph">
                  <wp:posOffset>3628981</wp:posOffset>
                </wp:positionV>
                <wp:extent cx="193853" cy="186537"/>
                <wp:effectExtent l="0" t="0" r="15875" b="23495"/>
                <wp:wrapNone/>
                <wp:docPr id="1883499279" name="Oval 14"/>
                <wp:cNvGraphicFramePr/>
                <a:graphic xmlns:a="http://schemas.openxmlformats.org/drawingml/2006/main">
                  <a:graphicData uri="http://schemas.microsoft.com/office/word/2010/wordprocessingShape">
                    <wps:wsp>
                      <wps:cNvSpPr/>
                      <wps:spPr>
                        <a:xfrm>
                          <a:off x="0" y="0"/>
                          <a:ext cx="193853" cy="186537"/>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Pr="00186FC4" w:rsidR="00550953" w:rsidP="00550953" w:rsidRDefault="00550953" w14:paraId="4907B605" w14:textId="28C416EB">
                            <w:pPr>
                              <w:jc w:val="center"/>
                              <w:rPr>
                                <w:sz w:val="16"/>
                                <w:szCs w:val="16"/>
                              </w:rPr>
                            </w:pPr>
                            <w:r w:rsidRPr="00186FC4">
                              <w:rPr>
                                <w:sz w:val="16"/>
                                <w:szCs w:val="16"/>
                              </w:rPr>
                              <w:t>1</w:t>
                            </w:r>
                            <w:r>
                              <w:rPr>
                                <w:sz w:val="16"/>
                                <w:szCs w:val="16"/>
                              </w:rPr>
                              <w:t>0</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dec="http://schemas.microsoft.com/office/drawing/2017/decorative" xmlns:a="http://schemas.openxmlformats.org/drawingml/2006/main">
            <w:pict w14:anchorId="24B6B63E">
              <v:oval id="_x0000_s1028" style="position:absolute;margin-left:66.3pt;margin-top:285.75pt;width:15.25pt;height:14.7pt;z-index:25165824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4472c4 [3204]" strokecolor="#09101d [484]" strokeweight="1pt" w14:anchorId="47D667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">
                <v:stroke joinstyle="miter"/>
                <v:textbox inset="0,0,0,0">
                  <w:txbxContent>
                    <w:p w:rsidRPr="00186FC4" w:rsidR="00550953" w:rsidP="00550953" w:rsidRDefault="00550953" w14:paraId="5D369756" w14:textId="28C416EB">
                      <w:pPr>
                        <w:jc w:val="center"/>
                        <w:rPr>
                          <w:sz w:val="16"/>
                          <w:szCs w:val="16"/>
                        </w:rPr>
                      </w:pPr>
                      <w:r w:rsidRPr="00186FC4">
                        <w:rPr>
                          <w:sz w:val="16"/>
                          <w:szCs w:val="16"/>
                        </w:rPr>
                        <w:t>1</w:t>
                      </w:r>
                      <w:r>
                        <w:rPr>
                          <w:sz w:val="16"/>
                          <w:szCs w:val="16"/>
                        </w:rPr>
                        <w:t>0</w:t>
                      </w:r>
                    </w:p>
                  </w:txbxContent>
                </v:textbox>
              </v:oval>
            </w:pict>
          </mc:Fallback>
        </mc:AlternateContent>
      </w:r>
      <w:r w:rsidR="006B5779">
        <w:rPr>
          <w:noProof/>
        </w:rPr>
        <mc:AlternateContent>
          <mc:Choice Requires="wps">
            <w:drawing>
              <wp:anchor distT="0" distB="0" distL="114300" distR="114300" simplePos="0" relativeHeight="251658248" behindDoc="0" locked="0" layoutInCell="1" allowOverlap="1" wp14:anchorId="2F71977E" wp14:editId="0D4DEF01">
                <wp:simplePos x="0" y="0"/>
                <wp:positionH relativeFrom="column">
                  <wp:posOffset>842572</wp:posOffset>
                </wp:positionH>
                <wp:positionV relativeFrom="paragraph">
                  <wp:posOffset>3261360</wp:posOffset>
                </wp:positionV>
                <wp:extent cx="193853" cy="186537"/>
                <wp:effectExtent l="0" t="0" r="15875" b="23495"/>
                <wp:wrapNone/>
                <wp:docPr id="1661481391" name="Oval 14"/>
                <wp:cNvGraphicFramePr/>
                <a:graphic xmlns:a="http://schemas.openxmlformats.org/drawingml/2006/main">
                  <a:graphicData uri="http://schemas.microsoft.com/office/word/2010/wordprocessingShape">
                    <wps:wsp>
                      <wps:cNvSpPr/>
                      <wps:spPr>
                        <a:xfrm>
                          <a:off x="0" y="0"/>
                          <a:ext cx="193853" cy="186537"/>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Pr="00186FC4" w:rsidR="00550953" w:rsidP="00550953" w:rsidRDefault="006B5779" w14:paraId="4B011DDE" w14:textId="35B69C01">
                            <w:pPr>
                              <w:jc w:val="center"/>
                              <w:rPr>
                                <w:sz w:val="16"/>
                                <w:szCs w:val="16"/>
                              </w:rPr>
                            </w:pPr>
                            <w:r>
                              <w:rPr>
                                <w:sz w:val="16"/>
                                <w:szCs w:val="16"/>
                              </w:rPr>
                              <w:t>9</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dec="http://schemas.microsoft.com/office/drawing/2017/decorative" xmlns:a="http://schemas.openxmlformats.org/drawingml/2006/main">
            <w:pict w14:anchorId="67D5E9DB">
              <v:oval id="_x0000_s1029" style="position:absolute;margin-left:66.35pt;margin-top:256.8pt;width:15.25pt;height:14.7pt;z-index:251658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4472c4 [3204]" strokecolor="#09101d [484]" strokeweight="1pt" w14:anchorId="2F71977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">
                <v:stroke joinstyle="miter"/>
                <v:textbox inset="0,0,0,0">
                  <w:txbxContent>
                    <w:p w:rsidRPr="00186FC4" w:rsidR="00550953" w:rsidP="00550953" w:rsidRDefault="006B5779" w14:paraId="2B2B7304" w14:textId="35B69C01">
                      <w:pPr>
                        <w:jc w:val="center"/>
                        <w:rPr>
                          <w:sz w:val="16"/>
                          <w:szCs w:val="16"/>
                        </w:rPr>
                      </w:pPr>
                      <w:r>
                        <w:rPr>
                          <w:sz w:val="16"/>
                          <w:szCs w:val="16"/>
                        </w:rPr>
                        <w:t>9</w:t>
                      </w:r>
                    </w:p>
                  </w:txbxContent>
                </v:textbox>
              </v:oval>
            </w:pict>
          </mc:Fallback>
        </mc:AlternateContent>
      </w:r>
      <w:r w:rsidR="006B5779">
        <w:rPr>
          <w:noProof/>
        </w:rPr>
        <mc:AlternateContent>
          <mc:Choice Requires="wps">
            <w:drawing>
              <wp:anchor distT="0" distB="0" distL="114300" distR="114300" simplePos="0" relativeHeight="251658247" behindDoc="0" locked="0" layoutInCell="1" allowOverlap="1" wp14:anchorId="0836A431" wp14:editId="50EC1E29">
                <wp:simplePos x="0" y="0"/>
                <wp:positionH relativeFrom="column">
                  <wp:posOffset>837202</wp:posOffset>
                </wp:positionH>
                <wp:positionV relativeFrom="paragraph">
                  <wp:posOffset>2896235</wp:posOffset>
                </wp:positionV>
                <wp:extent cx="193853" cy="186537"/>
                <wp:effectExtent l="0" t="0" r="15875" b="23495"/>
                <wp:wrapNone/>
                <wp:docPr id="1188921977" name="Oval 14"/>
                <wp:cNvGraphicFramePr/>
                <a:graphic xmlns:a="http://schemas.openxmlformats.org/drawingml/2006/main">
                  <a:graphicData uri="http://schemas.microsoft.com/office/word/2010/wordprocessingShape">
                    <wps:wsp>
                      <wps:cNvSpPr/>
                      <wps:spPr>
                        <a:xfrm>
                          <a:off x="0" y="0"/>
                          <a:ext cx="193853" cy="186537"/>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Pr="00186FC4" w:rsidR="00550953" w:rsidP="00550953" w:rsidRDefault="00EF16BE" w14:paraId="78DFFEC4" w14:textId="2FD57E70">
                            <w:pPr>
                              <w:jc w:val="center"/>
                              <w:rPr>
                                <w:sz w:val="16"/>
                                <w:szCs w:val="16"/>
                              </w:rPr>
                            </w:pPr>
                            <w:r>
                              <w:rPr>
                                <w:sz w:val="16"/>
                                <w:szCs w:val="16"/>
                              </w:rPr>
                              <w:t>8</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dec="http://schemas.microsoft.com/office/drawing/2017/decorative" xmlns:a="http://schemas.openxmlformats.org/drawingml/2006/main">
            <w:pict w14:anchorId="32E5565F">
              <v:oval id="_x0000_s1030" style="position:absolute;margin-left:65.9pt;margin-top:228.05pt;width:15.25pt;height:14.7pt;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4472c4 [3204]" strokecolor="#09101d [484]" strokeweight="1pt" w14:anchorId="0836A4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">
                <v:stroke joinstyle="miter"/>
                <v:textbox inset="0,0,0,0">
                  <w:txbxContent>
                    <w:p w:rsidRPr="00186FC4" w:rsidR="00550953" w:rsidP="00550953" w:rsidRDefault="00EF16BE" w14:paraId="44B0A208" w14:textId="2FD57E70">
                      <w:pPr>
                        <w:jc w:val="center"/>
                        <w:rPr>
                          <w:sz w:val="16"/>
                          <w:szCs w:val="16"/>
                        </w:rPr>
                      </w:pPr>
                      <w:r>
                        <w:rPr>
                          <w:sz w:val="16"/>
                          <w:szCs w:val="16"/>
                        </w:rPr>
                        <w:t>8</w:t>
                      </w:r>
                    </w:p>
                  </w:txbxContent>
                </v:textbox>
              </v:oval>
            </w:pict>
          </mc:Fallback>
        </mc:AlternateContent>
      </w:r>
      <w:r w:rsidR="00EF16BE">
        <w:rPr>
          <w:noProof/>
        </w:rPr>
        <mc:AlternateContent>
          <mc:Choice Requires="wps">
            <w:drawing>
              <wp:anchor distT="0" distB="0" distL="114300" distR="114300" simplePos="0" relativeHeight="251658246" behindDoc="0" locked="0" layoutInCell="1" allowOverlap="1" wp14:anchorId="1308957B" wp14:editId="3906B21F">
                <wp:simplePos x="0" y="0"/>
                <wp:positionH relativeFrom="column">
                  <wp:posOffset>839634</wp:posOffset>
                </wp:positionH>
                <wp:positionV relativeFrom="paragraph">
                  <wp:posOffset>2534285</wp:posOffset>
                </wp:positionV>
                <wp:extent cx="193853" cy="186537"/>
                <wp:effectExtent l="0" t="0" r="15875" b="23495"/>
                <wp:wrapNone/>
                <wp:docPr id="1897305564" name="Oval 14"/>
                <wp:cNvGraphicFramePr/>
                <a:graphic xmlns:a="http://schemas.openxmlformats.org/drawingml/2006/main">
                  <a:graphicData uri="http://schemas.microsoft.com/office/word/2010/wordprocessingShape">
                    <wps:wsp>
                      <wps:cNvSpPr/>
                      <wps:spPr>
                        <a:xfrm>
                          <a:off x="0" y="0"/>
                          <a:ext cx="193853" cy="186537"/>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Pr="00186FC4" w:rsidR="00550953" w:rsidP="00550953" w:rsidRDefault="00EF16BE" w14:paraId="73E255FF" w14:textId="42BC6140">
                            <w:pPr>
                              <w:jc w:val="center"/>
                              <w:rPr>
                                <w:sz w:val="16"/>
                                <w:szCs w:val="16"/>
                              </w:rPr>
                            </w:pPr>
                            <w:r>
                              <w:rPr>
                                <w:sz w:val="16"/>
                                <w:szCs w:val="16"/>
                              </w:rPr>
                              <w:t>7</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dec="http://schemas.microsoft.com/office/drawing/2017/decorative" xmlns:a="http://schemas.openxmlformats.org/drawingml/2006/main">
            <w:pict w14:anchorId="69B14B7F">
              <v:oval id="_x0000_s1031" style="position:absolute;margin-left:66.1pt;margin-top:199.55pt;width:15.25pt;height:14.7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4472c4 [3204]" strokecolor="#09101d [484]" strokeweight="1pt" w14:anchorId="1308957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">
                <v:stroke joinstyle="miter"/>
                <v:textbox inset="0,0,0,0">
                  <w:txbxContent>
                    <w:p w:rsidRPr="00186FC4" w:rsidR="00550953" w:rsidP="00550953" w:rsidRDefault="00EF16BE" w14:paraId="75697EEC" w14:textId="42BC6140">
                      <w:pPr>
                        <w:jc w:val="center"/>
                        <w:rPr>
                          <w:sz w:val="16"/>
                          <w:szCs w:val="16"/>
                        </w:rPr>
                      </w:pPr>
                      <w:r>
                        <w:rPr>
                          <w:sz w:val="16"/>
                          <w:szCs w:val="16"/>
                        </w:rPr>
                        <w:t>7</w:t>
                      </w:r>
                    </w:p>
                  </w:txbxContent>
                </v:textbox>
              </v:oval>
            </w:pict>
          </mc:Fallback>
        </mc:AlternateContent>
      </w:r>
      <w:r w:rsidR="00EF16BE">
        <w:rPr>
          <w:noProof/>
        </w:rPr>
        <mc:AlternateContent>
          <mc:Choice Requires="wps">
            <w:drawing>
              <wp:anchor distT="0" distB="0" distL="114300" distR="114300" simplePos="0" relativeHeight="251658245" behindDoc="0" locked="0" layoutInCell="1" allowOverlap="1" wp14:anchorId="263F3F7B" wp14:editId="3A0A525E">
                <wp:simplePos x="0" y="0"/>
                <wp:positionH relativeFrom="column">
                  <wp:posOffset>846684</wp:posOffset>
                </wp:positionH>
                <wp:positionV relativeFrom="paragraph">
                  <wp:posOffset>2175510</wp:posOffset>
                </wp:positionV>
                <wp:extent cx="193853" cy="186537"/>
                <wp:effectExtent l="0" t="0" r="15875" b="23495"/>
                <wp:wrapNone/>
                <wp:docPr id="1994422181" name="Oval 14"/>
                <wp:cNvGraphicFramePr/>
                <a:graphic xmlns:a="http://schemas.openxmlformats.org/drawingml/2006/main">
                  <a:graphicData uri="http://schemas.microsoft.com/office/word/2010/wordprocessingShape">
                    <wps:wsp>
                      <wps:cNvSpPr/>
                      <wps:spPr>
                        <a:xfrm>
                          <a:off x="0" y="0"/>
                          <a:ext cx="193853" cy="186537"/>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Pr="00186FC4" w:rsidR="00550953" w:rsidP="00EF16BE" w:rsidRDefault="00EF16BE" w14:paraId="3D614E5D" w14:textId="52176961">
                            <w:pPr>
                              <w:rPr>
                                <w:sz w:val="16"/>
                                <w:szCs w:val="16"/>
                              </w:rPr>
                            </w:pPr>
                            <w:r>
                              <w:rPr>
                                <w:sz w:val="16"/>
                                <w:szCs w:val="16"/>
                              </w:rPr>
                              <w:t xml:space="preserve"> 6</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dec="http://schemas.microsoft.com/office/drawing/2017/decorative" xmlns:a="http://schemas.openxmlformats.org/drawingml/2006/main">
            <w:pict w14:anchorId="274586EE">
              <v:oval id="_x0000_s1032" style="position:absolute;margin-left:66.65pt;margin-top:171.3pt;width:15.25pt;height:14.7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4472c4 [3204]" strokecolor="#09101d [484]" strokeweight="1pt" w14:anchorId="263F3F7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">
                <v:stroke joinstyle="miter"/>
                <v:textbox inset="0,0,0,0">
                  <w:txbxContent>
                    <w:p w:rsidRPr="00186FC4" w:rsidR="00550953" w:rsidP="00EF16BE" w:rsidRDefault="00EF16BE" w14:paraId="3F13B9FE" w14:textId="52176961">
                      <w:pPr>
                        <w:rPr>
                          <w:sz w:val="16"/>
                          <w:szCs w:val="16"/>
                        </w:rPr>
                      </w:pPr>
                      <w:r>
                        <w:rPr>
                          <w:sz w:val="16"/>
                          <w:szCs w:val="16"/>
                        </w:rPr>
                        <w:t xml:space="preserve"> 6</w:t>
                      </w:r>
                    </w:p>
                  </w:txbxContent>
                </v:textbox>
              </v:oval>
            </w:pict>
          </mc:Fallback>
        </mc:AlternateContent>
      </w:r>
      <w:r w:rsidR="00EF16BE">
        <w:rPr>
          <w:noProof/>
        </w:rPr>
        <mc:AlternateContent>
          <mc:Choice Requires="wps">
            <w:drawing>
              <wp:anchor distT="0" distB="0" distL="114300" distR="114300" simplePos="0" relativeHeight="251658244" behindDoc="0" locked="0" layoutInCell="1" allowOverlap="1" wp14:anchorId="09DC1BA4" wp14:editId="39EFA7EF">
                <wp:simplePos x="0" y="0"/>
                <wp:positionH relativeFrom="column">
                  <wp:posOffset>853948</wp:posOffset>
                </wp:positionH>
                <wp:positionV relativeFrom="paragraph">
                  <wp:posOffset>1814195</wp:posOffset>
                </wp:positionV>
                <wp:extent cx="193853" cy="186537"/>
                <wp:effectExtent l="0" t="0" r="15875" b="23495"/>
                <wp:wrapNone/>
                <wp:docPr id="1438911515" name="Oval 14"/>
                <wp:cNvGraphicFramePr/>
                <a:graphic xmlns:a="http://schemas.openxmlformats.org/drawingml/2006/main">
                  <a:graphicData uri="http://schemas.microsoft.com/office/word/2010/wordprocessingShape">
                    <wps:wsp>
                      <wps:cNvSpPr/>
                      <wps:spPr>
                        <a:xfrm>
                          <a:off x="0" y="0"/>
                          <a:ext cx="193853" cy="186537"/>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Pr="00186FC4" w:rsidR="00550953" w:rsidP="00550953" w:rsidRDefault="00EF16BE" w14:paraId="6EFB8C3D" w14:textId="70860981">
                            <w:pPr>
                              <w:jc w:val="center"/>
                              <w:rPr>
                                <w:sz w:val="16"/>
                                <w:szCs w:val="16"/>
                              </w:rPr>
                            </w:pPr>
                            <w:r>
                              <w:rPr>
                                <w:sz w:val="16"/>
                                <w:szCs w:val="16"/>
                              </w:rPr>
                              <w:t>5</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dec="http://schemas.microsoft.com/office/drawing/2017/decorative" xmlns:a="http://schemas.openxmlformats.org/drawingml/2006/main">
            <w:pict w14:anchorId="2D3FEBAA">
              <v:oval id="_x0000_s1033" style="position:absolute;margin-left:67.25pt;margin-top:142.85pt;width:15.25pt;height:14.7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4472c4 [3204]" strokecolor="#09101d [484]" strokeweight="1pt" w14:anchorId="09DC1BA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">
                <v:stroke joinstyle="miter"/>
                <v:textbox inset="0,0,0,0">
                  <w:txbxContent>
                    <w:p w:rsidRPr="00186FC4" w:rsidR="00550953" w:rsidP="00550953" w:rsidRDefault="00EF16BE" w14:paraId="78941E47" w14:textId="70860981">
                      <w:pPr>
                        <w:jc w:val="center"/>
                        <w:rPr>
                          <w:sz w:val="16"/>
                          <w:szCs w:val="16"/>
                        </w:rPr>
                      </w:pPr>
                      <w:r>
                        <w:rPr>
                          <w:sz w:val="16"/>
                          <w:szCs w:val="16"/>
                        </w:rPr>
                        <w:t>5</w:t>
                      </w:r>
                    </w:p>
                  </w:txbxContent>
                </v:textbox>
              </v:oval>
            </w:pict>
          </mc:Fallback>
        </mc:AlternateContent>
      </w:r>
      <w:r w:rsidR="00EF16BE">
        <w:rPr>
          <w:noProof/>
        </w:rPr>
        <mc:AlternateContent>
          <mc:Choice Requires="wps">
            <w:drawing>
              <wp:anchor distT="0" distB="0" distL="114300" distR="114300" simplePos="0" relativeHeight="251658243" behindDoc="0" locked="0" layoutInCell="1" allowOverlap="1" wp14:anchorId="10732187" wp14:editId="6D643FC7">
                <wp:simplePos x="0" y="0"/>
                <wp:positionH relativeFrom="column">
                  <wp:posOffset>850621</wp:posOffset>
                </wp:positionH>
                <wp:positionV relativeFrom="paragraph">
                  <wp:posOffset>1473657</wp:posOffset>
                </wp:positionV>
                <wp:extent cx="193853" cy="186537"/>
                <wp:effectExtent l="0" t="0" r="15875" b="23495"/>
                <wp:wrapNone/>
                <wp:docPr id="1324920728" name="Oval 14"/>
                <wp:cNvGraphicFramePr/>
                <a:graphic xmlns:a="http://schemas.openxmlformats.org/drawingml/2006/main">
                  <a:graphicData uri="http://schemas.microsoft.com/office/word/2010/wordprocessingShape">
                    <wps:wsp>
                      <wps:cNvSpPr/>
                      <wps:spPr>
                        <a:xfrm>
                          <a:off x="0" y="0"/>
                          <a:ext cx="193853" cy="186537"/>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Pr="00186FC4" w:rsidR="00550953" w:rsidP="00550953" w:rsidRDefault="00FE49CB" w14:paraId="64D913B6" w14:textId="01FFAD0E">
                            <w:pPr>
                              <w:jc w:val="center"/>
                              <w:rPr>
                                <w:sz w:val="16"/>
                                <w:szCs w:val="16"/>
                              </w:rPr>
                            </w:pPr>
                            <w:r>
                              <w:rPr>
                                <w:sz w:val="16"/>
                                <w:szCs w:val="16"/>
                              </w:rPr>
                              <w:t>4</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dec="http://schemas.microsoft.com/office/drawing/2017/decorative" xmlns:a="http://schemas.openxmlformats.org/drawingml/2006/main">
            <w:pict w14:anchorId="5F5F96A7">
              <v:oval id="_x0000_s1034" style="position:absolute;margin-left:67pt;margin-top:116.05pt;width:15.25pt;height:14.7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4472c4 [3204]" strokecolor="#09101d [484]" strokeweight="1pt" w14:anchorId="107321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">
                <v:stroke joinstyle="miter"/>
                <v:textbox inset="0,0,0,0">
                  <w:txbxContent>
                    <w:p w:rsidRPr="00186FC4" w:rsidR="00550953" w:rsidP="00550953" w:rsidRDefault="00FE49CB" w14:paraId="2598DEE6" w14:textId="01FFAD0E">
                      <w:pPr>
                        <w:jc w:val="center"/>
                        <w:rPr>
                          <w:sz w:val="16"/>
                          <w:szCs w:val="16"/>
                        </w:rPr>
                      </w:pPr>
                      <w:r>
                        <w:rPr>
                          <w:sz w:val="16"/>
                          <w:szCs w:val="16"/>
                        </w:rPr>
                        <w:t>4</w:t>
                      </w:r>
                    </w:p>
                  </w:txbxContent>
                </v:textbox>
              </v:oval>
            </w:pict>
          </mc:Fallback>
        </mc:AlternateContent>
      </w:r>
      <w:r w:rsidR="007D1803">
        <w:rPr>
          <w:noProof/>
        </w:rPr>
        <mc:AlternateContent>
          <mc:Choice Requires="wps">
            <w:drawing>
              <wp:anchor distT="0" distB="0" distL="114300" distR="114300" simplePos="0" relativeHeight="251658242" behindDoc="0" locked="0" layoutInCell="1" allowOverlap="1" wp14:anchorId="71CBC2F8" wp14:editId="18AAD96F">
                <wp:simplePos x="0" y="0"/>
                <wp:positionH relativeFrom="column">
                  <wp:posOffset>843306</wp:posOffset>
                </wp:positionH>
                <wp:positionV relativeFrom="paragraph">
                  <wp:posOffset>1107592</wp:posOffset>
                </wp:positionV>
                <wp:extent cx="193853" cy="186537"/>
                <wp:effectExtent l="0" t="0" r="15875" b="23495"/>
                <wp:wrapNone/>
                <wp:docPr id="1698373514" name="Oval 14"/>
                <wp:cNvGraphicFramePr/>
                <a:graphic xmlns:a="http://schemas.openxmlformats.org/drawingml/2006/main">
                  <a:graphicData uri="http://schemas.microsoft.com/office/word/2010/wordprocessingShape">
                    <wps:wsp>
                      <wps:cNvSpPr/>
                      <wps:spPr>
                        <a:xfrm>
                          <a:off x="0" y="0"/>
                          <a:ext cx="193853" cy="186537"/>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Pr="00186FC4" w:rsidR="00550953" w:rsidP="00550953" w:rsidRDefault="00FE49CB" w14:paraId="237A9095" w14:textId="17C89E17">
                            <w:pPr>
                              <w:jc w:val="center"/>
                              <w:rPr>
                                <w:sz w:val="16"/>
                                <w:szCs w:val="16"/>
                              </w:rPr>
                            </w:pPr>
                            <w:r>
                              <w:rPr>
                                <w:sz w:val="16"/>
                                <w:szCs w:val="16"/>
                              </w:rPr>
                              <w:t>3</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dec="http://schemas.microsoft.com/office/drawing/2017/decorative" xmlns:a="http://schemas.openxmlformats.org/drawingml/2006/main">
            <w:pict w14:anchorId="545E0DF1">
              <v:oval id="_x0000_s1035" style="position:absolute;margin-left:66.4pt;margin-top:87.2pt;width:15.25pt;height:14.7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4472c4 [3204]" strokecolor="#09101d [484]" strokeweight="1pt" w14:anchorId="71CBC2F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">
                <v:stroke joinstyle="miter"/>
                <v:textbox inset="0,0,0,0">
                  <w:txbxContent>
                    <w:p w:rsidRPr="00186FC4" w:rsidR="00550953" w:rsidP="00550953" w:rsidRDefault="00FE49CB" w14:paraId="5FCD5EC4" w14:textId="17C89E17">
                      <w:pPr>
                        <w:jc w:val="center"/>
                        <w:rPr>
                          <w:sz w:val="16"/>
                          <w:szCs w:val="16"/>
                        </w:rPr>
                      </w:pPr>
                      <w:r>
                        <w:rPr>
                          <w:sz w:val="16"/>
                          <w:szCs w:val="16"/>
                        </w:rPr>
                        <w:t>3</w:t>
                      </w:r>
                    </w:p>
                  </w:txbxContent>
                </v:textbox>
              </v:oval>
            </w:pict>
          </mc:Fallback>
        </mc:AlternateContent>
      </w:r>
      <w:r w:rsidR="00FE49CB">
        <w:rPr>
          <w:noProof/>
        </w:rPr>
        <mc:AlternateContent>
          <mc:Choice Requires="wps">
            <w:drawing>
              <wp:anchor distT="0" distB="0" distL="114300" distR="114300" simplePos="0" relativeHeight="251658240" behindDoc="0" locked="0" layoutInCell="1" allowOverlap="1" wp14:anchorId="2FF1A703" wp14:editId="3F727707">
                <wp:simplePos x="0" y="0"/>
                <wp:positionH relativeFrom="column">
                  <wp:posOffset>847903</wp:posOffset>
                </wp:positionH>
                <wp:positionV relativeFrom="paragraph">
                  <wp:posOffset>381000</wp:posOffset>
                </wp:positionV>
                <wp:extent cx="193853" cy="186537"/>
                <wp:effectExtent l="0" t="0" r="15875" b="23495"/>
                <wp:wrapNone/>
                <wp:docPr id="1469325518" name="Oval 14"/>
                <wp:cNvGraphicFramePr/>
                <a:graphic xmlns:a="http://schemas.openxmlformats.org/drawingml/2006/main">
                  <a:graphicData uri="http://schemas.microsoft.com/office/word/2010/wordprocessingShape">
                    <wps:wsp>
                      <wps:cNvSpPr/>
                      <wps:spPr>
                        <a:xfrm>
                          <a:off x="0" y="0"/>
                          <a:ext cx="193853" cy="186537"/>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Pr="00186FC4" w:rsidR="00D51697" w:rsidP="005D6875" w:rsidRDefault="00D51697" w14:paraId="4CB567C2" w14:textId="34E2986F">
                            <w:pPr>
                              <w:jc w:val="center"/>
                              <w:rPr>
                                <w:sz w:val="16"/>
                                <w:szCs w:val="16"/>
                              </w:rPr>
                            </w:pPr>
                            <w:r w:rsidRPr="00186FC4">
                              <w:rPr>
                                <w:sz w:val="16"/>
                                <w:szCs w:val="16"/>
                              </w:rPr>
                              <w:t>1</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dec="http://schemas.microsoft.com/office/drawing/2017/decorative" xmlns:a="http://schemas.openxmlformats.org/drawingml/2006/main">
            <w:pict w14:anchorId="16424598">
              <v:oval id="_x0000_s1036" style="position:absolute;margin-left:66.75pt;margin-top:30pt;width:15.25pt;height:14.7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4472c4 [3204]" strokecolor="#09101d [484]" strokeweight="1pt" w14:anchorId="2FF1A7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">
                <v:stroke joinstyle="miter"/>
                <v:textbox inset="0,0,0,0">
                  <w:txbxContent>
                    <w:p w:rsidRPr="00186FC4" w:rsidR="00D51697" w:rsidP="005D6875" w:rsidRDefault="00D51697" w14:paraId="649841BE" w14:textId="34E2986F">
                      <w:pPr>
                        <w:jc w:val="center"/>
                        <w:rPr>
                          <w:sz w:val="16"/>
                          <w:szCs w:val="16"/>
                        </w:rPr>
                      </w:pPr>
                      <w:r w:rsidRPr="00186FC4">
                        <w:rPr>
                          <w:sz w:val="16"/>
                          <w:szCs w:val="16"/>
                        </w:rPr>
                        <w:t>1</w:t>
                      </w:r>
                    </w:p>
                  </w:txbxContent>
                </v:textbox>
              </v:oval>
            </w:pict>
          </mc:Fallback>
        </mc:AlternateContent>
      </w:r>
      <w:r w:rsidR="00FE49CB">
        <w:rPr>
          <w:noProof/>
        </w:rPr>
        <mc:AlternateContent>
          <mc:Choice Requires="wps">
            <w:drawing>
              <wp:anchor distT="0" distB="0" distL="114300" distR="114300" simplePos="0" relativeHeight="251658241" behindDoc="0" locked="0" layoutInCell="1" allowOverlap="1" wp14:anchorId="53616017" wp14:editId="254D11A6">
                <wp:simplePos x="0" y="0"/>
                <wp:positionH relativeFrom="column">
                  <wp:posOffset>843306</wp:posOffset>
                </wp:positionH>
                <wp:positionV relativeFrom="paragraph">
                  <wp:posOffset>731520</wp:posOffset>
                </wp:positionV>
                <wp:extent cx="193853" cy="186537"/>
                <wp:effectExtent l="0" t="0" r="15875" b="23495"/>
                <wp:wrapNone/>
                <wp:docPr id="482496215" name="Oval 14"/>
                <wp:cNvGraphicFramePr/>
                <a:graphic xmlns:a="http://schemas.openxmlformats.org/drawingml/2006/main">
                  <a:graphicData uri="http://schemas.microsoft.com/office/word/2010/wordprocessingShape">
                    <wps:wsp>
                      <wps:cNvSpPr/>
                      <wps:spPr>
                        <a:xfrm>
                          <a:off x="0" y="0"/>
                          <a:ext cx="193853" cy="186537"/>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Pr="00186FC4" w:rsidR="00550953" w:rsidP="00550953" w:rsidRDefault="00FE49CB" w14:paraId="05DBA054" w14:textId="3718AAB0">
                            <w:pPr>
                              <w:jc w:val="center"/>
                              <w:rPr>
                                <w:sz w:val="16"/>
                                <w:szCs w:val="16"/>
                              </w:rPr>
                            </w:pPr>
                            <w:r>
                              <w:rPr>
                                <w:sz w:val="16"/>
                                <w:szCs w:val="16"/>
                              </w:rPr>
                              <w:t>2</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dec="http://schemas.microsoft.com/office/drawing/2017/decorative" xmlns:a="http://schemas.openxmlformats.org/drawingml/2006/main">
            <w:pict w14:anchorId="5C77D64A">
              <v:oval id="_x0000_s1037" style="position:absolute;margin-left:66.4pt;margin-top:57.6pt;width:15.25pt;height:14.7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4472c4 [3204]" strokecolor="#09101d [484]" strokeweight="1pt" w14:anchorId="536160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">
                <v:stroke joinstyle="miter"/>
                <v:textbox inset="0,0,0,0">
                  <w:txbxContent>
                    <w:p w:rsidRPr="00186FC4" w:rsidR="00550953" w:rsidP="00550953" w:rsidRDefault="00FE49CB" w14:paraId="18F999B5" w14:textId="3718AAB0">
                      <w:pPr>
                        <w:jc w:val="center"/>
                        <w:rPr>
                          <w:sz w:val="16"/>
                          <w:szCs w:val="16"/>
                        </w:rPr>
                      </w:pPr>
                      <w:r>
                        <w:rPr>
                          <w:sz w:val="16"/>
                          <w:szCs w:val="16"/>
                        </w:rPr>
                        <w:t>2</w:t>
                      </w:r>
                    </w:p>
                  </w:txbxContent>
                </v:textbox>
              </v:oval>
            </w:pict>
          </mc:Fallback>
        </mc:AlternateContent>
      </w:r>
      <w:r w:rsidR="00907209">
        <w:rPr>
          <w:noProof/>
        </w:rPr>
        <w:drawing>
          <wp:inline distT="0" distB="0" distL="0" distR="0" wp14:anchorId="29F67291" wp14:editId="09A4371C">
            <wp:extent cx="6013244" cy="6831106"/>
            <wp:effectExtent l="0" t="0" r="6985" b="8255"/>
            <wp:docPr id="9429417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941716" name="Picture 1" descr="A screenshot of a computer&#10;&#10;AI-generated content may be incorrect."/>
                    <pic:cNvPicPr/>
                  </pic:nvPicPr>
                  <pic:blipFill>
                    <a:blip r:embed="rId29"/>
                    <a:stretch>
                      <a:fillRect/>
                    </a:stretch>
                  </pic:blipFill>
                  <pic:spPr>
                    <a:xfrm>
                      <a:off x="0" y="0"/>
                      <a:ext cx="6047862" cy="6870433"/>
                    </a:xfrm>
                    <a:prstGeom prst="rect">
                      <a:avLst/>
                    </a:prstGeom>
                  </pic:spPr>
                </pic:pic>
              </a:graphicData>
            </a:graphic>
          </wp:inline>
        </w:drawing>
      </w:r>
    </w:p>
    <w:p w:rsidR="000777EF" w:rsidRDefault="000777EF" w14:paraId="1D30F657" w14:textId="77777777"/>
    <w:p w:rsidRPr="00660DB0" w:rsidR="00660DB0" w:rsidP="00660DB0" w:rsidRDefault="0074257D" w14:paraId="46C30F11" w14:textId="2423C283">
      <w:pPr>
        <w:rPr>
          <w:b/>
          <w:bCs/>
        </w:rPr>
      </w:pPr>
      <w:r>
        <w:rPr>
          <w:noProof/>
        </w:rPr>
        <mc:AlternateContent>
          <mc:Choice Requires="wps">
            <w:drawing>
              <wp:anchor distT="0" distB="0" distL="114300" distR="114300" simplePos="0" relativeHeight="251658250" behindDoc="0" locked="0" layoutInCell="1" allowOverlap="1" wp14:anchorId="2BAE1BB5" wp14:editId="21CE9B82">
                <wp:simplePos x="0" y="0"/>
                <wp:positionH relativeFrom="column">
                  <wp:posOffset>-263525</wp:posOffset>
                </wp:positionH>
                <wp:positionV relativeFrom="paragraph">
                  <wp:posOffset>-34290</wp:posOffset>
                </wp:positionV>
                <wp:extent cx="193853" cy="186537"/>
                <wp:effectExtent l="0" t="0" r="15875" b="23495"/>
                <wp:wrapNone/>
                <wp:docPr id="1857517773" name="Oval 14"/>
                <wp:cNvGraphicFramePr/>
                <a:graphic xmlns:a="http://schemas.openxmlformats.org/drawingml/2006/main">
                  <a:graphicData uri="http://schemas.microsoft.com/office/word/2010/wordprocessingShape">
                    <wps:wsp>
                      <wps:cNvSpPr/>
                      <wps:spPr>
                        <a:xfrm>
                          <a:off x="0" y="0"/>
                          <a:ext cx="193853" cy="186537"/>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Pr="00186FC4" w:rsidR="0074257D" w:rsidP="0074257D" w:rsidRDefault="0074257D" w14:paraId="5DCD2069" w14:textId="77777777">
                            <w:pPr>
                              <w:jc w:val="center"/>
                              <w:rPr>
                                <w:sz w:val="16"/>
                                <w:szCs w:val="16"/>
                              </w:rPr>
                            </w:pPr>
                            <w:r w:rsidRPr="00186FC4">
                              <w:rPr>
                                <w:sz w:val="16"/>
                                <w:szCs w:val="16"/>
                              </w:rPr>
                              <w:t>1</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dec="http://schemas.microsoft.com/office/drawing/2017/decorative" xmlns:a="http://schemas.openxmlformats.org/drawingml/2006/main">
            <w:pict w14:anchorId="4C9B9E38">
              <v:oval id="_x0000_s1038" style="position:absolute;margin-left:-20.75pt;margin-top:-2.7pt;width:15.25pt;height:14.7pt;z-index:25165825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4472c4 [3204]" strokecolor="#09101d [484]" strokeweight="1pt" w14:anchorId="2BAE1BB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">
                <v:stroke joinstyle="miter"/>
                <v:textbox inset="0,0,0,0">
                  <w:txbxContent>
                    <w:p w:rsidRPr="00186FC4" w:rsidR="0074257D" w:rsidP="0074257D" w:rsidRDefault="0074257D" w14:paraId="56B20A0C" w14:textId="77777777">
                      <w:pPr>
                        <w:jc w:val="center"/>
                        <w:rPr>
                          <w:sz w:val="16"/>
                          <w:szCs w:val="16"/>
                        </w:rPr>
                      </w:pPr>
                      <w:r w:rsidRPr="00186FC4">
                        <w:rPr>
                          <w:sz w:val="16"/>
                          <w:szCs w:val="16"/>
                        </w:rPr>
                        <w:t>1</w:t>
                      </w:r>
                    </w:p>
                  </w:txbxContent>
                </v:textbox>
              </v:oval>
            </w:pict>
          </mc:Fallback>
        </mc:AlternateContent>
      </w:r>
      <w:r w:rsidRPr="00660DB0" w:rsidR="00660DB0">
        <w:rPr>
          <w:b/>
          <w:bCs/>
        </w:rPr>
        <w:t>Site</w:t>
      </w:r>
      <w:r w:rsidR="008365BD">
        <w:rPr>
          <w:b/>
          <w:bCs/>
        </w:rPr>
        <w:t xml:space="preserve">  </w:t>
      </w:r>
    </w:p>
    <w:p w:rsidRPr="00660DB0" w:rsidR="00660DB0" w:rsidP="00660DB0" w:rsidRDefault="00660DB0" w14:paraId="4425EB5F" w14:textId="31F2C159">
      <w:r w:rsidRPr="00660DB0">
        <w:t xml:space="preserve">This is </w:t>
      </w:r>
      <w:r w:rsidR="00287AF1">
        <w:t>the level</w:t>
      </w:r>
      <w:r w:rsidR="00715E73">
        <w:t xml:space="preserve"> at which the Department Limit is set.  All </w:t>
      </w:r>
      <w:r w:rsidR="00D90191">
        <w:t xml:space="preserve">Exempt </w:t>
      </w:r>
      <w:r w:rsidR="00BA64C6">
        <w:t xml:space="preserve">and Category 5 </w:t>
      </w:r>
      <w:r w:rsidR="00D90191">
        <w:t>Limits will be at Building level, so the “Site” in this case will be the Building Name</w:t>
      </w:r>
      <w:r w:rsidR="00BA64C6">
        <w:t xml:space="preserve">.  All other </w:t>
      </w:r>
      <w:r w:rsidR="00485143">
        <w:t>Limits will be at Department level</w:t>
      </w:r>
      <w:r w:rsidR="00AC38C3">
        <w:t>.</w:t>
      </w:r>
    </w:p>
    <w:p w:rsidR="003356D1" w:rsidRDefault="003356D1" w14:paraId="1E4946C2" w14:textId="77777777">
      <w:pPr>
        <w:rPr>
          <w:b/>
          <w:bCs/>
        </w:rPr>
      </w:pPr>
      <w:r>
        <w:rPr>
          <w:b/>
          <w:bCs/>
        </w:rPr>
        <w:br w:type="page"/>
      </w:r>
    </w:p>
    <w:p w:rsidRPr="00660DB0" w:rsidR="00660DB0" w:rsidP="00660DB0" w:rsidRDefault="003356D1" w14:paraId="7DC38070" w14:textId="2C62404B">
      <w:pPr>
        <w:rPr>
          <w:b/>
          <w:bCs/>
        </w:rPr>
      </w:pPr>
      <w:r>
        <w:rPr>
          <w:noProof/>
        </w:rPr>
        <mc:AlternateContent>
          <mc:Choice Requires="wps">
            <w:drawing>
              <wp:anchor distT="0" distB="0" distL="114300" distR="114300" simplePos="0" relativeHeight="251658340" behindDoc="0" locked="0" layoutInCell="1" allowOverlap="1" wp14:anchorId="504949E6" wp14:editId="28DFD48F">
                <wp:simplePos x="0" y="0"/>
                <wp:positionH relativeFrom="column">
                  <wp:posOffset>-257026</wp:posOffset>
                </wp:positionH>
                <wp:positionV relativeFrom="paragraph">
                  <wp:posOffset>-635</wp:posOffset>
                </wp:positionV>
                <wp:extent cx="193853" cy="186537"/>
                <wp:effectExtent l="0" t="0" r="15875" b="23495"/>
                <wp:wrapNone/>
                <wp:docPr id="1457178375" name="Oval 14"/>
                <wp:cNvGraphicFramePr/>
                <a:graphic xmlns:a="http://schemas.openxmlformats.org/drawingml/2006/main">
                  <a:graphicData uri="http://schemas.microsoft.com/office/word/2010/wordprocessingShape">
                    <wps:wsp>
                      <wps:cNvSpPr/>
                      <wps:spPr>
                        <a:xfrm>
                          <a:off x="0" y="0"/>
                          <a:ext cx="193853" cy="186537"/>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Pr="00186FC4" w:rsidR="003356D1" w:rsidP="003356D1" w:rsidRDefault="003356D1" w14:paraId="3F4CBBF3" w14:textId="77777777">
                            <w:pPr>
                              <w:jc w:val="center"/>
                              <w:rPr>
                                <w:sz w:val="16"/>
                                <w:szCs w:val="16"/>
                              </w:rPr>
                            </w:pPr>
                            <w:r>
                              <w:rPr>
                                <w:sz w:val="16"/>
                                <w:szCs w:val="16"/>
                              </w:rPr>
                              <w:t>2</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dec="http://schemas.microsoft.com/office/drawing/2017/decorative" xmlns:a="http://schemas.openxmlformats.org/drawingml/2006/main">
            <w:pict w14:anchorId="5B80726F">
              <v:oval id="_x0000_s1039" style="position:absolute;margin-left:-20.25pt;margin-top:-.05pt;width:15.25pt;height:14.7pt;z-index:2516583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4472c4 [3204]" strokecolor="#09101d [484]" strokeweight="1pt" w14:anchorId="504949E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">
                <v:stroke joinstyle="miter"/>
                <v:textbox inset="0,0,0,0">
                  <w:txbxContent>
                    <w:p w:rsidRPr="00186FC4" w:rsidR="003356D1" w:rsidP="003356D1" w:rsidRDefault="003356D1" w14:paraId="7144751B" w14:textId="77777777">
                      <w:pPr>
                        <w:jc w:val="center"/>
                        <w:rPr>
                          <w:sz w:val="16"/>
                          <w:szCs w:val="16"/>
                        </w:rPr>
                      </w:pPr>
                      <w:r>
                        <w:rPr>
                          <w:sz w:val="16"/>
                          <w:szCs w:val="16"/>
                        </w:rPr>
                        <w:t>2</w:t>
                      </w:r>
                    </w:p>
                  </w:txbxContent>
                </v:textbox>
              </v:oval>
            </w:pict>
          </mc:Fallback>
        </mc:AlternateContent>
      </w:r>
      <w:r w:rsidRPr="00660DB0" w:rsidR="00660DB0">
        <w:rPr>
          <w:b/>
          <w:bCs/>
        </w:rPr>
        <w:t>Name (Required Field)</w:t>
      </w:r>
    </w:p>
    <w:p w:rsidRPr="00660DB0" w:rsidR="00660DB0" w:rsidP="00660DB0" w:rsidRDefault="00660DB0" w14:paraId="50233C3A" w14:textId="0277C519">
      <w:r w:rsidRPr="00660DB0">
        <w:t xml:space="preserve">This follows the naming convention:  Exempt / Category 5 / Sealed /Unsealed </w:t>
      </w:r>
    </w:p>
    <w:p w:rsidRPr="00660DB0" w:rsidR="00660DB0" w:rsidP="00660DB0" w:rsidRDefault="00660DB0" w14:paraId="72CA5A81" w14:textId="3BCD5F0D">
      <w:pPr>
        <w:pStyle w:val="ListParagraph"/>
        <w:numPr>
          <w:ilvl w:val="2"/>
          <w:numId w:val="12"/>
        </w:numPr>
        <w:spacing w:after="0" w:line="240" w:lineRule="auto"/>
        <w:ind w:left="405"/>
      </w:pPr>
      <w:r w:rsidRPr="00660DB0">
        <w:t>then by the Area</w:t>
      </w:r>
    </w:p>
    <w:p w:rsidRPr="00660DB0" w:rsidR="00660DB0" w:rsidP="00660DB0" w:rsidRDefault="00660DB0" w14:paraId="57FEF41C" w14:textId="7FB9832F">
      <w:pPr>
        <w:pStyle w:val="ListParagraph"/>
        <w:numPr>
          <w:ilvl w:val="2"/>
          <w:numId w:val="12"/>
        </w:numPr>
        <w:spacing w:after="0"/>
        <w:ind w:left="405"/>
      </w:pPr>
      <w:r w:rsidRPr="00660DB0">
        <w:t>then by Department / Building Name</w:t>
      </w:r>
      <w:r w:rsidR="00AC38C3">
        <w:br/>
      </w:r>
    </w:p>
    <w:p w:rsidRPr="00660DB0" w:rsidR="00660DB0" w:rsidP="00660DB0" w:rsidRDefault="00AC38C3" w14:paraId="6AE7A9B7" w14:textId="5BEBCA37">
      <w:pPr>
        <w:rPr>
          <w:b/>
          <w:bCs/>
        </w:rPr>
      </w:pPr>
      <w:r>
        <w:rPr>
          <w:noProof/>
        </w:rPr>
        <mc:AlternateContent>
          <mc:Choice Requires="wps">
            <w:drawing>
              <wp:anchor distT="0" distB="0" distL="114300" distR="114300" simplePos="0" relativeHeight="251658251" behindDoc="0" locked="0" layoutInCell="1" allowOverlap="1" wp14:anchorId="23331D61" wp14:editId="758708BC">
                <wp:simplePos x="0" y="0"/>
                <wp:positionH relativeFrom="column">
                  <wp:posOffset>-247015</wp:posOffset>
                </wp:positionH>
                <wp:positionV relativeFrom="paragraph">
                  <wp:posOffset>-42545</wp:posOffset>
                </wp:positionV>
                <wp:extent cx="193675" cy="186055"/>
                <wp:effectExtent l="0" t="0" r="15875" b="23495"/>
                <wp:wrapNone/>
                <wp:docPr id="956427904" name="Oval 14"/>
                <wp:cNvGraphicFramePr/>
                <a:graphic xmlns:a="http://schemas.openxmlformats.org/drawingml/2006/main">
                  <a:graphicData uri="http://schemas.microsoft.com/office/word/2010/wordprocessingShape">
                    <wps:wsp>
                      <wps:cNvSpPr/>
                      <wps:spPr>
                        <a:xfrm>
                          <a:off x="0" y="0"/>
                          <a:ext cx="193675" cy="18605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Pr="00186FC4" w:rsidR="004D2E43" w:rsidP="004D2E43" w:rsidRDefault="004D2E43" w14:paraId="6A82FB61" w14:textId="6DE1A72F">
                            <w:pPr>
                              <w:jc w:val="center"/>
                              <w:rPr>
                                <w:sz w:val="16"/>
                                <w:szCs w:val="16"/>
                              </w:rPr>
                            </w:pPr>
                            <w:r>
                              <w:rPr>
                                <w:sz w:val="16"/>
                                <w:szCs w:val="16"/>
                              </w:rPr>
                              <w:t>3</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dec="http://schemas.microsoft.com/office/drawing/2017/decorative" xmlns:a="http://schemas.openxmlformats.org/drawingml/2006/main">
            <w:pict w14:anchorId="2BA9ACE1">
              <v:oval id="_x0000_s1040" style="position:absolute;margin-left:-19.45pt;margin-top:-3.35pt;width:15.25pt;height:14.65pt;z-index:25165825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4472c4 [3204]" strokecolor="#09101d [484]" strokeweight="1pt" w14:anchorId="23331D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">
                <v:stroke joinstyle="miter"/>
                <v:textbox inset="0,0,0,0">
                  <w:txbxContent>
                    <w:p w:rsidRPr="00186FC4" w:rsidR="004D2E43" w:rsidP="004D2E43" w:rsidRDefault="004D2E43" w14:paraId="0B778152" w14:textId="6DE1A72F">
                      <w:pPr>
                        <w:jc w:val="center"/>
                        <w:rPr>
                          <w:sz w:val="16"/>
                          <w:szCs w:val="16"/>
                        </w:rPr>
                      </w:pPr>
                      <w:r>
                        <w:rPr>
                          <w:sz w:val="16"/>
                          <w:szCs w:val="16"/>
                        </w:rPr>
                        <w:t>3</w:t>
                      </w:r>
                    </w:p>
                  </w:txbxContent>
                </v:textbox>
              </v:oval>
            </w:pict>
          </mc:Fallback>
        </mc:AlternateContent>
      </w:r>
      <w:r w:rsidRPr="00660DB0" w:rsidR="00660DB0">
        <w:rPr>
          <w:b/>
          <w:bCs/>
        </w:rPr>
        <w:t>Department Limit Holder (Required Field)</w:t>
      </w:r>
    </w:p>
    <w:p w:rsidRPr="00660DB0" w:rsidR="00660DB0" w:rsidP="00660DB0" w:rsidRDefault="00660DB0" w14:paraId="5466BFA0" w14:textId="4AC8A551">
      <w:r w:rsidRPr="00660DB0">
        <w:t>This is the current University RPO</w:t>
      </w:r>
      <w:r w:rsidR="004228AE">
        <w:t>, given that this role is currently responsible for allocating each Department with a set of limits.</w:t>
      </w:r>
    </w:p>
    <w:p w:rsidRPr="00660DB0" w:rsidR="00660DB0" w:rsidP="00660DB0" w:rsidRDefault="004228AE" w14:paraId="04D23791" w14:textId="763783CF">
      <w:pPr>
        <w:rPr>
          <w:b/>
          <w:bCs/>
        </w:rPr>
      </w:pPr>
      <w:r>
        <w:rPr>
          <w:noProof/>
        </w:rPr>
        <mc:AlternateContent>
          <mc:Choice Requires="wps">
            <w:drawing>
              <wp:anchor distT="0" distB="0" distL="114300" distR="114300" simplePos="0" relativeHeight="251658252" behindDoc="0" locked="0" layoutInCell="1" allowOverlap="1" wp14:anchorId="04810081" wp14:editId="58670D88">
                <wp:simplePos x="0" y="0"/>
                <wp:positionH relativeFrom="column">
                  <wp:posOffset>-242570</wp:posOffset>
                </wp:positionH>
                <wp:positionV relativeFrom="paragraph">
                  <wp:posOffset>-33655</wp:posOffset>
                </wp:positionV>
                <wp:extent cx="193675" cy="186055"/>
                <wp:effectExtent l="0" t="0" r="15875" b="23495"/>
                <wp:wrapNone/>
                <wp:docPr id="11836445" name="Oval 14"/>
                <wp:cNvGraphicFramePr/>
                <a:graphic xmlns:a="http://schemas.openxmlformats.org/drawingml/2006/main">
                  <a:graphicData uri="http://schemas.microsoft.com/office/word/2010/wordprocessingShape">
                    <wps:wsp>
                      <wps:cNvSpPr/>
                      <wps:spPr>
                        <a:xfrm>
                          <a:off x="0" y="0"/>
                          <a:ext cx="193675" cy="18605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Pr="00186FC4" w:rsidR="004D2E43" w:rsidP="004D2E43" w:rsidRDefault="004D2E43" w14:paraId="01B044B2" w14:textId="0B8072BB">
                            <w:pPr>
                              <w:jc w:val="center"/>
                              <w:rPr>
                                <w:sz w:val="16"/>
                                <w:szCs w:val="16"/>
                              </w:rPr>
                            </w:pPr>
                            <w:r>
                              <w:rPr>
                                <w:sz w:val="16"/>
                                <w:szCs w:val="16"/>
                              </w:rPr>
                              <w:t>4</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dec="http://schemas.microsoft.com/office/drawing/2017/decorative" xmlns:a="http://schemas.openxmlformats.org/drawingml/2006/main">
            <w:pict w14:anchorId="1287A4ED">
              <v:oval id="_x0000_s1041" style="position:absolute;margin-left:-19.1pt;margin-top:-2.65pt;width:15.25pt;height:14.65pt;z-index:2516582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4472c4 [3204]" strokecolor="#09101d [484]" strokeweight="1pt" w14:anchorId="048100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">
                <v:stroke joinstyle="miter"/>
                <v:textbox inset="0,0,0,0">
                  <w:txbxContent>
                    <w:p w:rsidRPr="00186FC4" w:rsidR="004D2E43" w:rsidP="004D2E43" w:rsidRDefault="004D2E43" w14:paraId="279935FF" w14:textId="0B8072BB">
                      <w:pPr>
                        <w:jc w:val="center"/>
                        <w:rPr>
                          <w:sz w:val="16"/>
                          <w:szCs w:val="16"/>
                        </w:rPr>
                      </w:pPr>
                      <w:r>
                        <w:rPr>
                          <w:sz w:val="16"/>
                          <w:szCs w:val="16"/>
                        </w:rPr>
                        <w:t>4</w:t>
                      </w:r>
                    </w:p>
                  </w:txbxContent>
                </v:textbox>
              </v:oval>
            </w:pict>
          </mc:Fallback>
        </mc:AlternateContent>
      </w:r>
      <w:r w:rsidRPr="00660DB0" w:rsidR="00660DB0">
        <w:rPr>
          <w:b/>
          <w:bCs/>
        </w:rPr>
        <w:t>Health Physicist</w:t>
      </w:r>
    </w:p>
    <w:p w:rsidRPr="00660DB0" w:rsidR="00660DB0" w:rsidP="00660DB0" w:rsidRDefault="00A776A3" w14:paraId="0FAA725F" w14:textId="48811374">
      <w:r>
        <w:t xml:space="preserve">Ignore. </w:t>
      </w:r>
      <w:r w:rsidRPr="00660DB0" w:rsidR="00660DB0">
        <w:t>Not currently used</w:t>
      </w:r>
      <w:r>
        <w:t>.</w:t>
      </w:r>
    </w:p>
    <w:p w:rsidRPr="00660DB0" w:rsidR="00660DB0" w:rsidP="00660DB0" w:rsidRDefault="00851321" w14:paraId="18F25EEF" w14:textId="1AD42AED">
      <w:pPr>
        <w:rPr>
          <w:b/>
          <w:bCs/>
        </w:rPr>
      </w:pPr>
      <w:r>
        <w:rPr>
          <w:noProof/>
        </w:rPr>
        <mc:AlternateContent>
          <mc:Choice Requires="wps">
            <w:drawing>
              <wp:anchor distT="0" distB="0" distL="114300" distR="114300" simplePos="0" relativeHeight="251658253" behindDoc="0" locked="0" layoutInCell="1" allowOverlap="1" wp14:anchorId="74604240" wp14:editId="047EF05A">
                <wp:simplePos x="0" y="0"/>
                <wp:positionH relativeFrom="page">
                  <wp:posOffset>435610</wp:posOffset>
                </wp:positionH>
                <wp:positionV relativeFrom="paragraph">
                  <wp:posOffset>-5080</wp:posOffset>
                </wp:positionV>
                <wp:extent cx="193853" cy="186537"/>
                <wp:effectExtent l="0" t="0" r="15875" b="23495"/>
                <wp:wrapNone/>
                <wp:docPr id="1444287646" name="Oval 14"/>
                <wp:cNvGraphicFramePr/>
                <a:graphic xmlns:a="http://schemas.openxmlformats.org/drawingml/2006/main">
                  <a:graphicData uri="http://schemas.microsoft.com/office/word/2010/wordprocessingShape">
                    <wps:wsp>
                      <wps:cNvSpPr/>
                      <wps:spPr>
                        <a:xfrm>
                          <a:off x="0" y="0"/>
                          <a:ext cx="193853" cy="186537"/>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Pr="00186FC4" w:rsidR="00EF40C3" w:rsidP="00EF40C3" w:rsidRDefault="00EF40C3" w14:paraId="3F07D9F2" w14:textId="67E97849">
                            <w:pPr>
                              <w:jc w:val="center"/>
                              <w:rPr>
                                <w:sz w:val="16"/>
                                <w:szCs w:val="16"/>
                              </w:rPr>
                            </w:pPr>
                            <w:r>
                              <w:rPr>
                                <w:sz w:val="16"/>
                                <w:szCs w:val="16"/>
                              </w:rPr>
                              <w:t>5</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dec="http://schemas.microsoft.com/office/drawing/2017/decorative" xmlns:a="http://schemas.openxmlformats.org/drawingml/2006/main">
            <w:pict w14:anchorId="0BFC5BEA">
              <v:oval id="_x0000_s1042" style="position:absolute;margin-left:34.3pt;margin-top:-.4pt;width:15.25pt;height:14.7pt;z-index:251658253;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fillcolor="#4472c4 [3204]" strokecolor="#09101d [484]" strokeweight="1pt" w14:anchorId="74604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">
                <v:stroke joinstyle="miter"/>
                <v:textbox inset="0,0,0,0">
                  <w:txbxContent>
                    <w:p w:rsidRPr="00186FC4" w:rsidR="00EF40C3" w:rsidP="00EF40C3" w:rsidRDefault="00EF40C3" w14:paraId="44240AAE" w14:textId="67E97849">
                      <w:pPr>
                        <w:jc w:val="center"/>
                        <w:rPr>
                          <w:sz w:val="16"/>
                          <w:szCs w:val="16"/>
                        </w:rPr>
                      </w:pPr>
                      <w:r>
                        <w:rPr>
                          <w:sz w:val="16"/>
                          <w:szCs w:val="16"/>
                        </w:rPr>
                        <w:t>5</w:t>
                      </w:r>
                    </w:p>
                  </w:txbxContent>
                </v:textbox>
                <w10:wrap anchorx="page"/>
              </v:oval>
            </w:pict>
          </mc:Fallback>
        </mc:AlternateContent>
      </w:r>
      <w:r w:rsidRPr="00660DB0" w:rsidR="00660DB0">
        <w:rPr>
          <w:b/>
          <w:bCs/>
        </w:rPr>
        <w:t>Department Limit Types (Required Field)</w:t>
      </w:r>
    </w:p>
    <w:p w:rsidRPr="00660DB0" w:rsidR="00660DB0" w:rsidP="00660DB0" w:rsidRDefault="00EF40C3" w14:paraId="2530C80C" w14:textId="4C279F52">
      <w:r>
        <w:rPr>
          <w:noProof/>
        </w:rPr>
        <mc:AlternateContent>
          <mc:Choice Requires="wps">
            <w:drawing>
              <wp:anchor distT="0" distB="0" distL="114300" distR="114300" simplePos="0" relativeHeight="251658254" behindDoc="0" locked="0" layoutInCell="1" allowOverlap="1" wp14:anchorId="5C92DA79" wp14:editId="14D76D49">
                <wp:simplePos x="0" y="0"/>
                <wp:positionH relativeFrom="column">
                  <wp:posOffset>-243205</wp:posOffset>
                </wp:positionH>
                <wp:positionV relativeFrom="paragraph">
                  <wp:posOffset>272415</wp:posOffset>
                </wp:positionV>
                <wp:extent cx="193853" cy="186537"/>
                <wp:effectExtent l="0" t="0" r="15875" b="23495"/>
                <wp:wrapNone/>
                <wp:docPr id="1119893551" name="Oval 14"/>
                <wp:cNvGraphicFramePr/>
                <a:graphic xmlns:a="http://schemas.openxmlformats.org/drawingml/2006/main">
                  <a:graphicData uri="http://schemas.microsoft.com/office/word/2010/wordprocessingShape">
                    <wps:wsp>
                      <wps:cNvSpPr/>
                      <wps:spPr>
                        <a:xfrm>
                          <a:off x="0" y="0"/>
                          <a:ext cx="193853" cy="186537"/>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Pr="00186FC4" w:rsidR="00EF40C3" w:rsidP="00EF40C3" w:rsidRDefault="00EF40C3" w14:paraId="035AAA49" w14:textId="5D6D03D6">
                            <w:pPr>
                              <w:jc w:val="center"/>
                              <w:rPr>
                                <w:sz w:val="16"/>
                                <w:szCs w:val="16"/>
                              </w:rPr>
                            </w:pPr>
                            <w:r>
                              <w:rPr>
                                <w:sz w:val="16"/>
                                <w:szCs w:val="16"/>
                              </w:rPr>
                              <w:t>6</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dec="http://schemas.microsoft.com/office/drawing/2017/decorative" xmlns:a="http://schemas.openxmlformats.org/drawingml/2006/main">
            <w:pict w14:anchorId="1A842217">
              <v:oval id="_x0000_s1043" style="position:absolute;margin-left:-19.15pt;margin-top:21.45pt;width:15.25pt;height:14.7pt;z-index:25165825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4472c4 [3204]" strokecolor="#09101d [484]" strokeweight="1pt" w14:anchorId="5C92DA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">
                <v:stroke joinstyle="miter"/>
                <v:textbox inset="0,0,0,0">
                  <w:txbxContent>
                    <w:p w:rsidRPr="00186FC4" w:rsidR="00EF40C3" w:rsidP="00EF40C3" w:rsidRDefault="00EF40C3" w14:paraId="29B4EA11" w14:textId="5D6D03D6">
                      <w:pPr>
                        <w:jc w:val="center"/>
                        <w:rPr>
                          <w:sz w:val="16"/>
                          <w:szCs w:val="16"/>
                        </w:rPr>
                      </w:pPr>
                      <w:r>
                        <w:rPr>
                          <w:sz w:val="16"/>
                          <w:szCs w:val="16"/>
                        </w:rPr>
                        <w:t>6</w:t>
                      </w:r>
                    </w:p>
                  </w:txbxContent>
                </v:textbox>
              </v:oval>
            </w:pict>
          </mc:Fallback>
        </mc:AlternateContent>
      </w:r>
      <w:r w:rsidRPr="00660DB0" w:rsidR="00660DB0">
        <w:t>This is defaulted to Radionuclide and should not be changed.</w:t>
      </w:r>
    </w:p>
    <w:p w:rsidRPr="00660DB0" w:rsidR="00660DB0" w:rsidP="00660DB0" w:rsidRDefault="00660DB0" w14:paraId="5B774A4D" w14:textId="045C1B2A">
      <w:pPr>
        <w:rPr>
          <w:b/>
          <w:bCs/>
        </w:rPr>
      </w:pPr>
      <w:r w:rsidRPr="00660DB0">
        <w:rPr>
          <w:b/>
          <w:bCs/>
        </w:rPr>
        <w:t>Expiration Date</w:t>
      </w:r>
    </w:p>
    <w:p w:rsidRPr="00660DB0" w:rsidR="00660DB0" w:rsidP="00660DB0" w:rsidRDefault="00660DB0" w14:paraId="0A6A52ED" w14:textId="45D6A851">
      <w:r w:rsidRPr="00660DB0">
        <w:t>This should remain blank unless the EA Permit states an expiry date.</w:t>
      </w:r>
      <w:r w:rsidR="00A776A3">
        <w:t xml:space="preserve">  If this is fi</w:t>
      </w:r>
      <w:r w:rsidR="00566843">
        <w:t>eld is populated, the limits will not be usable beyond the date</w:t>
      </w:r>
      <w:r w:rsidR="00630C61">
        <w:t xml:space="preserve"> and it will not be possible for the Department to hold inventory.</w:t>
      </w:r>
    </w:p>
    <w:p w:rsidRPr="00660DB0" w:rsidR="00660DB0" w:rsidP="00660DB0" w:rsidRDefault="00630C61" w14:paraId="2BFC179B" w14:textId="57040FD4">
      <w:pPr>
        <w:rPr>
          <w:b/>
          <w:bCs/>
        </w:rPr>
      </w:pPr>
      <w:r>
        <w:rPr>
          <w:noProof/>
        </w:rPr>
        <mc:AlternateContent>
          <mc:Choice Requires="wps">
            <w:drawing>
              <wp:anchor distT="0" distB="0" distL="114300" distR="114300" simplePos="0" relativeHeight="251658255" behindDoc="0" locked="0" layoutInCell="1" allowOverlap="1" wp14:anchorId="10DA9CF4" wp14:editId="27885307">
                <wp:simplePos x="0" y="0"/>
                <wp:positionH relativeFrom="column">
                  <wp:posOffset>-242570</wp:posOffset>
                </wp:positionH>
                <wp:positionV relativeFrom="paragraph">
                  <wp:posOffset>-14605</wp:posOffset>
                </wp:positionV>
                <wp:extent cx="193675" cy="186055"/>
                <wp:effectExtent l="0" t="0" r="15875" b="23495"/>
                <wp:wrapNone/>
                <wp:docPr id="50405531" name="Oval 14"/>
                <wp:cNvGraphicFramePr/>
                <a:graphic xmlns:a="http://schemas.openxmlformats.org/drawingml/2006/main">
                  <a:graphicData uri="http://schemas.microsoft.com/office/word/2010/wordprocessingShape">
                    <wps:wsp>
                      <wps:cNvSpPr/>
                      <wps:spPr>
                        <a:xfrm>
                          <a:off x="0" y="0"/>
                          <a:ext cx="193675" cy="18605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Pr="00186FC4" w:rsidR="00EF40C3" w:rsidP="00EF40C3" w:rsidRDefault="00EF40C3" w14:paraId="3A391457" w14:textId="20493677">
                            <w:pPr>
                              <w:jc w:val="center"/>
                              <w:rPr>
                                <w:sz w:val="16"/>
                                <w:szCs w:val="16"/>
                              </w:rPr>
                            </w:pPr>
                            <w:r>
                              <w:rPr>
                                <w:sz w:val="16"/>
                                <w:szCs w:val="16"/>
                              </w:rPr>
                              <w:t>7</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dec="http://schemas.microsoft.com/office/drawing/2017/decorative" xmlns:a="http://schemas.openxmlformats.org/drawingml/2006/main">
            <w:pict w14:anchorId="244E9B61">
              <v:oval id="_x0000_s1044" style="position:absolute;margin-left:-19.1pt;margin-top:-1.15pt;width:15.25pt;height:14.65pt;z-index:25165825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4472c4 [3204]" strokecolor="#09101d [484]" strokeweight="1pt" w14:anchorId="10DA9CF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">
                <v:stroke joinstyle="miter"/>
                <v:textbox inset="0,0,0,0">
                  <w:txbxContent>
                    <w:p w:rsidRPr="00186FC4" w:rsidR="00EF40C3" w:rsidP="00EF40C3" w:rsidRDefault="00EF40C3" w14:paraId="109B8484" w14:textId="20493677">
                      <w:pPr>
                        <w:jc w:val="center"/>
                        <w:rPr>
                          <w:sz w:val="16"/>
                          <w:szCs w:val="16"/>
                        </w:rPr>
                      </w:pPr>
                      <w:r>
                        <w:rPr>
                          <w:sz w:val="16"/>
                          <w:szCs w:val="16"/>
                        </w:rPr>
                        <w:t>7</w:t>
                      </w:r>
                    </w:p>
                  </w:txbxContent>
                </v:textbox>
              </v:oval>
            </w:pict>
          </mc:Fallback>
        </mc:AlternateContent>
      </w:r>
      <w:r w:rsidRPr="00660DB0" w:rsidR="00660DB0">
        <w:rPr>
          <w:b/>
          <w:bCs/>
        </w:rPr>
        <w:t>Issuance Date (Required Field)</w:t>
      </w:r>
    </w:p>
    <w:p w:rsidRPr="00660DB0" w:rsidR="00660DB0" w:rsidP="00660DB0" w:rsidRDefault="00660DB0" w14:paraId="0122500E" w14:textId="77667D43">
      <w:r w:rsidRPr="00660DB0">
        <w:t xml:space="preserve">This is the date of issue for the EA Permit. </w:t>
      </w:r>
    </w:p>
    <w:p w:rsidRPr="00660DB0" w:rsidR="00660DB0" w:rsidP="00660DB0" w:rsidRDefault="00630C61" w14:paraId="1C65EC26" w14:textId="31E079D6">
      <w:pPr>
        <w:rPr>
          <w:b/>
          <w:bCs/>
        </w:rPr>
      </w:pPr>
      <w:r>
        <w:rPr>
          <w:noProof/>
        </w:rPr>
        <mc:AlternateContent>
          <mc:Choice Requires="wps">
            <w:drawing>
              <wp:anchor distT="0" distB="0" distL="114300" distR="114300" simplePos="0" relativeHeight="251658256" behindDoc="0" locked="0" layoutInCell="1" allowOverlap="1" wp14:anchorId="62EE8024" wp14:editId="33E5EE4A">
                <wp:simplePos x="0" y="0"/>
                <wp:positionH relativeFrom="column">
                  <wp:posOffset>-241935</wp:posOffset>
                </wp:positionH>
                <wp:positionV relativeFrom="paragraph">
                  <wp:posOffset>-24130</wp:posOffset>
                </wp:positionV>
                <wp:extent cx="193675" cy="186055"/>
                <wp:effectExtent l="0" t="0" r="15875" b="23495"/>
                <wp:wrapNone/>
                <wp:docPr id="1412851536" name="Oval 14"/>
                <wp:cNvGraphicFramePr/>
                <a:graphic xmlns:a="http://schemas.openxmlformats.org/drawingml/2006/main">
                  <a:graphicData uri="http://schemas.microsoft.com/office/word/2010/wordprocessingShape">
                    <wps:wsp>
                      <wps:cNvSpPr/>
                      <wps:spPr>
                        <a:xfrm>
                          <a:off x="0" y="0"/>
                          <a:ext cx="193675" cy="18605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Pr="00186FC4" w:rsidR="0074137E" w:rsidP="0074137E" w:rsidRDefault="0074137E" w14:paraId="3198266C" w14:textId="6347EEBC">
                            <w:pPr>
                              <w:jc w:val="center"/>
                              <w:rPr>
                                <w:sz w:val="16"/>
                                <w:szCs w:val="16"/>
                              </w:rPr>
                            </w:pPr>
                            <w:r>
                              <w:rPr>
                                <w:sz w:val="16"/>
                                <w:szCs w:val="16"/>
                              </w:rPr>
                              <w:t>8</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dec="http://schemas.microsoft.com/office/drawing/2017/decorative" xmlns:a="http://schemas.openxmlformats.org/drawingml/2006/main">
            <w:pict w14:anchorId="59BEC282">
              <v:oval id="_x0000_s1045" style="position:absolute;margin-left:-19.05pt;margin-top:-1.9pt;width:15.25pt;height:14.65pt;z-index:251658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4472c4 [3204]" strokecolor="#09101d [484]" strokeweight="1pt" w14:anchorId="62EE80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">
                <v:stroke joinstyle="miter"/>
                <v:textbox inset="0,0,0,0">
                  <w:txbxContent>
                    <w:p w:rsidRPr="00186FC4" w:rsidR="0074137E" w:rsidP="0074137E" w:rsidRDefault="0074137E" w14:paraId="03853697" w14:textId="6347EEBC">
                      <w:pPr>
                        <w:jc w:val="center"/>
                        <w:rPr>
                          <w:sz w:val="16"/>
                          <w:szCs w:val="16"/>
                        </w:rPr>
                      </w:pPr>
                      <w:r>
                        <w:rPr>
                          <w:sz w:val="16"/>
                          <w:szCs w:val="16"/>
                        </w:rPr>
                        <w:t>8</w:t>
                      </w:r>
                    </w:p>
                  </w:txbxContent>
                </v:textbox>
              </v:oval>
            </w:pict>
          </mc:Fallback>
        </mc:AlternateContent>
      </w:r>
      <w:r w:rsidRPr="00660DB0" w:rsidR="00660DB0">
        <w:rPr>
          <w:b/>
          <w:bCs/>
        </w:rPr>
        <w:t>Authorised Conditions</w:t>
      </w:r>
    </w:p>
    <w:p w:rsidRPr="00660DB0" w:rsidR="00660DB0" w:rsidP="00660DB0" w:rsidRDefault="009117EF" w14:paraId="0D213717" w14:textId="34C85C05">
      <w:r>
        <w:rPr>
          <w:noProof/>
        </w:rPr>
        <mc:AlternateContent>
          <mc:Choice Requires="wps">
            <w:drawing>
              <wp:anchor distT="0" distB="0" distL="114300" distR="114300" simplePos="0" relativeHeight="251658259" behindDoc="0" locked="0" layoutInCell="1" allowOverlap="1" wp14:anchorId="5A0FB8AD" wp14:editId="5B300A5D">
                <wp:simplePos x="0" y="0"/>
                <wp:positionH relativeFrom="column">
                  <wp:posOffset>-250825</wp:posOffset>
                </wp:positionH>
                <wp:positionV relativeFrom="paragraph">
                  <wp:posOffset>268605</wp:posOffset>
                </wp:positionV>
                <wp:extent cx="193853" cy="186537"/>
                <wp:effectExtent l="0" t="0" r="15875" b="23495"/>
                <wp:wrapNone/>
                <wp:docPr id="1897872302" name="Oval 14"/>
                <wp:cNvGraphicFramePr/>
                <a:graphic xmlns:a="http://schemas.openxmlformats.org/drawingml/2006/main">
                  <a:graphicData uri="http://schemas.microsoft.com/office/word/2010/wordprocessingShape">
                    <wps:wsp>
                      <wps:cNvSpPr/>
                      <wps:spPr>
                        <a:xfrm>
                          <a:off x="0" y="0"/>
                          <a:ext cx="193853" cy="186537"/>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Pr="00186FC4" w:rsidR="009117EF" w:rsidP="009117EF" w:rsidRDefault="009117EF" w14:paraId="2E180123" w14:textId="4AACF8C3">
                            <w:pPr>
                              <w:jc w:val="center"/>
                              <w:rPr>
                                <w:sz w:val="16"/>
                                <w:szCs w:val="16"/>
                              </w:rPr>
                            </w:pPr>
                            <w:r>
                              <w:rPr>
                                <w:sz w:val="16"/>
                                <w:szCs w:val="16"/>
                              </w:rPr>
                              <w:t>9</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dec="http://schemas.microsoft.com/office/drawing/2017/decorative" xmlns:a="http://schemas.openxmlformats.org/drawingml/2006/main">
            <w:pict w14:anchorId="0F4EFE3D">
              <v:oval id="_x0000_s1046" style="position:absolute;margin-left:-19.75pt;margin-top:21.15pt;width:15.25pt;height:14.7pt;z-index:25165825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4472c4 [3204]" strokecolor="#09101d [484]" strokeweight="1pt" w14:anchorId="5A0FB8A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">
                <v:stroke joinstyle="miter"/>
                <v:textbox inset="0,0,0,0">
                  <w:txbxContent>
                    <w:p w:rsidRPr="00186FC4" w:rsidR="009117EF" w:rsidP="009117EF" w:rsidRDefault="009117EF" w14:paraId="089009E4" w14:textId="4AACF8C3">
                      <w:pPr>
                        <w:jc w:val="center"/>
                        <w:rPr>
                          <w:sz w:val="16"/>
                          <w:szCs w:val="16"/>
                        </w:rPr>
                      </w:pPr>
                      <w:r>
                        <w:rPr>
                          <w:sz w:val="16"/>
                          <w:szCs w:val="16"/>
                        </w:rPr>
                        <w:t>9</w:t>
                      </w:r>
                    </w:p>
                  </w:txbxContent>
                </v:textbox>
              </v:oval>
            </w:pict>
          </mc:Fallback>
        </mc:AlternateContent>
      </w:r>
      <w:r w:rsidR="00B07F84">
        <w:t xml:space="preserve">Ignore. </w:t>
      </w:r>
      <w:r w:rsidRPr="00660DB0" w:rsidR="00660DB0">
        <w:t>Leave Blank</w:t>
      </w:r>
      <w:r w:rsidR="00B07F84">
        <w:t>.</w:t>
      </w:r>
    </w:p>
    <w:p w:rsidRPr="00660DB0" w:rsidR="00660DB0" w:rsidP="00660DB0" w:rsidRDefault="00660DB0" w14:paraId="4E4B1EB2" w14:textId="77777777">
      <w:pPr>
        <w:rPr>
          <w:b/>
          <w:bCs/>
        </w:rPr>
      </w:pPr>
      <w:r w:rsidRPr="00660DB0">
        <w:rPr>
          <w:b/>
          <w:bCs/>
        </w:rPr>
        <w:t>Templates</w:t>
      </w:r>
    </w:p>
    <w:p w:rsidRPr="00660DB0" w:rsidR="00660DB0" w:rsidP="00660DB0" w:rsidRDefault="00660DB0" w14:paraId="32E570BD" w14:textId="7FE31321">
      <w:r w:rsidRPr="00660DB0">
        <w:t xml:space="preserve">This is </w:t>
      </w:r>
      <w:r w:rsidR="00E049CB">
        <w:t>automatically populated with the</w:t>
      </w:r>
      <w:r w:rsidRPr="00660DB0">
        <w:t xml:space="preserve"> “Department Limit”</w:t>
      </w:r>
      <w:r w:rsidR="00055015">
        <w:t xml:space="preserve"> template</w:t>
      </w:r>
      <w:r w:rsidR="00B07F84">
        <w:t>.</w:t>
      </w:r>
      <w:r w:rsidR="00932C24">
        <w:t xml:space="preserve">  This template </w:t>
      </w:r>
      <w:r w:rsidR="00DD3280">
        <w:t xml:space="preserve">currently has 2 fields </w:t>
      </w:r>
      <w:r w:rsidR="00055015">
        <w:t>attached to</w:t>
      </w:r>
      <w:r w:rsidR="00506CC2">
        <w:t xml:space="preserve"> it</w:t>
      </w:r>
      <w:r w:rsidR="00055015">
        <w:t>.  The</w:t>
      </w:r>
      <w:r w:rsidR="00506CC2">
        <w:t xml:space="preserve"> Permit Number and </w:t>
      </w:r>
      <w:r w:rsidR="00055015">
        <w:t xml:space="preserve">the </w:t>
      </w:r>
      <w:r w:rsidR="00506CC2">
        <w:t xml:space="preserve">EA Reference Number.  </w:t>
      </w:r>
      <w:r w:rsidR="00055015">
        <w:t>Should</w:t>
      </w:r>
      <w:r w:rsidR="00506CC2">
        <w:t xml:space="preserve"> further fields </w:t>
      </w:r>
      <w:r w:rsidR="00055015">
        <w:t>be</w:t>
      </w:r>
      <w:r w:rsidR="00506CC2">
        <w:t xml:space="preserve"> required in the future to be added to Department Limits, they can be added to this template</w:t>
      </w:r>
      <w:r w:rsidR="00F737BF">
        <w:t>.</w:t>
      </w:r>
      <w:r w:rsidR="009325CA">
        <w:t xml:space="preserve">  All templated fields will appear on the Department Limit screen below the</w:t>
      </w:r>
      <w:r w:rsidR="00697360">
        <w:t xml:space="preserve"> “Models” field.</w:t>
      </w:r>
    </w:p>
    <w:p w:rsidRPr="00660DB0" w:rsidR="00660DB0" w:rsidP="00660DB0" w:rsidRDefault="00F737BF" w14:paraId="2722CB31" w14:textId="7DD8DC71">
      <w:pPr>
        <w:rPr>
          <w:b/>
          <w:bCs/>
        </w:rPr>
      </w:pPr>
      <w:r>
        <w:rPr>
          <w:noProof/>
        </w:rPr>
        <mc:AlternateContent>
          <mc:Choice Requires="wps">
            <w:drawing>
              <wp:anchor distT="0" distB="0" distL="114300" distR="114300" simplePos="0" relativeHeight="251658260" behindDoc="0" locked="0" layoutInCell="1" allowOverlap="1" wp14:anchorId="6A490295" wp14:editId="5D0A8792">
                <wp:simplePos x="0" y="0"/>
                <wp:positionH relativeFrom="column">
                  <wp:posOffset>-247015</wp:posOffset>
                </wp:positionH>
                <wp:positionV relativeFrom="paragraph">
                  <wp:posOffset>-21590</wp:posOffset>
                </wp:positionV>
                <wp:extent cx="193675" cy="186055"/>
                <wp:effectExtent l="0" t="0" r="15875" b="23495"/>
                <wp:wrapNone/>
                <wp:docPr id="1866453220" name="Oval 14"/>
                <wp:cNvGraphicFramePr/>
                <a:graphic xmlns:a="http://schemas.openxmlformats.org/drawingml/2006/main">
                  <a:graphicData uri="http://schemas.microsoft.com/office/word/2010/wordprocessingShape">
                    <wps:wsp>
                      <wps:cNvSpPr/>
                      <wps:spPr>
                        <a:xfrm>
                          <a:off x="0" y="0"/>
                          <a:ext cx="193675" cy="18605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Pr="00186FC4" w:rsidR="009117EF" w:rsidP="009117EF" w:rsidRDefault="008E4C1F" w14:paraId="68D01F70" w14:textId="019CEB5B">
                            <w:pPr>
                              <w:jc w:val="center"/>
                              <w:rPr>
                                <w:sz w:val="16"/>
                                <w:szCs w:val="16"/>
                              </w:rPr>
                            </w:pPr>
                            <w:r>
                              <w:rPr>
                                <w:sz w:val="16"/>
                                <w:szCs w:val="16"/>
                              </w:rPr>
                              <w:t>10</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dec="http://schemas.microsoft.com/office/drawing/2017/decorative" xmlns:a="http://schemas.openxmlformats.org/drawingml/2006/main">
            <w:pict w14:anchorId="7604F836">
              <v:oval id="_x0000_s1047" style="position:absolute;margin-left:-19.45pt;margin-top:-1.7pt;width:15.25pt;height:14.65pt;z-index:2516582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4472c4 [3204]" strokecolor="#09101d [484]" strokeweight="1pt" w14:anchorId="6A490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">
                <v:stroke joinstyle="miter"/>
                <v:textbox inset="0,0,0,0">
                  <w:txbxContent>
                    <w:p w:rsidRPr="00186FC4" w:rsidR="009117EF" w:rsidP="009117EF" w:rsidRDefault="008E4C1F" w14:paraId="446DE71A" w14:textId="019CEB5B">
                      <w:pPr>
                        <w:jc w:val="center"/>
                        <w:rPr>
                          <w:sz w:val="16"/>
                          <w:szCs w:val="16"/>
                        </w:rPr>
                      </w:pPr>
                      <w:r>
                        <w:rPr>
                          <w:sz w:val="16"/>
                          <w:szCs w:val="16"/>
                        </w:rPr>
                        <w:t>10</w:t>
                      </w:r>
                    </w:p>
                  </w:txbxContent>
                </v:textbox>
              </v:oval>
            </w:pict>
          </mc:Fallback>
        </mc:AlternateContent>
      </w:r>
      <w:r w:rsidRPr="00660DB0" w:rsidR="00660DB0">
        <w:rPr>
          <w:b/>
          <w:bCs/>
        </w:rPr>
        <w:t>Models</w:t>
      </w:r>
    </w:p>
    <w:p w:rsidRPr="00660DB0" w:rsidR="00660DB0" w:rsidP="00660DB0" w:rsidRDefault="00EE62B2" w14:paraId="7CD9EA0B" w14:textId="375D54A1">
      <w:r>
        <w:t xml:space="preserve">Ignore. </w:t>
      </w:r>
      <w:r w:rsidRPr="00660DB0" w:rsidR="00660DB0">
        <w:t>Leave Blank</w:t>
      </w:r>
      <w:r>
        <w:t>.</w:t>
      </w:r>
    </w:p>
    <w:p w:rsidRPr="00660DB0" w:rsidR="00660DB0" w:rsidP="00660DB0" w:rsidRDefault="00F737BF" w14:paraId="4EF4A0A1" w14:textId="42CC6C23">
      <w:pPr>
        <w:rPr>
          <w:b/>
          <w:bCs/>
        </w:rPr>
      </w:pPr>
      <w:r>
        <w:rPr>
          <w:noProof/>
        </w:rPr>
        <mc:AlternateContent>
          <mc:Choice Requires="wps">
            <w:drawing>
              <wp:anchor distT="0" distB="0" distL="114300" distR="114300" simplePos="0" relativeHeight="251658261" behindDoc="0" locked="0" layoutInCell="1" allowOverlap="1" wp14:anchorId="3B754172" wp14:editId="77FFDA8E">
                <wp:simplePos x="0" y="0"/>
                <wp:positionH relativeFrom="leftMargin">
                  <wp:posOffset>437515</wp:posOffset>
                </wp:positionH>
                <wp:positionV relativeFrom="paragraph">
                  <wp:posOffset>-30480</wp:posOffset>
                </wp:positionV>
                <wp:extent cx="193675" cy="186055"/>
                <wp:effectExtent l="0" t="0" r="15875" b="23495"/>
                <wp:wrapNone/>
                <wp:docPr id="1162113346" name="Oval 14"/>
                <wp:cNvGraphicFramePr/>
                <a:graphic xmlns:a="http://schemas.openxmlformats.org/drawingml/2006/main">
                  <a:graphicData uri="http://schemas.microsoft.com/office/word/2010/wordprocessingShape">
                    <wps:wsp>
                      <wps:cNvSpPr/>
                      <wps:spPr>
                        <a:xfrm>
                          <a:off x="0" y="0"/>
                          <a:ext cx="193675" cy="18605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Pr="00186FC4" w:rsidR="009117EF" w:rsidP="009117EF" w:rsidRDefault="008E4C1F" w14:paraId="0076CE0A" w14:textId="32AD871C">
                            <w:pPr>
                              <w:jc w:val="center"/>
                              <w:rPr>
                                <w:sz w:val="16"/>
                                <w:szCs w:val="16"/>
                              </w:rPr>
                            </w:pPr>
                            <w:r>
                              <w:rPr>
                                <w:sz w:val="16"/>
                                <w:szCs w:val="16"/>
                              </w:rPr>
                              <w:t>11</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dec="http://schemas.microsoft.com/office/drawing/2017/decorative" xmlns:a="http://schemas.openxmlformats.org/drawingml/2006/main">
            <w:pict w14:anchorId="3284FF69">
              <v:oval id="_x0000_s1048" style="position:absolute;margin-left:34.45pt;margin-top:-2.4pt;width:15.25pt;height:14.65pt;z-index:251658261;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fillcolor="#4472c4 [3204]" strokecolor="#09101d [484]" strokeweight="1pt" w14:anchorId="3B7541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">
                <v:stroke joinstyle="miter"/>
                <v:textbox inset="0,0,0,0">
                  <w:txbxContent>
                    <w:p w:rsidRPr="00186FC4" w:rsidR="009117EF" w:rsidP="009117EF" w:rsidRDefault="008E4C1F" w14:paraId="735DA4F4" w14:textId="32AD871C">
                      <w:pPr>
                        <w:jc w:val="center"/>
                        <w:rPr>
                          <w:sz w:val="16"/>
                          <w:szCs w:val="16"/>
                        </w:rPr>
                      </w:pPr>
                      <w:r>
                        <w:rPr>
                          <w:sz w:val="16"/>
                          <w:szCs w:val="16"/>
                        </w:rPr>
                        <w:t>11</w:t>
                      </w:r>
                    </w:p>
                  </w:txbxContent>
                </v:textbox>
                <w10:wrap anchorx="margin"/>
              </v:oval>
            </w:pict>
          </mc:Fallback>
        </mc:AlternateContent>
      </w:r>
      <w:r w:rsidRPr="00660DB0" w:rsidR="00660DB0">
        <w:rPr>
          <w:b/>
          <w:bCs/>
        </w:rPr>
        <w:t>Permit Number</w:t>
      </w:r>
    </w:p>
    <w:p w:rsidRPr="00660DB0" w:rsidR="00660DB0" w:rsidP="00660DB0" w:rsidRDefault="00660DB0" w14:paraId="19C32B6A" w14:textId="79E35133">
      <w:r w:rsidRPr="00660DB0">
        <w:t>This is the EA Permit Number</w:t>
      </w:r>
      <w:r w:rsidR="00EE62B2">
        <w:t>.</w:t>
      </w:r>
    </w:p>
    <w:p w:rsidRPr="00660DB0" w:rsidR="00660DB0" w:rsidP="00660DB0" w:rsidRDefault="00495464" w14:paraId="6F653CB3" w14:textId="20AF1182">
      <w:pPr>
        <w:rPr>
          <w:b/>
          <w:bCs/>
        </w:rPr>
      </w:pPr>
      <w:r>
        <w:rPr>
          <w:noProof/>
        </w:rPr>
        <mc:AlternateContent>
          <mc:Choice Requires="wps">
            <w:drawing>
              <wp:anchor distT="0" distB="0" distL="114300" distR="114300" simplePos="0" relativeHeight="251658262" behindDoc="0" locked="0" layoutInCell="1" allowOverlap="1" wp14:anchorId="172FD395" wp14:editId="2D7076B8">
                <wp:simplePos x="0" y="0"/>
                <wp:positionH relativeFrom="leftMargin">
                  <wp:posOffset>436880</wp:posOffset>
                </wp:positionH>
                <wp:positionV relativeFrom="paragraph">
                  <wp:posOffset>8890</wp:posOffset>
                </wp:positionV>
                <wp:extent cx="193675" cy="186055"/>
                <wp:effectExtent l="0" t="0" r="15875" b="23495"/>
                <wp:wrapNone/>
                <wp:docPr id="751191151" name="Oval 14"/>
                <wp:cNvGraphicFramePr/>
                <a:graphic xmlns:a="http://schemas.openxmlformats.org/drawingml/2006/main">
                  <a:graphicData uri="http://schemas.microsoft.com/office/word/2010/wordprocessingShape">
                    <wps:wsp>
                      <wps:cNvSpPr/>
                      <wps:spPr>
                        <a:xfrm>
                          <a:off x="0" y="0"/>
                          <a:ext cx="193675" cy="18605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Pr="00186FC4" w:rsidR="00495464" w:rsidP="00495464" w:rsidRDefault="00495464" w14:paraId="386EF1F0" w14:textId="48C96092">
                            <w:pPr>
                              <w:jc w:val="center"/>
                              <w:rPr>
                                <w:sz w:val="16"/>
                                <w:szCs w:val="16"/>
                              </w:rPr>
                            </w:pPr>
                            <w:r>
                              <w:rPr>
                                <w:sz w:val="16"/>
                                <w:szCs w:val="16"/>
                              </w:rPr>
                              <w:t>12</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dec="http://schemas.microsoft.com/office/drawing/2017/decorative" xmlns:a="http://schemas.openxmlformats.org/drawingml/2006/main">
            <w:pict w14:anchorId="1519C344">
              <v:oval id="_x0000_s1049" style="position:absolute;margin-left:34.4pt;margin-top:.7pt;width:15.25pt;height:14.65pt;z-index:251658262;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fillcolor="#4472c4 [3204]" strokecolor="#09101d [484]" strokeweight="1pt" w14:anchorId="172FD3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">
                <v:stroke joinstyle="miter"/>
                <v:textbox inset="0,0,0,0">
                  <w:txbxContent>
                    <w:p w:rsidRPr="00186FC4" w:rsidR="00495464" w:rsidP="00495464" w:rsidRDefault="00495464" w14:paraId="48DF98D7" w14:textId="48C96092">
                      <w:pPr>
                        <w:jc w:val="center"/>
                        <w:rPr>
                          <w:sz w:val="16"/>
                          <w:szCs w:val="16"/>
                        </w:rPr>
                      </w:pPr>
                      <w:r>
                        <w:rPr>
                          <w:sz w:val="16"/>
                          <w:szCs w:val="16"/>
                        </w:rPr>
                        <w:t>12</w:t>
                      </w:r>
                    </w:p>
                  </w:txbxContent>
                </v:textbox>
                <w10:wrap anchorx="margin"/>
              </v:oval>
            </w:pict>
          </mc:Fallback>
        </mc:AlternateContent>
      </w:r>
      <w:r w:rsidRPr="00660DB0" w:rsidR="00660DB0">
        <w:rPr>
          <w:b/>
          <w:bCs/>
        </w:rPr>
        <w:t>EA Reference Number</w:t>
      </w:r>
    </w:p>
    <w:p w:rsidR="2E6A4651" w:rsidP="177D8BAC" w:rsidRDefault="00660DB0" w14:paraId="1DA4C68C" w14:textId="52E12EEB">
      <w:pPr>
        <w:pStyle w:val="ListParagraph"/>
      </w:pPr>
      <w:r w:rsidRPr="00660DB0">
        <w:t>This is iteration of the EA Permit e.g. /V001</w:t>
      </w:r>
      <w:r w:rsidR="00D40C37">
        <w:t xml:space="preserve">.  Hence it will the permit number in </w:t>
      </w:r>
      <w:r w:rsidR="00100E2F">
        <w:t>full followed by the iteration.</w:t>
      </w:r>
    </w:p>
    <w:p w:rsidR="00F6047B" w:rsidP="1F0E969F" w:rsidRDefault="00F6047B" w14:paraId="1A03F00A" w14:textId="560AC5F8">
      <w:pPr>
        <w:pStyle w:val="ListParagraph"/>
      </w:pPr>
    </w:p>
    <w:p w:rsidRPr="00382F74" w:rsidR="00636569" w:rsidP="00B65EC6" w:rsidRDefault="00B65EC6" w14:paraId="0B15ED27" w14:textId="2B2B6B64">
      <w:pPr>
        <w:pStyle w:val="Heading4"/>
      </w:pPr>
      <w:r>
        <w:t xml:space="preserve">  </w:t>
      </w:r>
      <w:r w:rsidRPr="00382F74" w:rsidR="00382F74">
        <w:t>Department Limit profile page</w:t>
      </w:r>
    </w:p>
    <w:p w:rsidR="00382F74" w:rsidP="1F0E969F" w:rsidRDefault="00382F74" w14:paraId="508DDF9C" w14:textId="77777777">
      <w:pPr>
        <w:pStyle w:val="ListParagraph"/>
      </w:pPr>
    </w:p>
    <w:p w:rsidR="00F6047B" w:rsidP="1F0E969F" w:rsidRDefault="009552D6" w14:paraId="72FB7958" w14:textId="00B717BA">
      <w:pPr>
        <w:pStyle w:val="ListParagraph"/>
      </w:pPr>
      <w:r>
        <w:rPr>
          <w:noProof/>
        </w:rPr>
        <w:drawing>
          <wp:inline distT="0" distB="0" distL="0" distR="0" wp14:anchorId="621BCD65" wp14:editId="486B5776">
            <wp:extent cx="6190594" cy="3643079"/>
            <wp:effectExtent l="0" t="0" r="1270" b="0"/>
            <wp:docPr id="581419247" name="Picture 1" descr="A screenshot of a medical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419247" name="Picture 1" descr="A screenshot of a medical form&#10;&#10;AI-generated content may be incorrect."/>
                    <pic:cNvPicPr/>
                  </pic:nvPicPr>
                  <pic:blipFill>
                    <a:blip r:embed="rId30"/>
                    <a:stretch>
                      <a:fillRect/>
                    </a:stretch>
                  </pic:blipFill>
                  <pic:spPr>
                    <a:xfrm>
                      <a:off x="0" y="0"/>
                      <a:ext cx="6205491" cy="3651846"/>
                    </a:xfrm>
                    <a:prstGeom prst="rect">
                      <a:avLst/>
                    </a:prstGeom>
                  </pic:spPr>
                </pic:pic>
              </a:graphicData>
            </a:graphic>
          </wp:inline>
        </w:drawing>
      </w:r>
    </w:p>
    <w:p w:rsidR="009552D6" w:rsidP="00293B2F" w:rsidRDefault="009552D6" w14:paraId="0AB27E1D" w14:textId="77777777">
      <w:pPr>
        <w:pStyle w:val="ListParagraph"/>
        <w:spacing w:after="0"/>
      </w:pPr>
    </w:p>
    <w:p w:rsidRPr="00A938DA" w:rsidR="00CA4E7E" w:rsidP="1F0E969F" w:rsidRDefault="00CA4E7E" w14:paraId="03F8F855" w14:textId="35D0A8AB">
      <w:pPr>
        <w:pStyle w:val="ListParagraph"/>
        <w:rPr>
          <w:b/>
          <w:bCs/>
        </w:rPr>
      </w:pPr>
      <w:r w:rsidRPr="00A938DA">
        <w:rPr>
          <w:b/>
          <w:bCs/>
        </w:rPr>
        <w:t>Authorised Locations</w:t>
      </w:r>
    </w:p>
    <w:p w:rsidR="2E6A4651" w:rsidP="1F0E969F" w:rsidRDefault="2E6A4651" w14:paraId="257785AB" w14:textId="076E7E5E">
      <w:pPr>
        <w:pStyle w:val="ListParagraph"/>
      </w:pPr>
      <w:r w:rsidRPr="7C7BDF56">
        <w:t xml:space="preserve">Once the Department Limit has been created, </w:t>
      </w:r>
      <w:r w:rsidRPr="6B235BD8">
        <w:t xml:space="preserve">select the </w:t>
      </w:r>
      <w:r w:rsidRPr="51DCF6F2">
        <w:t xml:space="preserve">Authorized Labs to </w:t>
      </w:r>
      <w:r w:rsidR="00CA4E7E">
        <w:t>add the</w:t>
      </w:r>
      <w:r w:rsidR="006A234C">
        <w:t xml:space="preserve"> relevant rooms and labs to be used with</w:t>
      </w:r>
      <w:r w:rsidRPr="4B523888">
        <w:t xml:space="preserve"> the </w:t>
      </w:r>
      <w:r w:rsidR="006A234C">
        <w:t>Departmental Limits.</w:t>
      </w:r>
    </w:p>
    <w:p w:rsidR="00293B2F" w:rsidP="00293B2F" w:rsidRDefault="00293B2F" w14:paraId="1CAFBF81" w14:textId="77777777">
      <w:pPr>
        <w:pStyle w:val="ListParagraph"/>
        <w:spacing w:after="0"/>
      </w:pPr>
    </w:p>
    <w:p w:rsidR="005D7580" w:rsidP="1F0E969F" w:rsidRDefault="00BE47B1" w14:paraId="134C334C" w14:textId="18B92B0A">
      <w:pPr>
        <w:pStyle w:val="ListParagraph"/>
      </w:pPr>
      <w:r>
        <w:rPr>
          <w:noProof/>
        </w:rPr>
        <w:drawing>
          <wp:inline distT="0" distB="0" distL="0" distR="0" wp14:anchorId="12B4DDF3" wp14:editId="1A7B1006">
            <wp:extent cx="6207163" cy="3244803"/>
            <wp:effectExtent l="0" t="0" r="3175" b="0"/>
            <wp:docPr id="14975611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561122" name="Picture 1" descr="A screenshot of a computer&#10;&#10;AI-generated content may be incorrect."/>
                    <pic:cNvPicPr/>
                  </pic:nvPicPr>
                  <pic:blipFill>
                    <a:blip r:embed="rId31"/>
                    <a:stretch>
                      <a:fillRect/>
                    </a:stretch>
                  </pic:blipFill>
                  <pic:spPr>
                    <a:xfrm>
                      <a:off x="0" y="0"/>
                      <a:ext cx="6229736" cy="3256603"/>
                    </a:xfrm>
                    <a:prstGeom prst="rect">
                      <a:avLst/>
                    </a:prstGeom>
                  </pic:spPr>
                </pic:pic>
              </a:graphicData>
            </a:graphic>
          </wp:inline>
        </w:drawing>
      </w:r>
    </w:p>
    <w:p w:rsidR="0089232F" w:rsidP="00293B2F" w:rsidRDefault="0089232F" w14:paraId="6F8E55D2" w14:textId="77777777">
      <w:pPr>
        <w:pStyle w:val="ListParagraph"/>
        <w:spacing w:after="0"/>
      </w:pPr>
    </w:p>
    <w:p w:rsidR="0089232F" w:rsidP="1F0E969F" w:rsidRDefault="00EE7905" w14:paraId="289F1F49" w14:textId="2AE38ECE">
      <w:pPr>
        <w:pStyle w:val="ListParagraph"/>
      </w:pPr>
      <w:r>
        <w:t>Once added t</w:t>
      </w:r>
      <w:r w:rsidR="0089232F">
        <w:t>he rooms</w:t>
      </w:r>
      <w:r>
        <w:t xml:space="preserve"> will all be listed</w:t>
      </w:r>
      <w:r w:rsidR="00B66B83">
        <w:t xml:space="preserve"> as shown.  Note: if the room is listed in blue, then it has been authorised for use </w:t>
      </w:r>
      <w:r w:rsidR="009A4C34">
        <w:t xml:space="preserve">as a lab </w:t>
      </w:r>
      <w:r w:rsidR="00B66B83">
        <w:t>with inventory</w:t>
      </w:r>
      <w:r w:rsidR="00BF4984">
        <w:t>.  If the room is listed in black</w:t>
      </w:r>
      <w:r w:rsidR="003D5C27">
        <w:t>, then it will not be usable</w:t>
      </w:r>
      <w:r w:rsidR="00BA6EAB">
        <w:t xml:space="preserve"> until it has been authorised</w:t>
      </w:r>
      <w:r w:rsidR="002A7759">
        <w:t xml:space="preserve"> as a lab</w:t>
      </w:r>
      <w:r w:rsidR="00BA6EAB">
        <w:t xml:space="preserve">.  To authorise a location </w:t>
      </w:r>
      <w:r w:rsidR="002A7759">
        <w:t>as a lab</w:t>
      </w:r>
      <w:r w:rsidR="00A76FA7">
        <w:t>, the user must visit the LABs module and add the room</w:t>
      </w:r>
      <w:r w:rsidR="007D45B6">
        <w:t xml:space="preserve"> to be authorised as a lab.</w:t>
      </w:r>
    </w:p>
    <w:p w:rsidR="00BF3B38" w:rsidP="1F0E969F" w:rsidRDefault="00BF3B38" w14:paraId="687EEE51" w14:textId="4AF02C64">
      <w:pPr>
        <w:pStyle w:val="ListParagraph"/>
      </w:pPr>
      <w:r>
        <w:t xml:space="preserve">Select Add Authorised Location to add the </w:t>
      </w:r>
      <w:r w:rsidR="0046170A">
        <w:t xml:space="preserve">authorised </w:t>
      </w:r>
      <w:r w:rsidR="007D45B6">
        <w:t>lab to the Department Limit</w:t>
      </w:r>
      <w:r>
        <w:t>.</w:t>
      </w:r>
      <w:r w:rsidR="0012463E">
        <w:t xml:space="preserve">  If a room is no longer required to be used against the Department Limit, click on the pencil icon to edit and delete the room.</w:t>
      </w:r>
    </w:p>
    <w:p w:rsidR="0012463E" w:rsidP="1F0E969F" w:rsidRDefault="0071603C" w14:paraId="31FE2D95" w14:textId="5B1D7368">
      <w:pPr>
        <w:pStyle w:val="ListParagraph"/>
      </w:pPr>
      <w:r>
        <w:t>The exact same logic applies to waste sites.  A room must be authorised</w:t>
      </w:r>
      <w:r w:rsidR="007D4506">
        <w:t xml:space="preserve"> as a Waste Site in the Waste Management module under Sites.</w:t>
      </w:r>
      <w:r w:rsidR="00B62B21">
        <w:t xml:space="preserve">  Once authorised, it can be added to the Department Limit</w:t>
      </w:r>
      <w:r w:rsidR="006028DD">
        <w:t xml:space="preserve"> as previously described by selecting Add Authorised Location.</w:t>
      </w:r>
    </w:p>
    <w:p w:rsidR="0050267F" w:rsidP="006705FE" w:rsidRDefault="0050267F" w14:paraId="4A26ABE0" w14:textId="77777777">
      <w:pPr>
        <w:pStyle w:val="ListParagraph"/>
        <w:spacing w:after="0"/>
      </w:pPr>
    </w:p>
    <w:p w:rsidR="00BF3B38" w:rsidP="1F0E969F" w:rsidRDefault="00BF3B38" w14:paraId="22430CDC" w14:textId="563BD1A4">
      <w:pPr>
        <w:pStyle w:val="ListParagraph"/>
      </w:pPr>
      <w:r>
        <w:rPr>
          <w:noProof/>
        </w:rPr>
        <w:drawing>
          <wp:inline distT="0" distB="0" distL="0" distR="0" wp14:anchorId="4FE65459" wp14:editId="57C09101">
            <wp:extent cx="3629052" cy="1476386"/>
            <wp:effectExtent l="0" t="0" r="9525" b="9525"/>
            <wp:docPr id="9599441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944198" name="Picture 1" descr="A screenshot of a computer&#10;&#10;AI-generated content may be incorrect."/>
                    <pic:cNvPicPr/>
                  </pic:nvPicPr>
                  <pic:blipFill>
                    <a:blip r:embed="rId32"/>
                    <a:stretch>
                      <a:fillRect/>
                    </a:stretch>
                  </pic:blipFill>
                  <pic:spPr>
                    <a:xfrm>
                      <a:off x="0" y="0"/>
                      <a:ext cx="3629052" cy="1476386"/>
                    </a:xfrm>
                    <a:prstGeom prst="rect">
                      <a:avLst/>
                    </a:prstGeom>
                  </pic:spPr>
                </pic:pic>
              </a:graphicData>
            </a:graphic>
          </wp:inline>
        </w:drawing>
      </w:r>
    </w:p>
    <w:p w:rsidR="000B049C" w:rsidP="1F0E969F" w:rsidRDefault="000B049C" w14:paraId="26B3E1C4" w14:textId="77777777">
      <w:pPr>
        <w:pStyle w:val="ListParagraph"/>
      </w:pPr>
    </w:p>
    <w:p w:rsidR="00F52669" w:rsidP="1F0E969F" w:rsidRDefault="002B11A0" w14:paraId="225AA88E" w14:textId="5EBECA5A">
      <w:pPr>
        <w:pStyle w:val="ListParagraph"/>
      </w:pPr>
      <w:r>
        <w:t xml:space="preserve">Note: for the </w:t>
      </w:r>
      <w:r w:rsidRPr="000B049C">
        <w:rPr>
          <w:b/>
          <w:bCs/>
        </w:rPr>
        <w:t>Exempt Limits only</w:t>
      </w:r>
      <w:r>
        <w:t xml:space="preserve">, the location added will be the </w:t>
      </w:r>
      <w:r w:rsidR="00302DD8">
        <w:t>Building i.e. not a room or lab</w:t>
      </w:r>
      <w:r w:rsidR="006228D6">
        <w:t xml:space="preserve">.  </w:t>
      </w:r>
      <w:r w:rsidR="00197505">
        <w:t>Select</w:t>
      </w:r>
      <w:r w:rsidR="00302DD8">
        <w:t xml:space="preserve"> “Automatically authorise all descendant locations</w:t>
      </w:r>
      <w:r w:rsidR="009A3FAC">
        <w:t>” with the tick.</w:t>
      </w:r>
    </w:p>
    <w:p w:rsidR="002B11A0" w:rsidP="1F0E969F" w:rsidRDefault="009F4D5C" w14:paraId="796CF4B1" w14:textId="570EC7CB">
      <w:pPr>
        <w:pStyle w:val="ListParagraph"/>
      </w:pPr>
      <w:r>
        <w:t xml:space="preserve">This is to ensure that every room in the Building is covered under the </w:t>
      </w:r>
      <w:r w:rsidR="00F52669">
        <w:t>one Exempt Limit</w:t>
      </w:r>
      <w:r w:rsidR="00CA537F">
        <w:t>.  Therefore, there will only ever be one Exempt Limit per Building.</w:t>
      </w:r>
    </w:p>
    <w:p w:rsidR="00831A8F" w:rsidP="1F0E969F" w:rsidRDefault="00831A8F" w14:paraId="4C67436F" w14:textId="052E5C66">
      <w:pPr>
        <w:pStyle w:val="ListParagraph"/>
      </w:pPr>
      <w:r>
        <w:t xml:space="preserve">Please ensure that this field </w:t>
      </w:r>
      <w:r w:rsidRPr="009A3FAC">
        <w:rPr>
          <w:u w:val="single"/>
        </w:rPr>
        <w:t>remains unticked for the Sealed and Unsealed limits</w:t>
      </w:r>
      <w:r>
        <w:t>.</w:t>
      </w:r>
    </w:p>
    <w:p w:rsidRPr="00A879FC" w:rsidR="00EF01A4" w:rsidP="1F0E969F" w:rsidRDefault="00A879FC" w14:paraId="457B9B76" w14:textId="41DDF6A5">
      <w:pPr>
        <w:pStyle w:val="ListParagraph"/>
      </w:pPr>
      <w:r w:rsidRPr="00A879FC">
        <w:t xml:space="preserve">Note: </w:t>
      </w:r>
      <w:r w:rsidRPr="002928C5">
        <w:rPr>
          <w:b/>
          <w:bCs/>
        </w:rPr>
        <w:t>the descendant locations does not work for Waste locations</w:t>
      </w:r>
      <w:r w:rsidRPr="002928C5" w:rsidR="00F51C16">
        <w:rPr>
          <w:b/>
          <w:bCs/>
        </w:rPr>
        <w:t xml:space="preserve"> that are not set up as labs</w:t>
      </w:r>
      <w:r>
        <w:t>.</w:t>
      </w:r>
      <w:r w:rsidR="000B0B0D">
        <w:t xml:space="preserve">  These are required to be manually added if they are required.</w:t>
      </w:r>
      <w:r w:rsidR="008846E8">
        <w:t xml:space="preserve">  In the University of Oxford set up, it is not required to dispose of exempt waste directly to a waste store that is not a lab</w:t>
      </w:r>
      <w:r w:rsidR="00F51C16">
        <w:t>.  Exempt materials will be disposed of directly into a waste container within a lab.</w:t>
      </w:r>
    </w:p>
    <w:p w:rsidRPr="00A879FC" w:rsidR="00831A8F" w:rsidP="1F0E969F" w:rsidRDefault="00831A8F" w14:paraId="24A9C4A1" w14:textId="77777777">
      <w:pPr>
        <w:pStyle w:val="ListParagraph"/>
        <w:rPr>
          <w:b/>
          <w:bCs/>
        </w:rPr>
      </w:pPr>
    </w:p>
    <w:p w:rsidR="006705FE" w:rsidRDefault="006705FE" w14:paraId="5DDE35D6" w14:textId="77777777">
      <w:pPr>
        <w:rPr>
          <w:rFonts w:eastAsiaTheme="minorEastAsia"/>
          <w:b/>
          <w:bCs/>
        </w:rPr>
      </w:pPr>
      <w:r>
        <w:rPr>
          <w:b/>
          <w:bCs/>
        </w:rPr>
        <w:br w:type="page"/>
      </w:r>
    </w:p>
    <w:p w:rsidRPr="00C97BD6" w:rsidR="00CA4E7E" w:rsidP="1F0E969F" w:rsidRDefault="00CA4E7E" w14:paraId="5328AA19" w14:textId="4348E0A0">
      <w:pPr>
        <w:pStyle w:val="ListParagraph"/>
        <w:rPr>
          <w:b/>
          <w:bCs/>
        </w:rPr>
      </w:pPr>
      <w:r w:rsidRPr="00C97BD6">
        <w:rPr>
          <w:b/>
          <w:bCs/>
        </w:rPr>
        <w:t>Authorised Personnel</w:t>
      </w:r>
    </w:p>
    <w:p w:rsidR="2E6A4651" w:rsidP="0B97DDF7" w:rsidRDefault="2E6A4651" w14:paraId="3A332DA7" w14:textId="523F991B">
      <w:pPr>
        <w:pStyle w:val="ListParagraph"/>
      </w:pPr>
      <w:r w:rsidRPr="5B399CDA">
        <w:t xml:space="preserve">On the Authorized Personnel tab, select ‘Edit </w:t>
      </w:r>
      <w:r w:rsidRPr="749CD85D">
        <w:t xml:space="preserve">Authorized </w:t>
      </w:r>
      <w:r w:rsidRPr="52C6A1CF">
        <w:t xml:space="preserve">Personnel’ to add users to </w:t>
      </w:r>
      <w:r w:rsidRPr="229BAF67">
        <w:t xml:space="preserve">allow them to be listed as owners of objects on </w:t>
      </w:r>
      <w:r w:rsidRPr="6F52AB4A">
        <w:t xml:space="preserve">the </w:t>
      </w:r>
      <w:r w:rsidRPr="23E037F6">
        <w:t>department limit.</w:t>
      </w:r>
    </w:p>
    <w:p w:rsidR="001A0861" w:rsidP="0B97DDF7" w:rsidRDefault="001A0861" w14:paraId="38DA7BB9" w14:textId="77777777">
      <w:pPr>
        <w:pStyle w:val="ListParagraph"/>
      </w:pPr>
    </w:p>
    <w:p w:rsidR="00C773EB" w:rsidP="0B97DDF7" w:rsidRDefault="00263DAD" w14:paraId="0734967A" w14:textId="680967C2">
      <w:pPr>
        <w:pStyle w:val="ListParagraph"/>
      </w:pPr>
      <w:r>
        <w:rPr>
          <w:noProof/>
        </w:rPr>
        <w:drawing>
          <wp:inline distT="0" distB="0" distL="0" distR="0" wp14:anchorId="4BDE7D4E" wp14:editId="0E2117A1">
            <wp:extent cx="4467258" cy="2538431"/>
            <wp:effectExtent l="0" t="0" r="0" b="0"/>
            <wp:docPr id="1564233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23356" name="Picture 1" descr="A screenshot of a computer&#10;&#10;AI-generated content may be incorrect."/>
                    <pic:cNvPicPr/>
                  </pic:nvPicPr>
                  <pic:blipFill>
                    <a:blip r:embed="rId33"/>
                    <a:stretch>
                      <a:fillRect/>
                    </a:stretch>
                  </pic:blipFill>
                  <pic:spPr>
                    <a:xfrm>
                      <a:off x="0" y="0"/>
                      <a:ext cx="4467258" cy="2538431"/>
                    </a:xfrm>
                    <a:prstGeom prst="rect">
                      <a:avLst/>
                    </a:prstGeom>
                  </pic:spPr>
                </pic:pic>
              </a:graphicData>
            </a:graphic>
          </wp:inline>
        </w:drawing>
      </w:r>
    </w:p>
    <w:p w:rsidR="00263DAD" w:rsidP="0B97DDF7" w:rsidRDefault="00263DAD" w14:paraId="1EC0810F" w14:textId="77777777">
      <w:pPr>
        <w:pStyle w:val="ListParagraph"/>
      </w:pPr>
    </w:p>
    <w:p w:rsidR="00263DAD" w:rsidP="0B97DDF7" w:rsidRDefault="00263DAD" w14:paraId="405E10DC" w14:textId="29AB3496">
      <w:pPr>
        <w:pStyle w:val="ListParagraph"/>
      </w:pPr>
      <w:r>
        <w:t>Click the Edit Authorised Personnel tab</w:t>
      </w:r>
      <w:r w:rsidR="00893D47">
        <w:t xml:space="preserve"> to open the next window.  To add another user, please click into the white space and use the scroll bar to move up and down through the list of users available to add to the Departmental Limit.</w:t>
      </w:r>
    </w:p>
    <w:p w:rsidR="000E24A3" w:rsidP="0B97DDF7" w:rsidRDefault="000E24A3" w14:paraId="2BBCB894" w14:textId="6606F4CD">
      <w:pPr>
        <w:pStyle w:val="ListParagraph"/>
      </w:pPr>
      <w:r>
        <w:t>Note: please ensure that you are in the correct Department location in order to see the relevant list of Users.</w:t>
      </w:r>
    </w:p>
    <w:p w:rsidR="00263DAD" w:rsidP="0B97DDF7" w:rsidRDefault="00263DAD" w14:paraId="7B8AE716" w14:textId="77777777">
      <w:pPr>
        <w:pStyle w:val="ListParagraph"/>
      </w:pPr>
    </w:p>
    <w:p w:rsidR="00263DAD" w:rsidP="0B97DDF7" w:rsidRDefault="00263DAD" w14:paraId="2D312EA6" w14:textId="666DEB81">
      <w:pPr>
        <w:pStyle w:val="ListParagraph"/>
      </w:pPr>
      <w:r>
        <w:rPr>
          <w:noProof/>
        </w:rPr>
        <w:drawing>
          <wp:inline distT="0" distB="0" distL="0" distR="0" wp14:anchorId="21F0A528" wp14:editId="3B549357">
            <wp:extent cx="3652864" cy="1743088"/>
            <wp:effectExtent l="0" t="0" r="5080" b="0"/>
            <wp:docPr id="7817244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724450" name="Picture 1" descr="A screenshot of a computer&#10;&#10;AI-generated content may be incorrect."/>
                    <pic:cNvPicPr/>
                  </pic:nvPicPr>
                  <pic:blipFill>
                    <a:blip r:embed="rId34"/>
                    <a:stretch>
                      <a:fillRect/>
                    </a:stretch>
                  </pic:blipFill>
                  <pic:spPr>
                    <a:xfrm>
                      <a:off x="0" y="0"/>
                      <a:ext cx="3652864" cy="1743088"/>
                    </a:xfrm>
                    <a:prstGeom prst="rect">
                      <a:avLst/>
                    </a:prstGeom>
                  </pic:spPr>
                </pic:pic>
              </a:graphicData>
            </a:graphic>
          </wp:inline>
        </w:drawing>
      </w:r>
    </w:p>
    <w:p w:rsidR="005616C0" w:rsidP="0B97DDF7" w:rsidRDefault="005616C0" w14:paraId="702615BE" w14:textId="77777777">
      <w:pPr>
        <w:pStyle w:val="ListParagraph"/>
      </w:pPr>
    </w:p>
    <w:p w:rsidR="005616C0" w:rsidP="0B97DDF7" w:rsidRDefault="005616C0" w14:paraId="74FA520B" w14:textId="69CB2499">
      <w:pPr>
        <w:pStyle w:val="ListParagraph"/>
      </w:pPr>
      <w:r>
        <w:t xml:space="preserve">Each time a new User is added to the system, they will need to be added to </w:t>
      </w:r>
      <w:r w:rsidR="006B483D">
        <w:t>the relevant Departmental Limits.</w:t>
      </w:r>
    </w:p>
    <w:p w:rsidR="006B483D" w:rsidP="0B97DDF7" w:rsidRDefault="006B483D" w14:paraId="310F1DFD" w14:textId="37F102B3">
      <w:pPr>
        <w:pStyle w:val="ListParagraph"/>
      </w:pPr>
      <w:r>
        <w:t>At the time of writing, this remains a manual process that will be controlled by the Safety Office as they approve new Worker Registration forms.</w:t>
      </w:r>
    </w:p>
    <w:p w:rsidR="00352855" w:rsidP="0B97DDF7" w:rsidRDefault="00352855" w14:paraId="1DB3BEC3" w14:textId="77777777">
      <w:pPr>
        <w:pStyle w:val="ListParagraph"/>
        <w:rPr>
          <w:b/>
          <w:bCs/>
        </w:rPr>
      </w:pPr>
    </w:p>
    <w:p w:rsidR="00382F74" w:rsidRDefault="00382F74" w14:paraId="1476C811" w14:textId="77777777">
      <w:pPr>
        <w:rPr>
          <w:rFonts w:eastAsiaTheme="minorEastAsia"/>
          <w:b/>
          <w:bCs/>
        </w:rPr>
      </w:pPr>
      <w:r>
        <w:rPr>
          <w:b/>
          <w:bCs/>
        </w:rPr>
        <w:br w:type="page"/>
      </w:r>
    </w:p>
    <w:p w:rsidRPr="00C97BD6" w:rsidR="00CA4E7E" w:rsidP="0B97DDF7" w:rsidRDefault="00CA4E7E" w14:paraId="0EA531FD" w14:textId="627A9A1A">
      <w:pPr>
        <w:pStyle w:val="ListParagraph"/>
        <w:rPr>
          <w:b/>
          <w:bCs/>
        </w:rPr>
      </w:pPr>
      <w:r w:rsidRPr="00C97BD6">
        <w:rPr>
          <w:b/>
          <w:bCs/>
        </w:rPr>
        <w:t>Authorised Radionuclides</w:t>
      </w:r>
    </w:p>
    <w:p w:rsidR="092EE775" w:rsidP="001874E1" w:rsidRDefault="2E6A4651" w14:paraId="42F610E3" w14:textId="06E8EC2A">
      <w:pPr>
        <w:pStyle w:val="ListParagraph"/>
        <w:spacing w:after="0"/>
      </w:pPr>
      <w:r w:rsidRPr="69831396">
        <w:t xml:space="preserve">On the Authorized </w:t>
      </w:r>
      <w:r w:rsidRPr="0014874C">
        <w:t>Radionuclides</w:t>
      </w:r>
      <w:r w:rsidRPr="26FCA603">
        <w:t xml:space="preserve">, select ‘Add </w:t>
      </w:r>
      <w:r w:rsidRPr="3B09F80C">
        <w:t>Authorized</w:t>
      </w:r>
      <w:r w:rsidRPr="761EF130">
        <w:t xml:space="preserve"> </w:t>
      </w:r>
      <w:r w:rsidRPr="6A4DD132">
        <w:t xml:space="preserve">Radionuclide’ </w:t>
      </w:r>
      <w:r w:rsidRPr="78B6744B">
        <w:t xml:space="preserve">to add the </w:t>
      </w:r>
      <w:r w:rsidRPr="1AEBD2D7" w:rsidR="32C1E133">
        <w:t xml:space="preserve">authorised sources, source groups, </w:t>
      </w:r>
      <w:r w:rsidRPr="3D7CAA9C" w:rsidR="32C1E133">
        <w:t>limits and waste limits.</w:t>
      </w:r>
      <w:r w:rsidR="00630432">
        <w:t xml:space="preserve">  Below is the summary of all radionuclides added to the</w:t>
      </w:r>
      <w:r w:rsidR="00F37F40">
        <w:t xml:space="preserve"> Department limit </w:t>
      </w:r>
      <w:r w:rsidR="00663CEC">
        <w:t>page.</w:t>
      </w:r>
    </w:p>
    <w:p w:rsidR="3D7CAA9C" w:rsidP="001874E1" w:rsidRDefault="3D7CAA9C" w14:paraId="27591B8F" w14:textId="7558EC8B">
      <w:pPr>
        <w:pStyle w:val="ListParagraph"/>
        <w:spacing w:after="0"/>
      </w:pPr>
    </w:p>
    <w:p w:rsidR="32C1E133" w:rsidP="2C60D009" w:rsidRDefault="32C1E133" w14:paraId="7FE159A6" w14:textId="7B042ABA">
      <w:pPr>
        <w:pStyle w:val="ListParagraph"/>
      </w:pPr>
      <w:r w:rsidRPr="2C60D009">
        <w:t>Note:</w:t>
      </w:r>
    </w:p>
    <w:p w:rsidR="0082005E" w:rsidP="2C60D009" w:rsidRDefault="32C1E133" w14:paraId="0205B7C4" w14:textId="31E97031">
      <w:pPr>
        <w:pStyle w:val="ListParagraph"/>
      </w:pPr>
      <w:r w:rsidRPr="370267ED">
        <w:t>Radionuclides</w:t>
      </w:r>
      <w:r w:rsidRPr="2C60D009">
        <w:t xml:space="preserve"> limits must be specified on the </w:t>
      </w:r>
      <w:r w:rsidRPr="20D1A197">
        <w:t>department</w:t>
      </w:r>
      <w:r w:rsidRPr="2C60D009">
        <w:t xml:space="preserve"> </w:t>
      </w:r>
      <w:r w:rsidRPr="5B68C84E">
        <w:t xml:space="preserve">limit </w:t>
      </w:r>
      <w:r w:rsidRPr="2C60D009">
        <w:t xml:space="preserve">itself, but machines and equipment </w:t>
      </w:r>
      <w:r w:rsidR="00423228">
        <w:t>remain outside of this process a</w:t>
      </w:r>
      <w:r w:rsidR="0023255D">
        <w:t>s they are not controlled via Departmental limits.</w:t>
      </w:r>
    </w:p>
    <w:p w:rsidR="00232551" w:rsidP="2C60D009" w:rsidRDefault="00232551" w14:paraId="6456C5F1" w14:textId="542DEFAD">
      <w:pPr>
        <w:pStyle w:val="ListParagraph"/>
      </w:pPr>
    </w:p>
    <w:bookmarkStart w:name="_Toc183421027" w:id="29"/>
    <w:bookmarkStart w:name="_Toc188606885" w:id="30"/>
    <w:bookmarkStart w:name="_Toc169844321" w:id="31"/>
    <w:bookmarkStart w:name="_Toc2088666446" w:id="32"/>
    <w:bookmarkEnd w:id="19"/>
    <w:p w:rsidR="00232551" w:rsidP="3D7CAA9C" w:rsidRDefault="0077360A" w14:paraId="1399F092" w14:textId="6AB0A347">
      <w:pPr>
        <w:pStyle w:val="ListParagraph"/>
      </w:pPr>
      <w:r>
        <w:rPr>
          <w:noProof/>
        </w:rPr>
        <mc:AlternateContent>
          <mc:Choice Requires="wps">
            <w:drawing>
              <wp:anchor distT="0" distB="0" distL="114300" distR="114300" simplePos="0" relativeHeight="251658270" behindDoc="0" locked="0" layoutInCell="1" allowOverlap="1" wp14:anchorId="2239DE3F" wp14:editId="595AA8CD">
                <wp:simplePos x="0" y="0"/>
                <wp:positionH relativeFrom="column">
                  <wp:posOffset>3333115</wp:posOffset>
                </wp:positionH>
                <wp:positionV relativeFrom="paragraph">
                  <wp:posOffset>250825</wp:posOffset>
                </wp:positionV>
                <wp:extent cx="193675" cy="186055"/>
                <wp:effectExtent l="0" t="0" r="15875" b="23495"/>
                <wp:wrapNone/>
                <wp:docPr id="1351677020" name="Oval 14"/>
                <wp:cNvGraphicFramePr/>
                <a:graphic xmlns:a="http://schemas.openxmlformats.org/drawingml/2006/main">
                  <a:graphicData uri="http://schemas.microsoft.com/office/word/2010/wordprocessingShape">
                    <wps:wsp>
                      <wps:cNvSpPr/>
                      <wps:spPr>
                        <a:xfrm>
                          <a:off x="0" y="0"/>
                          <a:ext cx="193675" cy="18605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Pr="00186FC4" w:rsidR="00194758" w:rsidP="00194758" w:rsidRDefault="00E33D25" w14:paraId="36D2E8D0" w14:textId="321B7AEA">
                            <w:pPr>
                              <w:jc w:val="center"/>
                              <w:rPr>
                                <w:sz w:val="16"/>
                                <w:szCs w:val="16"/>
                              </w:rPr>
                            </w:pPr>
                            <w:r>
                              <w:rPr>
                                <w:sz w:val="16"/>
                                <w:szCs w:val="16"/>
                              </w:rPr>
                              <w:t>4</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anchor>
            </w:drawing>
          </mc:Choice>
          <mc:Fallback xmlns:arto="http://schemas.microsoft.com/office/word/2006/arto" xmlns:a14="http://schemas.microsoft.com/office/drawing/2010/main" xmlns:pic="http://schemas.openxmlformats.org/drawingml/2006/picture" xmlns:adec="http://schemas.microsoft.com/office/drawing/2017/decorative" xmlns:a="http://schemas.openxmlformats.org/drawingml/2006/main">
            <w:pict w14:anchorId="17BF54E7">
              <v:oval id="_x0000_s1050" style="position:absolute;margin-left:262.45pt;margin-top:19.75pt;width:15.25pt;height:14.65pt;z-index:251658270;visibility:visible;mso-wrap-style:square;mso-wrap-distance-left:9pt;mso-wrap-distance-top:0;mso-wrap-distance-right:9pt;mso-wrap-distance-bottom:0;mso-position-horizontal:absolute;mso-position-horizontal-relative:text;mso-position-vertical:absolute;mso-position-vertical-relative:text;v-text-anchor:middle" fillcolor="#4472c4 [3204]" strokecolor="#09101d [484]" strokeweight="1pt" w14:anchorId="2239DE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">
                <v:stroke joinstyle="miter"/>
                <v:textbox inset="0,0,0,0">
                  <w:txbxContent>
                    <w:p w:rsidRPr="00186FC4" w:rsidR="00194758" w:rsidP="00194758" w:rsidRDefault="00E33D25" w14:paraId="7C964D78" w14:textId="321B7AEA">
                      <w:pPr>
                        <w:jc w:val="center"/>
                        <w:rPr>
                          <w:sz w:val="16"/>
                          <w:szCs w:val="16"/>
                        </w:rPr>
                      </w:pPr>
                      <w:r>
                        <w:rPr>
                          <w:sz w:val="16"/>
                          <w:szCs w:val="16"/>
                        </w:rPr>
                        <w:t>4</w:t>
                      </w:r>
                    </w:p>
                  </w:txbxContent>
                </v:textbox>
              </v:oval>
            </w:pict>
          </mc:Fallback>
        </mc:AlternateContent>
      </w:r>
      <w:r>
        <w:rPr>
          <w:noProof/>
        </w:rPr>
        <mc:AlternateContent>
          <mc:Choice Requires="wps">
            <w:drawing>
              <wp:anchor distT="0" distB="0" distL="114300" distR="114300" simplePos="0" relativeHeight="251658266" behindDoc="0" locked="0" layoutInCell="1" allowOverlap="1" wp14:anchorId="68838B0F" wp14:editId="4B4CB8CF">
                <wp:simplePos x="0" y="0"/>
                <wp:positionH relativeFrom="column">
                  <wp:posOffset>724535</wp:posOffset>
                </wp:positionH>
                <wp:positionV relativeFrom="paragraph">
                  <wp:posOffset>250825</wp:posOffset>
                </wp:positionV>
                <wp:extent cx="193675" cy="186055"/>
                <wp:effectExtent l="0" t="0" r="15875" b="23495"/>
                <wp:wrapNone/>
                <wp:docPr id="1253026956" name="Oval 14"/>
                <wp:cNvGraphicFramePr/>
                <a:graphic xmlns:a="http://schemas.openxmlformats.org/drawingml/2006/main">
                  <a:graphicData uri="http://schemas.microsoft.com/office/word/2010/wordprocessingShape">
                    <wps:wsp>
                      <wps:cNvSpPr/>
                      <wps:spPr>
                        <a:xfrm>
                          <a:off x="0" y="0"/>
                          <a:ext cx="193675" cy="18605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Pr="00186FC4" w:rsidR="009A6FEB" w:rsidP="009A6FEB" w:rsidRDefault="009A6FEB" w14:paraId="64B841AD" w14:textId="6270C506">
                            <w:pPr>
                              <w:jc w:val="center"/>
                              <w:rPr>
                                <w:sz w:val="16"/>
                                <w:szCs w:val="16"/>
                              </w:rPr>
                            </w:pPr>
                            <w:r>
                              <w:rPr>
                                <w:sz w:val="16"/>
                                <w:szCs w:val="16"/>
                              </w:rPr>
                              <w:t>2</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anchor>
            </w:drawing>
          </mc:Choice>
          <mc:Fallback xmlns:arto="http://schemas.microsoft.com/office/word/2006/arto" xmlns:a14="http://schemas.microsoft.com/office/drawing/2010/main" xmlns:pic="http://schemas.openxmlformats.org/drawingml/2006/picture" xmlns:adec="http://schemas.microsoft.com/office/drawing/2017/decorative" xmlns:a="http://schemas.openxmlformats.org/drawingml/2006/main">
            <w:pict w14:anchorId="177277F0">
              <v:oval id="_x0000_s1051" style="position:absolute;margin-left:57.05pt;margin-top:19.75pt;width:15.25pt;height:14.65pt;z-index:251658266;visibility:visible;mso-wrap-style:square;mso-wrap-distance-left:9pt;mso-wrap-distance-top:0;mso-wrap-distance-right:9pt;mso-wrap-distance-bottom:0;mso-position-horizontal:absolute;mso-position-horizontal-relative:text;mso-position-vertical:absolute;mso-position-vertical-relative:text;v-text-anchor:middle" fillcolor="#4472c4 [3204]" strokecolor="#09101d [484]" strokeweight="1pt" w14:anchorId="68838B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">
                <v:stroke joinstyle="miter"/>
                <v:textbox inset="0,0,0,0">
                  <w:txbxContent>
                    <w:p w:rsidRPr="00186FC4" w:rsidR="009A6FEB" w:rsidP="009A6FEB" w:rsidRDefault="009A6FEB" w14:paraId="78E884CA" w14:textId="6270C506">
                      <w:pPr>
                        <w:jc w:val="center"/>
                        <w:rPr>
                          <w:sz w:val="16"/>
                          <w:szCs w:val="16"/>
                        </w:rPr>
                      </w:pPr>
                      <w:r>
                        <w:rPr>
                          <w:sz w:val="16"/>
                          <w:szCs w:val="16"/>
                        </w:rPr>
                        <w:t>2</w:t>
                      </w:r>
                    </w:p>
                  </w:txbxContent>
                </v:textbox>
              </v:oval>
            </w:pict>
          </mc:Fallback>
        </mc:AlternateContent>
      </w:r>
      <w:r>
        <w:rPr>
          <w:noProof/>
        </w:rPr>
        <mc:AlternateContent>
          <mc:Choice Requires="wps">
            <w:drawing>
              <wp:anchor distT="0" distB="0" distL="114300" distR="114300" simplePos="0" relativeHeight="251658265" behindDoc="0" locked="0" layoutInCell="1" allowOverlap="1" wp14:anchorId="5F8F0B95" wp14:editId="104F3FBC">
                <wp:simplePos x="0" y="0"/>
                <wp:positionH relativeFrom="column">
                  <wp:posOffset>241300</wp:posOffset>
                </wp:positionH>
                <wp:positionV relativeFrom="paragraph">
                  <wp:posOffset>251460</wp:posOffset>
                </wp:positionV>
                <wp:extent cx="193675" cy="186055"/>
                <wp:effectExtent l="0" t="0" r="15875" b="23495"/>
                <wp:wrapNone/>
                <wp:docPr id="1359363740" name="Oval 14"/>
                <wp:cNvGraphicFramePr/>
                <a:graphic xmlns:a="http://schemas.openxmlformats.org/drawingml/2006/main">
                  <a:graphicData uri="http://schemas.microsoft.com/office/word/2010/wordprocessingShape">
                    <wps:wsp>
                      <wps:cNvSpPr/>
                      <wps:spPr>
                        <a:xfrm>
                          <a:off x="0" y="0"/>
                          <a:ext cx="193675" cy="18605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Pr="00186FC4" w:rsidR="003F5933" w:rsidP="003F5933" w:rsidRDefault="003F5933" w14:paraId="03688603" w14:textId="77777777">
                            <w:pPr>
                              <w:jc w:val="center"/>
                              <w:rPr>
                                <w:sz w:val="16"/>
                                <w:szCs w:val="16"/>
                              </w:rPr>
                            </w:pPr>
                            <w:r>
                              <w:rPr>
                                <w:sz w:val="16"/>
                                <w:szCs w:val="16"/>
                              </w:rPr>
                              <w:t>1</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anchor>
            </w:drawing>
          </mc:Choice>
          <mc:Fallback xmlns:arto="http://schemas.microsoft.com/office/word/2006/arto" xmlns:a14="http://schemas.microsoft.com/office/drawing/2010/main" xmlns:pic="http://schemas.openxmlformats.org/drawingml/2006/picture" xmlns:adec="http://schemas.microsoft.com/office/drawing/2017/decorative" xmlns:a="http://schemas.openxmlformats.org/drawingml/2006/main">
            <w:pict w14:anchorId="759F0748">
              <v:oval id="_x0000_s1052" style="position:absolute;margin-left:19pt;margin-top:19.8pt;width:15.25pt;height:14.65pt;z-index:251658265;visibility:visible;mso-wrap-style:square;mso-wrap-distance-left:9pt;mso-wrap-distance-top:0;mso-wrap-distance-right:9pt;mso-wrap-distance-bottom:0;mso-position-horizontal:absolute;mso-position-horizontal-relative:text;mso-position-vertical:absolute;mso-position-vertical-relative:text;v-text-anchor:middle" fillcolor="#4472c4 [3204]" strokecolor="#09101d [484]" strokeweight="1pt" w14:anchorId="5F8F0B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">
                <v:stroke joinstyle="miter"/>
                <v:textbox inset="0,0,0,0">
                  <w:txbxContent>
                    <w:p w:rsidRPr="00186FC4" w:rsidR="003F5933" w:rsidP="003F5933" w:rsidRDefault="003F5933" w14:paraId="249FAAB8" w14:textId="77777777">
                      <w:pPr>
                        <w:jc w:val="center"/>
                        <w:rPr>
                          <w:sz w:val="16"/>
                          <w:szCs w:val="16"/>
                        </w:rPr>
                      </w:pPr>
                      <w:r>
                        <w:rPr>
                          <w:sz w:val="16"/>
                          <w:szCs w:val="16"/>
                        </w:rPr>
                        <w:t>1</w:t>
                      </w:r>
                    </w:p>
                  </w:txbxContent>
                </v:textbox>
              </v:oval>
            </w:pict>
          </mc:Fallback>
        </mc:AlternateContent>
      </w:r>
      <w:r>
        <w:rPr>
          <w:noProof/>
        </w:rPr>
        <mc:AlternateContent>
          <mc:Choice Requires="wps">
            <w:drawing>
              <wp:anchor distT="0" distB="0" distL="114300" distR="114300" simplePos="0" relativeHeight="251658267" behindDoc="0" locked="0" layoutInCell="1" allowOverlap="1" wp14:anchorId="16489B93" wp14:editId="37F6C0CD">
                <wp:simplePos x="0" y="0"/>
                <wp:positionH relativeFrom="column">
                  <wp:posOffset>1237615</wp:posOffset>
                </wp:positionH>
                <wp:positionV relativeFrom="paragraph">
                  <wp:posOffset>251997</wp:posOffset>
                </wp:positionV>
                <wp:extent cx="193675" cy="186055"/>
                <wp:effectExtent l="0" t="0" r="15875" b="23495"/>
                <wp:wrapNone/>
                <wp:docPr id="734613919" name="Oval 14"/>
                <wp:cNvGraphicFramePr/>
                <a:graphic xmlns:a="http://schemas.openxmlformats.org/drawingml/2006/main">
                  <a:graphicData uri="http://schemas.microsoft.com/office/word/2010/wordprocessingShape">
                    <wps:wsp>
                      <wps:cNvSpPr/>
                      <wps:spPr>
                        <a:xfrm>
                          <a:off x="0" y="0"/>
                          <a:ext cx="193675" cy="18605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Pr="00186FC4" w:rsidR="00194758" w:rsidP="00194758" w:rsidRDefault="00AA5B18" w14:paraId="5F2750E9" w14:textId="32B68627">
                            <w:pPr>
                              <w:jc w:val="center"/>
                              <w:rPr>
                                <w:sz w:val="16"/>
                                <w:szCs w:val="16"/>
                              </w:rPr>
                            </w:pPr>
                            <w:r>
                              <w:rPr>
                                <w:sz w:val="16"/>
                                <w:szCs w:val="16"/>
                              </w:rPr>
                              <w:t>3</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anchor>
            </w:drawing>
          </mc:Choice>
          <mc:Fallback xmlns:arto="http://schemas.microsoft.com/office/word/2006/arto" xmlns:a14="http://schemas.microsoft.com/office/drawing/2010/main" xmlns:pic="http://schemas.openxmlformats.org/drawingml/2006/picture" xmlns:adec="http://schemas.microsoft.com/office/drawing/2017/decorative" xmlns:a="http://schemas.openxmlformats.org/drawingml/2006/main">
            <w:pict w14:anchorId="2B495804">
              <v:oval id="_x0000_s1053" style="position:absolute;margin-left:97.45pt;margin-top:19.85pt;width:15.25pt;height:14.65pt;z-index:251658267;visibility:visible;mso-wrap-style:square;mso-wrap-distance-left:9pt;mso-wrap-distance-top:0;mso-wrap-distance-right:9pt;mso-wrap-distance-bottom:0;mso-position-horizontal:absolute;mso-position-horizontal-relative:text;mso-position-vertical:absolute;mso-position-vertical-relative:text;v-text-anchor:middle" fillcolor="#4472c4 [3204]" strokecolor="#09101d [484]" strokeweight="1pt" w14:anchorId="16489B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">
                <v:stroke joinstyle="miter"/>
                <v:textbox inset="0,0,0,0">
                  <w:txbxContent>
                    <w:p w:rsidRPr="00186FC4" w:rsidR="00194758" w:rsidP="00194758" w:rsidRDefault="00AA5B18" w14:paraId="7A036E3D" w14:textId="32B68627">
                      <w:pPr>
                        <w:jc w:val="center"/>
                        <w:rPr>
                          <w:sz w:val="16"/>
                          <w:szCs w:val="16"/>
                        </w:rPr>
                      </w:pPr>
                      <w:r>
                        <w:rPr>
                          <w:sz w:val="16"/>
                          <w:szCs w:val="16"/>
                        </w:rPr>
                        <w:t>3</w:t>
                      </w:r>
                    </w:p>
                  </w:txbxContent>
                </v:textbox>
              </v:oval>
            </w:pict>
          </mc:Fallback>
        </mc:AlternateContent>
      </w:r>
      <w:r>
        <w:rPr>
          <w:noProof/>
        </w:rPr>
        <mc:AlternateContent>
          <mc:Choice Requires="wps">
            <w:drawing>
              <wp:anchor distT="0" distB="0" distL="114300" distR="114300" simplePos="0" relativeHeight="251658275" behindDoc="0" locked="0" layoutInCell="1" allowOverlap="1" wp14:anchorId="7BAFEB29" wp14:editId="1BABFAAD">
                <wp:simplePos x="0" y="0"/>
                <wp:positionH relativeFrom="column">
                  <wp:posOffset>5852795</wp:posOffset>
                </wp:positionH>
                <wp:positionV relativeFrom="paragraph">
                  <wp:posOffset>374015</wp:posOffset>
                </wp:positionV>
                <wp:extent cx="193675" cy="186055"/>
                <wp:effectExtent l="0" t="0" r="15875" b="23495"/>
                <wp:wrapNone/>
                <wp:docPr id="667516196" name="Oval 14"/>
                <wp:cNvGraphicFramePr/>
                <a:graphic xmlns:a="http://schemas.openxmlformats.org/drawingml/2006/main">
                  <a:graphicData uri="http://schemas.microsoft.com/office/word/2010/wordprocessingShape">
                    <wps:wsp>
                      <wps:cNvSpPr/>
                      <wps:spPr>
                        <a:xfrm>
                          <a:off x="0" y="0"/>
                          <a:ext cx="193675" cy="18605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Pr="00186FC4" w:rsidR="00ED37E2" w:rsidP="00ED37E2" w:rsidRDefault="00AA5B18" w14:paraId="7D907E9F" w14:textId="3B68E29A">
                            <w:pPr>
                              <w:jc w:val="center"/>
                              <w:rPr>
                                <w:sz w:val="16"/>
                                <w:szCs w:val="16"/>
                              </w:rPr>
                            </w:pPr>
                            <w:r>
                              <w:rPr>
                                <w:sz w:val="16"/>
                                <w:szCs w:val="16"/>
                              </w:rPr>
                              <w:t>11</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anchor>
            </w:drawing>
          </mc:Choice>
          <mc:Fallback xmlns:arto="http://schemas.microsoft.com/office/word/2006/arto" xmlns:a14="http://schemas.microsoft.com/office/drawing/2010/main" xmlns:pic="http://schemas.openxmlformats.org/drawingml/2006/picture" xmlns:adec="http://schemas.microsoft.com/office/drawing/2017/decorative" xmlns:a="http://schemas.openxmlformats.org/drawingml/2006/main">
            <w:pict w14:anchorId="7E193038">
              <v:oval id="_x0000_s1054" style="position:absolute;margin-left:460.85pt;margin-top:29.45pt;width:15.25pt;height:14.65pt;z-index:251658275;visibility:visible;mso-wrap-style:square;mso-wrap-distance-left:9pt;mso-wrap-distance-top:0;mso-wrap-distance-right:9pt;mso-wrap-distance-bottom:0;mso-position-horizontal:absolute;mso-position-horizontal-relative:text;mso-position-vertical:absolute;mso-position-vertical-relative:text;v-text-anchor:middle" fillcolor="#4472c4 [3204]" strokecolor="#09101d [484]" strokeweight="1pt" w14:anchorId="7BAFEB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">
                <v:stroke joinstyle="miter"/>
                <v:textbox inset="0,0,0,0">
                  <w:txbxContent>
                    <w:p w:rsidRPr="00186FC4" w:rsidR="00ED37E2" w:rsidP="00ED37E2" w:rsidRDefault="00AA5B18" w14:paraId="7A622172" w14:textId="3B68E29A">
                      <w:pPr>
                        <w:jc w:val="center"/>
                        <w:rPr>
                          <w:sz w:val="16"/>
                          <w:szCs w:val="16"/>
                        </w:rPr>
                      </w:pPr>
                      <w:r>
                        <w:rPr>
                          <w:sz w:val="16"/>
                          <w:szCs w:val="16"/>
                        </w:rPr>
                        <w:t>11</w:t>
                      </w:r>
                    </w:p>
                  </w:txbxContent>
                </v:textbox>
              </v:oval>
            </w:pict>
          </mc:Fallback>
        </mc:AlternateContent>
      </w:r>
      <w:r>
        <w:rPr>
          <w:noProof/>
        </w:rPr>
        <mc:AlternateContent>
          <mc:Choice Requires="wps">
            <w:drawing>
              <wp:anchor distT="0" distB="0" distL="114300" distR="114300" simplePos="0" relativeHeight="251658274" behindDoc="0" locked="0" layoutInCell="1" allowOverlap="1" wp14:anchorId="3766B0F6" wp14:editId="2FBC7180">
                <wp:simplePos x="0" y="0"/>
                <wp:positionH relativeFrom="column">
                  <wp:posOffset>5375910</wp:posOffset>
                </wp:positionH>
                <wp:positionV relativeFrom="paragraph">
                  <wp:posOffset>374650</wp:posOffset>
                </wp:positionV>
                <wp:extent cx="193675" cy="186055"/>
                <wp:effectExtent l="0" t="0" r="15875" b="23495"/>
                <wp:wrapNone/>
                <wp:docPr id="1767151247" name="Oval 14"/>
                <wp:cNvGraphicFramePr/>
                <a:graphic xmlns:a="http://schemas.openxmlformats.org/drawingml/2006/main">
                  <a:graphicData uri="http://schemas.microsoft.com/office/word/2010/wordprocessingShape">
                    <wps:wsp>
                      <wps:cNvSpPr/>
                      <wps:spPr>
                        <a:xfrm>
                          <a:off x="0" y="0"/>
                          <a:ext cx="193675" cy="18605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Pr="00186FC4" w:rsidR="00ED37E2" w:rsidP="00ED37E2" w:rsidRDefault="00AA5B18" w14:paraId="281DE619" w14:textId="59DF1547">
                            <w:pPr>
                              <w:jc w:val="center"/>
                              <w:rPr>
                                <w:sz w:val="16"/>
                                <w:szCs w:val="16"/>
                              </w:rPr>
                            </w:pPr>
                            <w:r>
                              <w:rPr>
                                <w:sz w:val="16"/>
                                <w:szCs w:val="16"/>
                              </w:rPr>
                              <w:t>10</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anchor>
            </w:drawing>
          </mc:Choice>
          <mc:Fallback xmlns:arto="http://schemas.microsoft.com/office/word/2006/arto" xmlns:a14="http://schemas.microsoft.com/office/drawing/2010/main" xmlns:pic="http://schemas.openxmlformats.org/drawingml/2006/picture" xmlns:adec="http://schemas.microsoft.com/office/drawing/2017/decorative" xmlns:a="http://schemas.openxmlformats.org/drawingml/2006/main">
            <w:pict w14:anchorId="25334681">
              <v:oval id="_x0000_s1055" style="position:absolute;margin-left:423.3pt;margin-top:29.5pt;width:15.25pt;height:14.65pt;z-index:251658274;visibility:visible;mso-wrap-style:square;mso-wrap-distance-left:9pt;mso-wrap-distance-top:0;mso-wrap-distance-right:9pt;mso-wrap-distance-bottom:0;mso-position-horizontal:absolute;mso-position-horizontal-relative:text;mso-position-vertical:absolute;mso-position-vertical-relative:text;v-text-anchor:middle" fillcolor="#4472c4 [3204]" strokecolor="#09101d [484]" strokeweight="1pt" w14:anchorId="3766B0F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">
                <v:stroke joinstyle="miter"/>
                <v:textbox inset="0,0,0,0">
                  <w:txbxContent>
                    <w:p w:rsidRPr="00186FC4" w:rsidR="00ED37E2" w:rsidP="00ED37E2" w:rsidRDefault="00AA5B18" w14:paraId="3E1FE5D4" w14:textId="59DF1547">
                      <w:pPr>
                        <w:jc w:val="center"/>
                        <w:rPr>
                          <w:sz w:val="16"/>
                          <w:szCs w:val="16"/>
                        </w:rPr>
                      </w:pPr>
                      <w:r>
                        <w:rPr>
                          <w:sz w:val="16"/>
                          <w:szCs w:val="16"/>
                        </w:rPr>
                        <w:t>10</w:t>
                      </w:r>
                    </w:p>
                  </w:txbxContent>
                </v:textbox>
              </v:oval>
            </w:pict>
          </mc:Fallback>
        </mc:AlternateContent>
      </w:r>
      <w:r>
        <w:rPr>
          <w:noProof/>
        </w:rPr>
        <mc:AlternateContent>
          <mc:Choice Requires="wps">
            <w:drawing>
              <wp:anchor distT="0" distB="0" distL="114300" distR="114300" simplePos="0" relativeHeight="251658273" behindDoc="0" locked="0" layoutInCell="1" allowOverlap="1" wp14:anchorId="58A4C3C6" wp14:editId="6B5B0D3F">
                <wp:simplePos x="0" y="0"/>
                <wp:positionH relativeFrom="column">
                  <wp:posOffset>4786630</wp:posOffset>
                </wp:positionH>
                <wp:positionV relativeFrom="paragraph">
                  <wp:posOffset>374015</wp:posOffset>
                </wp:positionV>
                <wp:extent cx="193675" cy="186055"/>
                <wp:effectExtent l="0" t="0" r="15875" b="23495"/>
                <wp:wrapNone/>
                <wp:docPr id="71034611" name="Oval 14"/>
                <wp:cNvGraphicFramePr/>
                <a:graphic xmlns:a="http://schemas.openxmlformats.org/drawingml/2006/main">
                  <a:graphicData uri="http://schemas.microsoft.com/office/word/2010/wordprocessingShape">
                    <wps:wsp>
                      <wps:cNvSpPr/>
                      <wps:spPr>
                        <a:xfrm>
                          <a:off x="0" y="0"/>
                          <a:ext cx="193675" cy="18605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Pr="00186FC4" w:rsidR="00194758" w:rsidP="00194758" w:rsidRDefault="00AA5B18" w14:paraId="1B606956" w14:textId="0056987D">
                            <w:pPr>
                              <w:jc w:val="center"/>
                              <w:rPr>
                                <w:sz w:val="16"/>
                                <w:szCs w:val="16"/>
                              </w:rPr>
                            </w:pPr>
                            <w:r>
                              <w:rPr>
                                <w:sz w:val="16"/>
                                <w:szCs w:val="16"/>
                              </w:rPr>
                              <w:t>9</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anchor>
            </w:drawing>
          </mc:Choice>
          <mc:Fallback xmlns:arto="http://schemas.microsoft.com/office/word/2006/arto" xmlns:a14="http://schemas.microsoft.com/office/drawing/2010/main" xmlns:pic="http://schemas.openxmlformats.org/drawingml/2006/picture" xmlns:adec="http://schemas.microsoft.com/office/drawing/2017/decorative" xmlns:a="http://schemas.openxmlformats.org/drawingml/2006/main">
            <w:pict w14:anchorId="58479A08">
              <v:oval id="_x0000_s1056" style="position:absolute;margin-left:376.9pt;margin-top:29.45pt;width:15.25pt;height:14.65pt;z-index:251658273;visibility:visible;mso-wrap-style:square;mso-wrap-distance-left:9pt;mso-wrap-distance-top:0;mso-wrap-distance-right:9pt;mso-wrap-distance-bottom:0;mso-position-horizontal:absolute;mso-position-horizontal-relative:text;mso-position-vertical:absolute;mso-position-vertical-relative:text;v-text-anchor:middle" fillcolor="#4472c4 [3204]" strokecolor="#09101d [484]" strokeweight="1pt" w14:anchorId="58A4C3C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">
                <v:stroke joinstyle="miter"/>
                <v:textbox inset="0,0,0,0">
                  <w:txbxContent>
                    <w:p w:rsidRPr="00186FC4" w:rsidR="00194758" w:rsidP="00194758" w:rsidRDefault="00AA5B18" w14:paraId="42124560" w14:textId="0056987D">
                      <w:pPr>
                        <w:jc w:val="center"/>
                        <w:rPr>
                          <w:sz w:val="16"/>
                          <w:szCs w:val="16"/>
                        </w:rPr>
                      </w:pPr>
                      <w:r>
                        <w:rPr>
                          <w:sz w:val="16"/>
                          <w:szCs w:val="16"/>
                        </w:rPr>
                        <w:t>9</w:t>
                      </w:r>
                    </w:p>
                  </w:txbxContent>
                </v:textbox>
              </v:oval>
            </w:pict>
          </mc:Fallback>
        </mc:AlternateContent>
      </w:r>
      <w:r>
        <w:rPr>
          <w:noProof/>
        </w:rPr>
        <mc:AlternateContent>
          <mc:Choice Requires="wps">
            <w:drawing>
              <wp:anchor distT="0" distB="0" distL="114300" distR="114300" simplePos="0" relativeHeight="251658272" behindDoc="0" locked="0" layoutInCell="1" allowOverlap="1" wp14:anchorId="368B33E4" wp14:editId="1F180A3F">
                <wp:simplePos x="0" y="0"/>
                <wp:positionH relativeFrom="column">
                  <wp:posOffset>4055110</wp:posOffset>
                </wp:positionH>
                <wp:positionV relativeFrom="paragraph">
                  <wp:posOffset>374015</wp:posOffset>
                </wp:positionV>
                <wp:extent cx="193675" cy="186055"/>
                <wp:effectExtent l="0" t="0" r="15875" b="23495"/>
                <wp:wrapNone/>
                <wp:docPr id="991241066" name="Oval 14"/>
                <wp:cNvGraphicFramePr/>
                <a:graphic xmlns:a="http://schemas.openxmlformats.org/drawingml/2006/main">
                  <a:graphicData uri="http://schemas.microsoft.com/office/word/2010/wordprocessingShape">
                    <wps:wsp>
                      <wps:cNvSpPr/>
                      <wps:spPr>
                        <a:xfrm>
                          <a:off x="0" y="0"/>
                          <a:ext cx="193675" cy="18605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Pr="00186FC4" w:rsidR="00194758" w:rsidP="00194758" w:rsidRDefault="00AA5B18" w14:paraId="298E73AC" w14:textId="4D66E7E2">
                            <w:pPr>
                              <w:jc w:val="center"/>
                              <w:rPr>
                                <w:sz w:val="16"/>
                                <w:szCs w:val="16"/>
                              </w:rPr>
                            </w:pPr>
                            <w:r>
                              <w:rPr>
                                <w:sz w:val="16"/>
                                <w:szCs w:val="16"/>
                              </w:rPr>
                              <w:t>8</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anchor>
            </w:drawing>
          </mc:Choice>
          <mc:Fallback xmlns:arto="http://schemas.microsoft.com/office/word/2006/arto" xmlns:a14="http://schemas.microsoft.com/office/drawing/2010/main" xmlns:pic="http://schemas.openxmlformats.org/drawingml/2006/picture" xmlns:adec="http://schemas.microsoft.com/office/drawing/2017/decorative" xmlns:a="http://schemas.openxmlformats.org/drawingml/2006/main">
            <w:pict w14:anchorId="007C75E4">
              <v:oval id="_x0000_s1057" style="position:absolute;margin-left:319.3pt;margin-top:29.45pt;width:15.25pt;height:14.65pt;z-index:251658272;visibility:visible;mso-wrap-style:square;mso-wrap-distance-left:9pt;mso-wrap-distance-top:0;mso-wrap-distance-right:9pt;mso-wrap-distance-bottom:0;mso-position-horizontal:absolute;mso-position-horizontal-relative:text;mso-position-vertical:absolute;mso-position-vertical-relative:text;v-text-anchor:middle" fillcolor="#4472c4 [3204]" strokecolor="#09101d [484]" strokeweight="1pt" w14:anchorId="368B33E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">
                <v:stroke joinstyle="miter"/>
                <v:textbox inset="0,0,0,0">
                  <w:txbxContent>
                    <w:p w:rsidRPr="00186FC4" w:rsidR="00194758" w:rsidP="00194758" w:rsidRDefault="00AA5B18" w14:paraId="49832D11" w14:textId="4D66E7E2">
                      <w:pPr>
                        <w:jc w:val="center"/>
                        <w:rPr>
                          <w:sz w:val="16"/>
                          <w:szCs w:val="16"/>
                        </w:rPr>
                      </w:pPr>
                      <w:r>
                        <w:rPr>
                          <w:sz w:val="16"/>
                          <w:szCs w:val="16"/>
                        </w:rPr>
                        <w:t>8</w:t>
                      </w:r>
                    </w:p>
                  </w:txbxContent>
                </v:textbox>
              </v:oval>
            </w:pict>
          </mc:Fallback>
        </mc:AlternateContent>
      </w:r>
      <w:r>
        <w:rPr>
          <w:noProof/>
        </w:rPr>
        <mc:AlternateContent>
          <mc:Choice Requires="wps">
            <w:drawing>
              <wp:anchor distT="0" distB="0" distL="114300" distR="114300" simplePos="0" relativeHeight="251658271" behindDoc="0" locked="0" layoutInCell="1" allowOverlap="1" wp14:anchorId="29C5BD36" wp14:editId="784DDD23">
                <wp:simplePos x="0" y="0"/>
                <wp:positionH relativeFrom="column">
                  <wp:posOffset>3555365</wp:posOffset>
                </wp:positionH>
                <wp:positionV relativeFrom="paragraph">
                  <wp:posOffset>374015</wp:posOffset>
                </wp:positionV>
                <wp:extent cx="193675" cy="186055"/>
                <wp:effectExtent l="0" t="0" r="15875" b="23495"/>
                <wp:wrapNone/>
                <wp:docPr id="155606202" name="Oval 14"/>
                <wp:cNvGraphicFramePr/>
                <a:graphic xmlns:a="http://schemas.openxmlformats.org/drawingml/2006/main">
                  <a:graphicData uri="http://schemas.microsoft.com/office/word/2010/wordprocessingShape">
                    <wps:wsp>
                      <wps:cNvSpPr/>
                      <wps:spPr>
                        <a:xfrm>
                          <a:off x="0" y="0"/>
                          <a:ext cx="193675" cy="18605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Pr="00186FC4" w:rsidR="00194758" w:rsidP="00194758" w:rsidRDefault="00AA5B18" w14:paraId="593EDF22" w14:textId="42AA4E09">
                            <w:pPr>
                              <w:jc w:val="center"/>
                              <w:rPr>
                                <w:sz w:val="16"/>
                                <w:szCs w:val="16"/>
                              </w:rPr>
                            </w:pPr>
                            <w:r>
                              <w:rPr>
                                <w:sz w:val="16"/>
                                <w:szCs w:val="16"/>
                              </w:rPr>
                              <w:t>7</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anchor>
            </w:drawing>
          </mc:Choice>
          <mc:Fallback xmlns:arto="http://schemas.microsoft.com/office/word/2006/arto" xmlns:a14="http://schemas.microsoft.com/office/drawing/2010/main" xmlns:pic="http://schemas.openxmlformats.org/drawingml/2006/picture" xmlns:adec="http://schemas.microsoft.com/office/drawing/2017/decorative" xmlns:a="http://schemas.openxmlformats.org/drawingml/2006/main">
            <w:pict w14:anchorId="25A3C9FB">
              <v:oval id="_x0000_s1058" style="position:absolute;margin-left:279.95pt;margin-top:29.45pt;width:15.25pt;height:14.65pt;z-index:251658271;visibility:visible;mso-wrap-style:square;mso-wrap-distance-left:9pt;mso-wrap-distance-top:0;mso-wrap-distance-right:9pt;mso-wrap-distance-bottom:0;mso-position-horizontal:absolute;mso-position-horizontal-relative:text;mso-position-vertical:absolute;mso-position-vertical-relative:text;v-text-anchor:middle" fillcolor="#4472c4 [3204]" strokecolor="#09101d [484]" strokeweight="1pt" w14:anchorId="29C5BD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">
                <v:stroke joinstyle="miter"/>
                <v:textbox inset="0,0,0,0">
                  <w:txbxContent>
                    <w:p w:rsidRPr="00186FC4" w:rsidR="00194758" w:rsidP="00194758" w:rsidRDefault="00AA5B18" w14:paraId="6F74D8FD" w14:textId="42AA4E09">
                      <w:pPr>
                        <w:jc w:val="center"/>
                        <w:rPr>
                          <w:sz w:val="16"/>
                          <w:szCs w:val="16"/>
                        </w:rPr>
                      </w:pPr>
                      <w:r>
                        <w:rPr>
                          <w:sz w:val="16"/>
                          <w:szCs w:val="16"/>
                        </w:rPr>
                        <w:t>7</w:t>
                      </w:r>
                    </w:p>
                  </w:txbxContent>
                </v:textbox>
              </v:oval>
            </w:pict>
          </mc:Fallback>
        </mc:AlternateContent>
      </w:r>
      <w:r>
        <w:rPr>
          <w:noProof/>
        </w:rPr>
        <mc:AlternateContent>
          <mc:Choice Requires="wps">
            <w:drawing>
              <wp:anchor distT="0" distB="0" distL="114300" distR="114300" simplePos="0" relativeHeight="251658269" behindDoc="0" locked="0" layoutInCell="1" allowOverlap="1" wp14:anchorId="650446B3" wp14:editId="5E298824">
                <wp:simplePos x="0" y="0"/>
                <wp:positionH relativeFrom="column">
                  <wp:posOffset>2820670</wp:posOffset>
                </wp:positionH>
                <wp:positionV relativeFrom="paragraph">
                  <wp:posOffset>375920</wp:posOffset>
                </wp:positionV>
                <wp:extent cx="193675" cy="186055"/>
                <wp:effectExtent l="0" t="0" r="15875" b="23495"/>
                <wp:wrapNone/>
                <wp:docPr id="1070180422" name="Oval 14"/>
                <wp:cNvGraphicFramePr/>
                <a:graphic xmlns:a="http://schemas.openxmlformats.org/drawingml/2006/main">
                  <a:graphicData uri="http://schemas.microsoft.com/office/word/2010/wordprocessingShape">
                    <wps:wsp>
                      <wps:cNvSpPr/>
                      <wps:spPr>
                        <a:xfrm>
                          <a:off x="0" y="0"/>
                          <a:ext cx="193675" cy="18605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Pr="00186FC4" w:rsidR="00194758" w:rsidP="00194758" w:rsidRDefault="00E33D25" w14:paraId="6D66A3E1" w14:textId="4BA65504">
                            <w:pPr>
                              <w:jc w:val="center"/>
                              <w:rPr>
                                <w:sz w:val="16"/>
                                <w:szCs w:val="16"/>
                              </w:rPr>
                            </w:pPr>
                            <w:r>
                              <w:rPr>
                                <w:sz w:val="16"/>
                                <w:szCs w:val="16"/>
                              </w:rPr>
                              <w:t>6</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anchor>
            </w:drawing>
          </mc:Choice>
          <mc:Fallback xmlns:arto="http://schemas.microsoft.com/office/word/2006/arto" xmlns:a14="http://schemas.microsoft.com/office/drawing/2010/main" xmlns:pic="http://schemas.openxmlformats.org/drawingml/2006/picture" xmlns:adec="http://schemas.microsoft.com/office/drawing/2017/decorative" xmlns:a="http://schemas.openxmlformats.org/drawingml/2006/main">
            <w:pict w14:anchorId="55147395">
              <v:oval id="_x0000_s1059" style="position:absolute;margin-left:222.1pt;margin-top:29.6pt;width:15.25pt;height:14.65pt;z-index:251658269;visibility:visible;mso-wrap-style:square;mso-wrap-distance-left:9pt;mso-wrap-distance-top:0;mso-wrap-distance-right:9pt;mso-wrap-distance-bottom:0;mso-position-horizontal:absolute;mso-position-horizontal-relative:text;mso-position-vertical:absolute;mso-position-vertical-relative:text;v-text-anchor:middle" fillcolor="#4472c4 [3204]" strokecolor="#09101d [484]" strokeweight="1pt" w14:anchorId="650446B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">
                <v:stroke joinstyle="miter"/>
                <v:textbox inset="0,0,0,0">
                  <w:txbxContent>
                    <w:p w:rsidRPr="00186FC4" w:rsidR="00194758" w:rsidP="00194758" w:rsidRDefault="00E33D25" w14:paraId="1B87E3DE" w14:textId="4BA65504">
                      <w:pPr>
                        <w:jc w:val="center"/>
                        <w:rPr>
                          <w:sz w:val="16"/>
                          <w:szCs w:val="16"/>
                        </w:rPr>
                      </w:pPr>
                      <w:r>
                        <w:rPr>
                          <w:sz w:val="16"/>
                          <w:szCs w:val="16"/>
                        </w:rPr>
                        <w:t>6</w:t>
                      </w:r>
                    </w:p>
                  </w:txbxContent>
                </v:textbox>
              </v:oval>
            </w:pict>
          </mc:Fallback>
        </mc:AlternateContent>
      </w:r>
      <w:r>
        <w:rPr>
          <w:noProof/>
        </w:rPr>
        <mc:AlternateContent>
          <mc:Choice Requires="wps">
            <w:drawing>
              <wp:anchor distT="0" distB="0" distL="114300" distR="114300" simplePos="0" relativeHeight="251658268" behindDoc="0" locked="0" layoutInCell="1" allowOverlap="1" wp14:anchorId="2E4E58A6" wp14:editId="7A58B3CD">
                <wp:simplePos x="0" y="0"/>
                <wp:positionH relativeFrom="column">
                  <wp:posOffset>1929765</wp:posOffset>
                </wp:positionH>
                <wp:positionV relativeFrom="paragraph">
                  <wp:posOffset>374650</wp:posOffset>
                </wp:positionV>
                <wp:extent cx="193675" cy="186055"/>
                <wp:effectExtent l="0" t="0" r="15875" b="23495"/>
                <wp:wrapNone/>
                <wp:docPr id="1776025447" name="Oval 14"/>
                <wp:cNvGraphicFramePr/>
                <a:graphic xmlns:a="http://schemas.openxmlformats.org/drawingml/2006/main">
                  <a:graphicData uri="http://schemas.microsoft.com/office/word/2010/wordprocessingShape">
                    <wps:wsp>
                      <wps:cNvSpPr/>
                      <wps:spPr>
                        <a:xfrm>
                          <a:off x="0" y="0"/>
                          <a:ext cx="193675" cy="18605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Pr="00186FC4" w:rsidR="00194758" w:rsidP="00194758" w:rsidRDefault="00E33D25" w14:paraId="680709FA" w14:textId="3D413629">
                            <w:pPr>
                              <w:jc w:val="center"/>
                              <w:rPr>
                                <w:sz w:val="16"/>
                                <w:szCs w:val="16"/>
                              </w:rPr>
                            </w:pPr>
                            <w:r>
                              <w:rPr>
                                <w:sz w:val="16"/>
                                <w:szCs w:val="16"/>
                              </w:rPr>
                              <w:t>5</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anchor>
            </w:drawing>
          </mc:Choice>
          <mc:Fallback xmlns:arto="http://schemas.microsoft.com/office/word/2006/arto" xmlns:a14="http://schemas.microsoft.com/office/drawing/2010/main" xmlns:pic="http://schemas.openxmlformats.org/drawingml/2006/picture" xmlns:adec="http://schemas.microsoft.com/office/drawing/2017/decorative" xmlns:a="http://schemas.openxmlformats.org/drawingml/2006/main">
            <w:pict w14:anchorId="02E2559F">
              <v:oval id="_x0000_s1060" style="position:absolute;margin-left:151.95pt;margin-top:29.5pt;width:15.25pt;height:14.65pt;z-index:251658268;visibility:visible;mso-wrap-style:square;mso-wrap-distance-left:9pt;mso-wrap-distance-top:0;mso-wrap-distance-right:9pt;mso-wrap-distance-bottom:0;mso-position-horizontal:absolute;mso-position-horizontal-relative:text;mso-position-vertical:absolute;mso-position-vertical-relative:text;v-text-anchor:middle" fillcolor="#4472c4 [3204]" strokecolor="#09101d [484]" strokeweight="1pt" w14:anchorId="2E4E58A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">
                <v:stroke joinstyle="miter"/>
                <v:textbox inset="0,0,0,0">
                  <w:txbxContent>
                    <w:p w:rsidRPr="00186FC4" w:rsidR="00194758" w:rsidP="00194758" w:rsidRDefault="00E33D25" w14:paraId="76DB90EB" w14:textId="3D413629">
                      <w:pPr>
                        <w:jc w:val="center"/>
                        <w:rPr>
                          <w:sz w:val="16"/>
                          <w:szCs w:val="16"/>
                        </w:rPr>
                      </w:pPr>
                      <w:r>
                        <w:rPr>
                          <w:sz w:val="16"/>
                          <w:szCs w:val="16"/>
                        </w:rPr>
                        <w:t>5</w:t>
                      </w:r>
                    </w:p>
                  </w:txbxContent>
                </v:textbox>
              </v:oval>
            </w:pict>
          </mc:Fallback>
        </mc:AlternateContent>
      </w:r>
      <w:r w:rsidR="0067532B">
        <w:rPr>
          <w:noProof/>
        </w:rPr>
        <w:drawing>
          <wp:inline distT="0" distB="0" distL="0" distR="0" wp14:anchorId="1687EA74" wp14:editId="4DA0668E">
            <wp:extent cx="6120765" cy="2779122"/>
            <wp:effectExtent l="0" t="0" r="0" b="2540"/>
            <wp:docPr id="14256396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639637" name="Picture 1" descr="A screenshot of a computer&#10;&#10;AI-generated content may be incorrect."/>
                    <pic:cNvPicPr/>
                  </pic:nvPicPr>
                  <pic:blipFill>
                    <a:blip r:embed="rId35"/>
                    <a:stretch>
                      <a:fillRect/>
                    </a:stretch>
                  </pic:blipFill>
                  <pic:spPr>
                    <a:xfrm>
                      <a:off x="0" y="0"/>
                      <a:ext cx="6149206" cy="2792036"/>
                    </a:xfrm>
                    <a:prstGeom prst="rect">
                      <a:avLst/>
                    </a:prstGeom>
                  </pic:spPr>
                </pic:pic>
              </a:graphicData>
            </a:graphic>
          </wp:inline>
        </w:drawing>
      </w:r>
    </w:p>
    <w:p w:rsidR="00123FD9" w:rsidP="3D7CAA9C" w:rsidRDefault="00123FD9" w14:paraId="773D7221" w14:textId="77777777">
      <w:pPr>
        <w:pStyle w:val="ListParagraph"/>
        <w:rPr>
          <w:b/>
          <w:bCs/>
        </w:rPr>
      </w:pPr>
    </w:p>
    <w:p w:rsidRPr="00C97BD6" w:rsidR="00232551" w:rsidP="3D7CAA9C" w:rsidRDefault="00DC1491" w14:paraId="2FEA9ED3" w14:textId="24D4152F">
      <w:pPr>
        <w:pStyle w:val="ListParagraph"/>
        <w:rPr>
          <w:b/>
          <w:bCs/>
        </w:rPr>
      </w:pPr>
      <w:r w:rsidRPr="00C97BD6">
        <w:rPr>
          <w:b/>
          <w:bCs/>
          <w:noProof/>
        </w:rPr>
        <mc:AlternateContent>
          <mc:Choice Requires="wps">
            <w:drawing>
              <wp:anchor distT="0" distB="0" distL="114300" distR="114300" simplePos="0" relativeHeight="251658263" behindDoc="0" locked="0" layoutInCell="1" allowOverlap="1" wp14:anchorId="4BC2C1E0" wp14:editId="4E873182">
                <wp:simplePos x="0" y="0"/>
                <wp:positionH relativeFrom="leftMargin">
                  <wp:posOffset>446405</wp:posOffset>
                </wp:positionH>
                <wp:positionV relativeFrom="paragraph">
                  <wp:posOffset>-23495</wp:posOffset>
                </wp:positionV>
                <wp:extent cx="193675" cy="186055"/>
                <wp:effectExtent l="0" t="0" r="15875" b="23495"/>
                <wp:wrapNone/>
                <wp:docPr id="2102899883" name="Oval 14"/>
                <wp:cNvGraphicFramePr/>
                <a:graphic xmlns:a="http://schemas.openxmlformats.org/drawingml/2006/main">
                  <a:graphicData uri="http://schemas.microsoft.com/office/word/2010/wordprocessingShape">
                    <wps:wsp>
                      <wps:cNvSpPr/>
                      <wps:spPr>
                        <a:xfrm>
                          <a:off x="0" y="0"/>
                          <a:ext cx="193675" cy="18605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Pr="00186FC4" w:rsidR="00495464" w:rsidP="00495464" w:rsidRDefault="00495464" w14:paraId="0D8F9412" w14:textId="5F114AF9">
                            <w:pPr>
                              <w:jc w:val="center"/>
                              <w:rPr>
                                <w:sz w:val="16"/>
                                <w:szCs w:val="16"/>
                              </w:rPr>
                            </w:pPr>
                            <w:r>
                              <w:rPr>
                                <w:sz w:val="16"/>
                                <w:szCs w:val="16"/>
                              </w:rPr>
                              <w:t>1</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dec="http://schemas.microsoft.com/office/drawing/2017/decorative" xmlns:a="http://schemas.openxmlformats.org/drawingml/2006/main">
            <w:pict w14:anchorId="73DE901D">
              <v:oval id="_x0000_s1061" style="position:absolute;margin-left:35.15pt;margin-top:-1.85pt;width:15.25pt;height:14.65pt;z-index:251658263;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fillcolor="#4472c4 [3204]" strokecolor="#09101d [484]" strokeweight="1pt" w14:anchorId="4BC2C1E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">
                <v:stroke joinstyle="miter"/>
                <v:textbox inset="0,0,0,0">
                  <w:txbxContent>
                    <w:p w:rsidRPr="00186FC4" w:rsidR="00495464" w:rsidP="00495464" w:rsidRDefault="00495464" w14:paraId="19F14E3C" w14:textId="5F114AF9">
                      <w:pPr>
                        <w:jc w:val="center"/>
                        <w:rPr>
                          <w:sz w:val="16"/>
                          <w:szCs w:val="16"/>
                        </w:rPr>
                      </w:pPr>
                      <w:r>
                        <w:rPr>
                          <w:sz w:val="16"/>
                          <w:szCs w:val="16"/>
                        </w:rPr>
                        <w:t>1</w:t>
                      </w:r>
                    </w:p>
                  </w:txbxContent>
                </v:textbox>
                <w10:wrap anchorx="margin"/>
              </v:oval>
            </w:pict>
          </mc:Fallback>
        </mc:AlternateContent>
      </w:r>
      <w:r w:rsidRPr="00C97BD6" w:rsidR="00232551">
        <w:rPr>
          <w:b/>
          <w:bCs/>
        </w:rPr>
        <w:t>Authorises</w:t>
      </w:r>
    </w:p>
    <w:p w:rsidR="00232551" w:rsidP="3D7CAA9C" w:rsidRDefault="00232551" w14:paraId="4BF707FD" w14:textId="5E534328">
      <w:pPr>
        <w:pStyle w:val="ListParagraph"/>
      </w:pPr>
      <w:r>
        <w:t xml:space="preserve">This describes the activity that is authorised and </w:t>
      </w:r>
      <w:r w:rsidR="00495464">
        <w:t>will be one of 3 categories: Unsealed Sources, Sealed Sources or Waste.</w:t>
      </w:r>
    </w:p>
    <w:p w:rsidR="00582CC4" w:rsidP="3D7CAA9C" w:rsidRDefault="00582CC4" w14:paraId="05DFC706" w14:textId="77777777">
      <w:pPr>
        <w:pStyle w:val="ListParagraph"/>
      </w:pPr>
    </w:p>
    <w:p w:rsidRPr="00147591" w:rsidR="00EE484C" w:rsidP="3D7CAA9C" w:rsidRDefault="0021336E" w14:paraId="162752FF" w14:textId="56CF0081">
      <w:pPr>
        <w:pStyle w:val="ListParagraph"/>
        <w:rPr>
          <w:b/>
          <w:bCs/>
        </w:rPr>
      </w:pPr>
      <w:r w:rsidRPr="00147591">
        <w:rPr>
          <w:b/>
          <w:bCs/>
          <w:noProof/>
        </w:rPr>
        <mc:AlternateContent>
          <mc:Choice Requires="wps">
            <w:drawing>
              <wp:anchor distT="0" distB="0" distL="114300" distR="114300" simplePos="0" relativeHeight="251658264" behindDoc="0" locked="0" layoutInCell="1" allowOverlap="1" wp14:anchorId="3C4BED53" wp14:editId="338318B3">
                <wp:simplePos x="0" y="0"/>
                <wp:positionH relativeFrom="leftMargin">
                  <wp:posOffset>446405</wp:posOffset>
                </wp:positionH>
                <wp:positionV relativeFrom="paragraph">
                  <wp:posOffset>-7620</wp:posOffset>
                </wp:positionV>
                <wp:extent cx="193675" cy="186055"/>
                <wp:effectExtent l="0" t="0" r="15875" b="23495"/>
                <wp:wrapNone/>
                <wp:docPr id="1707350623" name="Oval 14"/>
                <wp:cNvGraphicFramePr/>
                <a:graphic xmlns:a="http://schemas.openxmlformats.org/drawingml/2006/main">
                  <a:graphicData uri="http://schemas.microsoft.com/office/word/2010/wordprocessingShape">
                    <wps:wsp>
                      <wps:cNvSpPr/>
                      <wps:spPr>
                        <a:xfrm>
                          <a:off x="0" y="0"/>
                          <a:ext cx="193675" cy="18605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Pr="00186FC4" w:rsidR="0021336E" w:rsidP="0021336E" w:rsidRDefault="00A5166F" w14:paraId="545F98D9" w14:textId="33253818">
                            <w:pPr>
                              <w:jc w:val="center"/>
                              <w:rPr>
                                <w:sz w:val="16"/>
                                <w:szCs w:val="16"/>
                              </w:rPr>
                            </w:pPr>
                            <w:r>
                              <w:rPr>
                                <w:sz w:val="16"/>
                                <w:szCs w:val="16"/>
                              </w:rPr>
                              <w:t>2</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dec="http://schemas.microsoft.com/office/drawing/2017/decorative" xmlns:a="http://schemas.openxmlformats.org/drawingml/2006/main">
            <w:pict w14:anchorId="0B0A8D26">
              <v:oval id="_x0000_s1062" style="position:absolute;margin-left:35.15pt;margin-top:-.6pt;width:15.25pt;height:14.65pt;z-index:251658264;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fillcolor="#4472c4 [3204]" strokecolor="#09101d [484]" strokeweight="1pt" w14:anchorId="3C4BED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">
                <v:stroke joinstyle="miter"/>
                <v:textbox inset="0,0,0,0">
                  <w:txbxContent>
                    <w:p w:rsidRPr="00186FC4" w:rsidR="0021336E" w:rsidP="0021336E" w:rsidRDefault="00A5166F" w14:paraId="7842F596" w14:textId="33253818">
                      <w:pPr>
                        <w:jc w:val="center"/>
                        <w:rPr>
                          <w:sz w:val="16"/>
                          <w:szCs w:val="16"/>
                        </w:rPr>
                      </w:pPr>
                      <w:r>
                        <w:rPr>
                          <w:sz w:val="16"/>
                          <w:szCs w:val="16"/>
                        </w:rPr>
                        <w:t>2</w:t>
                      </w:r>
                    </w:p>
                  </w:txbxContent>
                </v:textbox>
                <w10:wrap anchorx="margin"/>
              </v:oval>
            </w:pict>
          </mc:Fallback>
        </mc:AlternateContent>
      </w:r>
      <w:r w:rsidRPr="00147591" w:rsidR="00EE484C">
        <w:rPr>
          <w:b/>
          <w:bCs/>
        </w:rPr>
        <w:t>Waste Type</w:t>
      </w:r>
    </w:p>
    <w:p w:rsidR="00A5166F" w:rsidP="3D7CAA9C" w:rsidRDefault="00204D12" w14:paraId="6C89C1FD" w14:textId="4ED04494">
      <w:pPr>
        <w:pStyle w:val="ListParagraph"/>
      </w:pPr>
      <w:r>
        <w:t xml:space="preserve">If the authorisation is for waste, this field will describe the type of waste.  This may </w:t>
      </w:r>
      <w:r w:rsidR="00127056">
        <w:t>be one of 4 types of waste.  Solid, Liquid, Organic Liquid, Gaseous.  If the field is left blank</w:t>
      </w:r>
      <w:r w:rsidR="00DD49E2">
        <w:t>, then all types of waste are included.  Note: it is not possible to select 2 or 3 types of waste in this field.  The selection is either all types of waste or a single waste type.</w:t>
      </w:r>
    </w:p>
    <w:p w:rsidR="00582CC4" w:rsidP="00913C8E" w:rsidRDefault="00582CC4" w14:paraId="3D1EFD27" w14:textId="77777777">
      <w:pPr>
        <w:pStyle w:val="ListParagraph"/>
        <w:spacing w:after="0"/>
      </w:pPr>
    </w:p>
    <w:p w:rsidR="000E06A1" w:rsidP="3D7CAA9C" w:rsidRDefault="00426D41" w14:paraId="75C385AC" w14:textId="33629EC8">
      <w:pPr>
        <w:pStyle w:val="ListParagraph"/>
        <w:rPr>
          <w:b/>
          <w:bCs/>
        </w:rPr>
      </w:pPr>
      <w:r>
        <w:rPr>
          <w:noProof/>
        </w:rPr>
        <mc:AlternateContent>
          <mc:Choice Requires="wps">
            <w:drawing>
              <wp:anchor distT="0" distB="0" distL="114300" distR="114300" simplePos="0" relativeHeight="251658276" behindDoc="0" locked="0" layoutInCell="1" allowOverlap="1" wp14:anchorId="4527BEEE" wp14:editId="0474B3B7">
                <wp:simplePos x="0" y="0"/>
                <wp:positionH relativeFrom="margin">
                  <wp:posOffset>-240030</wp:posOffset>
                </wp:positionH>
                <wp:positionV relativeFrom="paragraph">
                  <wp:posOffset>10795</wp:posOffset>
                </wp:positionV>
                <wp:extent cx="193675" cy="186055"/>
                <wp:effectExtent l="0" t="0" r="15875" b="23495"/>
                <wp:wrapNone/>
                <wp:docPr id="816490938" name="Oval 14"/>
                <wp:cNvGraphicFramePr/>
                <a:graphic xmlns:a="http://schemas.openxmlformats.org/drawingml/2006/main">
                  <a:graphicData uri="http://schemas.microsoft.com/office/word/2010/wordprocessingShape">
                    <wps:wsp>
                      <wps:cNvSpPr/>
                      <wps:spPr>
                        <a:xfrm>
                          <a:off x="0" y="0"/>
                          <a:ext cx="193675" cy="18605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Pr="00186FC4" w:rsidR="00426D41" w:rsidP="00426D41" w:rsidRDefault="00426D41" w14:paraId="5E4AF6F2" w14:textId="77777777">
                            <w:pPr>
                              <w:jc w:val="center"/>
                              <w:rPr>
                                <w:sz w:val="16"/>
                                <w:szCs w:val="16"/>
                              </w:rPr>
                            </w:pPr>
                            <w:r>
                              <w:rPr>
                                <w:sz w:val="16"/>
                                <w:szCs w:val="16"/>
                              </w:rPr>
                              <w:t>3</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dec="http://schemas.microsoft.com/office/drawing/2017/decorative" xmlns:a="http://schemas.openxmlformats.org/drawingml/2006/main">
            <w:pict w14:anchorId="54510CAF">
              <v:oval id="_x0000_s1063" style="position:absolute;margin-left:-18.9pt;margin-top:.85pt;width:15.25pt;height:14.65pt;z-index:2516582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fillcolor="#4472c4 [3204]" strokecolor="#09101d [484]" strokeweight="1pt" w14:anchorId="4527BEE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">
                <v:stroke joinstyle="miter"/>
                <v:textbox inset="0,0,0,0">
                  <w:txbxContent>
                    <w:p w:rsidRPr="00186FC4" w:rsidR="00426D41" w:rsidP="00426D41" w:rsidRDefault="00426D41" w14:paraId="68D9363B" w14:textId="77777777">
                      <w:pPr>
                        <w:jc w:val="center"/>
                        <w:rPr>
                          <w:sz w:val="16"/>
                          <w:szCs w:val="16"/>
                        </w:rPr>
                      </w:pPr>
                      <w:r>
                        <w:rPr>
                          <w:sz w:val="16"/>
                          <w:szCs w:val="16"/>
                        </w:rPr>
                        <w:t>3</w:t>
                      </w:r>
                    </w:p>
                  </w:txbxContent>
                </v:textbox>
                <w10:wrap anchorx="margin"/>
              </v:oval>
            </w:pict>
          </mc:Fallback>
        </mc:AlternateContent>
      </w:r>
      <w:r w:rsidRPr="000A7406" w:rsidR="0089528E">
        <w:rPr>
          <w:b/>
          <w:bCs/>
        </w:rPr>
        <w:t>Radionuclide</w:t>
      </w:r>
    </w:p>
    <w:p w:rsidR="000A7406" w:rsidP="3D7CAA9C" w:rsidRDefault="000A7406" w14:paraId="0C236452" w14:textId="0724E94F">
      <w:pPr>
        <w:pStyle w:val="ListParagraph"/>
      </w:pPr>
      <w:r>
        <w:t xml:space="preserve">This </w:t>
      </w:r>
      <w:r w:rsidR="009B2C50">
        <w:t>is the radionuclide against which the limit specified is to be applied</w:t>
      </w:r>
      <w:r w:rsidR="00194758">
        <w:t>.</w:t>
      </w:r>
    </w:p>
    <w:p w:rsidRPr="000A7406" w:rsidR="00582CC4" w:rsidP="00913C8E" w:rsidRDefault="00CB3671" w14:paraId="5542515A" w14:textId="2E171F97">
      <w:pPr>
        <w:pStyle w:val="ListParagraph"/>
        <w:spacing w:after="0"/>
      </w:pPr>
      <w:r>
        <w:rPr>
          <w:noProof/>
        </w:rPr>
        <mc:AlternateContent>
          <mc:Choice Requires="wps">
            <w:drawing>
              <wp:anchor distT="0" distB="0" distL="114300" distR="114300" simplePos="0" relativeHeight="251658279" behindDoc="0" locked="0" layoutInCell="1" allowOverlap="1" wp14:anchorId="335CDB70" wp14:editId="1C7984B6">
                <wp:simplePos x="0" y="0"/>
                <wp:positionH relativeFrom="margin">
                  <wp:posOffset>-260910</wp:posOffset>
                </wp:positionH>
                <wp:positionV relativeFrom="paragraph">
                  <wp:posOffset>242346</wp:posOffset>
                </wp:positionV>
                <wp:extent cx="193675" cy="186055"/>
                <wp:effectExtent l="0" t="0" r="15875" b="23495"/>
                <wp:wrapNone/>
                <wp:docPr id="950606218" name="Oval 14"/>
                <wp:cNvGraphicFramePr/>
                <a:graphic xmlns:a="http://schemas.openxmlformats.org/drawingml/2006/main">
                  <a:graphicData uri="http://schemas.microsoft.com/office/word/2010/wordprocessingShape">
                    <wps:wsp>
                      <wps:cNvSpPr/>
                      <wps:spPr>
                        <a:xfrm>
                          <a:off x="0" y="0"/>
                          <a:ext cx="193675" cy="18605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Pr="00186FC4" w:rsidR="00426D41" w:rsidP="00426D41" w:rsidRDefault="00426D41" w14:paraId="5C9136B2" w14:textId="77777777">
                            <w:pPr>
                              <w:jc w:val="center"/>
                              <w:rPr>
                                <w:sz w:val="16"/>
                                <w:szCs w:val="16"/>
                              </w:rPr>
                            </w:pPr>
                            <w:r>
                              <w:rPr>
                                <w:sz w:val="16"/>
                                <w:szCs w:val="16"/>
                              </w:rPr>
                              <w:t>4</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dec="http://schemas.microsoft.com/office/drawing/2017/decorative" xmlns:a="http://schemas.openxmlformats.org/drawingml/2006/main">
            <w:pict w14:anchorId="59AC0014">
              <v:oval id="_x0000_s1064" style="position:absolute;margin-left:-20.55pt;margin-top:19.1pt;width:15.25pt;height:14.65pt;z-index:25165827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fillcolor="#4472c4 [3204]" strokecolor="#09101d [484]" strokeweight="1pt" w14:anchorId="335CDB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">
                <v:stroke joinstyle="miter"/>
                <v:textbox inset="0,0,0,0">
                  <w:txbxContent>
                    <w:p w:rsidRPr="00186FC4" w:rsidR="00426D41" w:rsidP="00426D41" w:rsidRDefault="00426D41" w14:paraId="17310F6F" w14:textId="77777777">
                      <w:pPr>
                        <w:jc w:val="center"/>
                        <w:rPr>
                          <w:sz w:val="16"/>
                          <w:szCs w:val="16"/>
                        </w:rPr>
                      </w:pPr>
                      <w:r>
                        <w:rPr>
                          <w:sz w:val="16"/>
                          <w:szCs w:val="16"/>
                        </w:rPr>
                        <w:t>4</w:t>
                      </w:r>
                    </w:p>
                  </w:txbxContent>
                </v:textbox>
                <w10:wrap anchorx="margin"/>
              </v:oval>
            </w:pict>
          </mc:Fallback>
        </mc:AlternateContent>
      </w:r>
    </w:p>
    <w:p w:rsidR="000D6252" w:rsidP="000D6252" w:rsidRDefault="000D6252" w14:paraId="04FD8A88" w14:textId="70FCE5DB">
      <w:pPr>
        <w:pStyle w:val="ListParagraph"/>
        <w:rPr>
          <w:b/>
          <w:bCs/>
        </w:rPr>
      </w:pPr>
      <w:r w:rsidRPr="000A7406">
        <w:rPr>
          <w:b/>
          <w:bCs/>
        </w:rPr>
        <w:t>Limits</w:t>
      </w:r>
    </w:p>
    <w:p w:rsidR="009B2C50" w:rsidP="000D6252" w:rsidRDefault="009B2C50" w14:paraId="7EA790BC" w14:textId="1AE4BF65">
      <w:pPr>
        <w:pStyle w:val="ListParagraph"/>
      </w:pPr>
      <w:r w:rsidRPr="0010505D">
        <w:t xml:space="preserve">This section describes the </w:t>
      </w:r>
      <w:r w:rsidRPr="0010505D" w:rsidR="0010505D">
        <w:t>a</w:t>
      </w:r>
      <w:r w:rsidR="0010505D">
        <w:t>ctual limits set and will display only the populated columns</w:t>
      </w:r>
    </w:p>
    <w:p w:rsidR="00582CC4" w:rsidP="00913C8E" w:rsidRDefault="00582CC4" w14:paraId="317ABA45" w14:textId="77777777">
      <w:pPr>
        <w:pStyle w:val="ListParagraph"/>
        <w:spacing w:after="0"/>
      </w:pPr>
    </w:p>
    <w:p w:rsidRPr="0010505D" w:rsidR="00382F74" w:rsidP="00913C8E" w:rsidRDefault="00382F74" w14:paraId="2DFD62F4" w14:textId="77777777">
      <w:pPr>
        <w:pStyle w:val="ListParagraph"/>
        <w:spacing w:after="0"/>
      </w:pPr>
    </w:p>
    <w:p w:rsidR="00092C01" w:rsidP="3D7CAA9C" w:rsidRDefault="00CB3671" w14:paraId="22A4B623" w14:textId="548F3379">
      <w:pPr>
        <w:pStyle w:val="ListParagraph"/>
        <w:rPr>
          <w:b/>
          <w:bCs/>
        </w:rPr>
      </w:pPr>
      <w:r>
        <w:rPr>
          <w:noProof/>
        </w:rPr>
        <mc:AlternateContent>
          <mc:Choice Requires="wps">
            <w:drawing>
              <wp:anchor distT="0" distB="0" distL="114300" distR="114300" simplePos="0" relativeHeight="251658277" behindDoc="0" locked="0" layoutInCell="1" allowOverlap="1" wp14:anchorId="1617EEA5" wp14:editId="177202FC">
                <wp:simplePos x="0" y="0"/>
                <wp:positionH relativeFrom="margin">
                  <wp:posOffset>-238797</wp:posOffset>
                </wp:positionH>
                <wp:positionV relativeFrom="paragraph">
                  <wp:posOffset>10795</wp:posOffset>
                </wp:positionV>
                <wp:extent cx="193675" cy="186055"/>
                <wp:effectExtent l="0" t="0" r="15875" b="23495"/>
                <wp:wrapNone/>
                <wp:docPr id="621408200" name="Oval 14"/>
                <wp:cNvGraphicFramePr/>
                <a:graphic xmlns:a="http://schemas.openxmlformats.org/drawingml/2006/main">
                  <a:graphicData uri="http://schemas.microsoft.com/office/word/2010/wordprocessingShape">
                    <wps:wsp>
                      <wps:cNvSpPr/>
                      <wps:spPr>
                        <a:xfrm>
                          <a:off x="0" y="0"/>
                          <a:ext cx="193675" cy="18605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Pr="00186FC4" w:rsidR="00426D41" w:rsidP="00426D41" w:rsidRDefault="00426D41" w14:paraId="7CF087E3" w14:textId="77777777">
                            <w:pPr>
                              <w:jc w:val="center"/>
                              <w:rPr>
                                <w:sz w:val="16"/>
                                <w:szCs w:val="16"/>
                              </w:rPr>
                            </w:pPr>
                            <w:r>
                              <w:rPr>
                                <w:sz w:val="16"/>
                                <w:szCs w:val="16"/>
                              </w:rPr>
                              <w:t>5</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dec="http://schemas.microsoft.com/office/drawing/2017/decorative" xmlns:a="http://schemas.openxmlformats.org/drawingml/2006/main">
            <w:pict w14:anchorId="240AE352">
              <v:oval id="_x0000_s1065" style="position:absolute;margin-left:-18.8pt;margin-top:.85pt;width:15.25pt;height:14.65pt;z-index:251658277;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fillcolor="#4472c4 [3204]" strokecolor="#09101d [484]" strokeweight="1pt" w14:anchorId="1617EEA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">
                <v:stroke joinstyle="miter"/>
                <v:textbox inset="0,0,0,0">
                  <w:txbxContent>
                    <w:p w:rsidRPr="00186FC4" w:rsidR="00426D41" w:rsidP="00426D41" w:rsidRDefault="00426D41" w14:paraId="729DE7E4" w14:textId="77777777">
                      <w:pPr>
                        <w:jc w:val="center"/>
                        <w:rPr>
                          <w:sz w:val="16"/>
                          <w:szCs w:val="16"/>
                        </w:rPr>
                      </w:pPr>
                      <w:r>
                        <w:rPr>
                          <w:sz w:val="16"/>
                          <w:szCs w:val="16"/>
                        </w:rPr>
                        <w:t>5</w:t>
                      </w:r>
                    </w:p>
                  </w:txbxContent>
                </v:textbox>
                <w10:wrap anchorx="margin"/>
              </v:oval>
            </w:pict>
          </mc:Fallback>
        </mc:AlternateContent>
      </w:r>
      <w:r w:rsidRPr="002C4C7E" w:rsidR="00711989">
        <w:rPr>
          <w:b/>
          <w:bCs/>
        </w:rPr>
        <w:t xml:space="preserve">Vial </w:t>
      </w:r>
      <w:r w:rsidRPr="002C4C7E" w:rsidR="001B268C">
        <w:rPr>
          <w:b/>
          <w:bCs/>
        </w:rPr>
        <w:t>Activity</w:t>
      </w:r>
    </w:p>
    <w:p w:rsidR="00ED1A3A" w:rsidP="3D7CAA9C" w:rsidRDefault="00FA63E1" w14:paraId="58359225" w14:textId="6A24ACC1">
      <w:pPr>
        <w:pStyle w:val="ListParagraph"/>
      </w:pPr>
      <w:r>
        <w:t>This is used to control</w:t>
      </w:r>
      <w:r w:rsidR="005E1C33">
        <w:t xml:space="preserve"> t</w:t>
      </w:r>
      <w:r w:rsidR="002866CA">
        <w:t>he amount activity per inventory item.</w:t>
      </w:r>
    </w:p>
    <w:p w:rsidRPr="00FA63E1" w:rsidR="00CB3671" w:rsidP="00913C8E" w:rsidRDefault="00CB3671" w14:paraId="0AD132F4" w14:textId="77777777">
      <w:pPr>
        <w:pStyle w:val="ListParagraph"/>
        <w:spacing w:after="0"/>
      </w:pPr>
    </w:p>
    <w:p w:rsidR="0089528E" w:rsidP="3D7CAA9C" w:rsidRDefault="00ED1A3A" w14:paraId="47CF6127" w14:textId="6A917A13">
      <w:pPr>
        <w:pStyle w:val="ListParagraph"/>
        <w:rPr>
          <w:b/>
          <w:bCs/>
        </w:rPr>
      </w:pPr>
      <w:r>
        <w:rPr>
          <w:noProof/>
        </w:rPr>
        <mc:AlternateContent>
          <mc:Choice Requires="wps">
            <w:drawing>
              <wp:anchor distT="0" distB="0" distL="114300" distR="114300" simplePos="0" relativeHeight="251658278" behindDoc="0" locked="0" layoutInCell="1" allowOverlap="1" wp14:anchorId="1E6B6EA1" wp14:editId="5AE3FCF3">
                <wp:simplePos x="0" y="0"/>
                <wp:positionH relativeFrom="margin">
                  <wp:posOffset>-242326</wp:posOffset>
                </wp:positionH>
                <wp:positionV relativeFrom="paragraph">
                  <wp:posOffset>-30138</wp:posOffset>
                </wp:positionV>
                <wp:extent cx="193675" cy="186055"/>
                <wp:effectExtent l="0" t="0" r="15875" b="23495"/>
                <wp:wrapNone/>
                <wp:docPr id="606739622" name="Oval 14"/>
                <wp:cNvGraphicFramePr/>
                <a:graphic xmlns:a="http://schemas.openxmlformats.org/drawingml/2006/main">
                  <a:graphicData uri="http://schemas.microsoft.com/office/word/2010/wordprocessingShape">
                    <wps:wsp>
                      <wps:cNvSpPr/>
                      <wps:spPr>
                        <a:xfrm>
                          <a:off x="0" y="0"/>
                          <a:ext cx="193675" cy="18605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Pr="00186FC4" w:rsidR="00426D41" w:rsidP="00426D41" w:rsidRDefault="00426D41" w14:paraId="329A17D6" w14:textId="77777777">
                            <w:pPr>
                              <w:jc w:val="center"/>
                              <w:rPr>
                                <w:sz w:val="16"/>
                                <w:szCs w:val="16"/>
                              </w:rPr>
                            </w:pPr>
                            <w:r>
                              <w:rPr>
                                <w:sz w:val="16"/>
                                <w:szCs w:val="16"/>
                              </w:rPr>
                              <w:t>6</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dec="http://schemas.microsoft.com/office/drawing/2017/decorative" xmlns:a="http://schemas.openxmlformats.org/drawingml/2006/main">
            <w:pict w14:anchorId="27EFA799">
              <v:oval id="_x0000_s1066" style="position:absolute;margin-left:-19.1pt;margin-top:-2.35pt;width:15.25pt;height:14.65pt;z-index:25165827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fillcolor="#4472c4 [3204]" strokecolor="#09101d [484]" strokeweight="1pt" w14:anchorId="1E6B6EA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">
                <v:stroke joinstyle="miter"/>
                <v:textbox inset="0,0,0,0">
                  <w:txbxContent>
                    <w:p w:rsidRPr="00186FC4" w:rsidR="00426D41" w:rsidP="00426D41" w:rsidRDefault="00426D41" w14:paraId="1946A7AE" w14:textId="77777777">
                      <w:pPr>
                        <w:jc w:val="center"/>
                        <w:rPr>
                          <w:sz w:val="16"/>
                          <w:szCs w:val="16"/>
                        </w:rPr>
                      </w:pPr>
                      <w:r>
                        <w:rPr>
                          <w:sz w:val="16"/>
                          <w:szCs w:val="16"/>
                        </w:rPr>
                        <w:t>6</w:t>
                      </w:r>
                    </w:p>
                  </w:txbxContent>
                </v:textbox>
                <w10:wrap anchorx="margin"/>
              </v:oval>
            </w:pict>
          </mc:Fallback>
        </mc:AlternateContent>
      </w:r>
      <w:r w:rsidRPr="002C4C7E" w:rsidR="0089528E">
        <w:rPr>
          <w:b/>
          <w:bCs/>
        </w:rPr>
        <w:t>Possession</w:t>
      </w:r>
    </w:p>
    <w:p w:rsidR="00B8696F" w:rsidP="3D7CAA9C" w:rsidRDefault="00B8696F" w14:paraId="6FFD5EC7" w14:textId="728A1289">
      <w:pPr>
        <w:pStyle w:val="ListParagraph"/>
      </w:pPr>
      <w:r>
        <w:t xml:space="preserve">This is used to </w:t>
      </w:r>
      <w:r w:rsidR="00A42A55">
        <w:t xml:space="preserve">limit </w:t>
      </w:r>
      <w:r w:rsidR="00A11683">
        <w:t xml:space="preserve">of </w:t>
      </w:r>
      <w:r w:rsidR="00E841A9">
        <w:t>activity for the radionuclide</w:t>
      </w:r>
      <w:r w:rsidR="00A11683">
        <w:t>.</w:t>
      </w:r>
    </w:p>
    <w:p w:rsidRPr="00B8696F" w:rsidR="00CB3671" w:rsidP="00913C8E" w:rsidRDefault="00CB3671" w14:paraId="087BBA9F" w14:textId="77777777">
      <w:pPr>
        <w:pStyle w:val="ListParagraph"/>
        <w:spacing w:after="0"/>
      </w:pPr>
    </w:p>
    <w:p w:rsidR="0089528E" w:rsidP="3D7CAA9C" w:rsidRDefault="00ED1A3A" w14:paraId="221018B6" w14:textId="3DCA4E00">
      <w:pPr>
        <w:pStyle w:val="ListParagraph"/>
        <w:rPr>
          <w:b/>
          <w:bCs/>
        </w:rPr>
      </w:pPr>
      <w:r>
        <w:rPr>
          <w:noProof/>
        </w:rPr>
        <mc:AlternateContent>
          <mc:Choice Requires="wps">
            <w:drawing>
              <wp:anchor distT="0" distB="0" distL="114300" distR="114300" simplePos="0" relativeHeight="251658280" behindDoc="0" locked="0" layoutInCell="1" allowOverlap="1" wp14:anchorId="20A7A3CE" wp14:editId="3A3A3404">
                <wp:simplePos x="0" y="0"/>
                <wp:positionH relativeFrom="margin">
                  <wp:posOffset>-242326</wp:posOffset>
                </wp:positionH>
                <wp:positionV relativeFrom="paragraph">
                  <wp:posOffset>-28135</wp:posOffset>
                </wp:positionV>
                <wp:extent cx="193675" cy="186055"/>
                <wp:effectExtent l="0" t="0" r="15875" b="23495"/>
                <wp:wrapNone/>
                <wp:docPr id="141449776" name="Oval 14"/>
                <wp:cNvGraphicFramePr/>
                <a:graphic xmlns:a="http://schemas.openxmlformats.org/drawingml/2006/main">
                  <a:graphicData uri="http://schemas.microsoft.com/office/word/2010/wordprocessingShape">
                    <wps:wsp>
                      <wps:cNvSpPr/>
                      <wps:spPr>
                        <a:xfrm>
                          <a:off x="0" y="0"/>
                          <a:ext cx="193675" cy="18605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Pr="00186FC4" w:rsidR="00426D41" w:rsidP="00426D41" w:rsidRDefault="00426D41" w14:paraId="49EC2F38" w14:textId="77777777">
                            <w:pPr>
                              <w:jc w:val="center"/>
                              <w:rPr>
                                <w:sz w:val="16"/>
                                <w:szCs w:val="16"/>
                              </w:rPr>
                            </w:pPr>
                            <w:r>
                              <w:rPr>
                                <w:sz w:val="16"/>
                                <w:szCs w:val="16"/>
                              </w:rPr>
                              <w:t>7</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dec="http://schemas.microsoft.com/office/drawing/2017/decorative" xmlns:a="http://schemas.openxmlformats.org/drawingml/2006/main">
            <w:pict w14:anchorId="1FBA9B73">
              <v:oval id="_x0000_s1067" style="position:absolute;margin-left:-19.1pt;margin-top:-2.2pt;width:15.25pt;height:14.65pt;z-index:2516582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fillcolor="#4472c4 [3204]" strokecolor="#09101d [484]" strokeweight="1pt" w14:anchorId="20A7A3C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">
                <v:stroke joinstyle="miter"/>
                <v:textbox inset="0,0,0,0">
                  <w:txbxContent>
                    <w:p w:rsidRPr="00186FC4" w:rsidR="00426D41" w:rsidP="00426D41" w:rsidRDefault="00426D41" w14:paraId="28AF3A15" w14:textId="77777777">
                      <w:pPr>
                        <w:jc w:val="center"/>
                        <w:rPr>
                          <w:sz w:val="16"/>
                          <w:szCs w:val="16"/>
                        </w:rPr>
                      </w:pPr>
                      <w:r>
                        <w:rPr>
                          <w:sz w:val="16"/>
                          <w:szCs w:val="16"/>
                        </w:rPr>
                        <w:t>7</w:t>
                      </w:r>
                    </w:p>
                  </w:txbxContent>
                </v:textbox>
                <w10:wrap anchorx="margin"/>
              </v:oval>
            </w:pict>
          </mc:Fallback>
        </mc:AlternateContent>
      </w:r>
      <w:r w:rsidRPr="000A7406" w:rsidR="0089528E">
        <w:rPr>
          <w:b/>
          <w:bCs/>
        </w:rPr>
        <w:t>Vial Count</w:t>
      </w:r>
    </w:p>
    <w:p w:rsidR="00A11683" w:rsidP="3D7CAA9C" w:rsidRDefault="009052C3" w14:paraId="3CA928CB" w14:textId="6E10C3BD">
      <w:pPr>
        <w:pStyle w:val="ListParagraph"/>
      </w:pPr>
      <w:r>
        <w:t>This is used to</w:t>
      </w:r>
      <w:r w:rsidR="00EB5F20">
        <w:t xml:space="preserve"> the number of items.  </w:t>
      </w:r>
    </w:p>
    <w:p w:rsidRPr="009052C3" w:rsidR="00CB3671" w:rsidP="00913C8E" w:rsidRDefault="00CB3671" w14:paraId="28C842C2" w14:textId="77777777">
      <w:pPr>
        <w:pStyle w:val="ListParagraph"/>
        <w:spacing w:after="0"/>
      </w:pPr>
    </w:p>
    <w:p w:rsidR="006A3C0C" w:rsidP="3D7CAA9C" w:rsidRDefault="009052C3" w14:paraId="1231C35C" w14:textId="652619F4">
      <w:pPr>
        <w:pStyle w:val="ListParagraph"/>
        <w:rPr>
          <w:b/>
          <w:bCs/>
        </w:rPr>
      </w:pPr>
      <w:r>
        <w:rPr>
          <w:noProof/>
        </w:rPr>
        <mc:AlternateContent>
          <mc:Choice Requires="wps">
            <w:drawing>
              <wp:anchor distT="0" distB="0" distL="114300" distR="114300" simplePos="0" relativeHeight="251658281" behindDoc="0" locked="0" layoutInCell="1" allowOverlap="1" wp14:anchorId="77AB3B6B" wp14:editId="6FD7F09D">
                <wp:simplePos x="0" y="0"/>
                <wp:positionH relativeFrom="margin">
                  <wp:posOffset>-234315</wp:posOffset>
                </wp:positionH>
                <wp:positionV relativeFrom="paragraph">
                  <wp:posOffset>-39370</wp:posOffset>
                </wp:positionV>
                <wp:extent cx="193675" cy="186055"/>
                <wp:effectExtent l="0" t="0" r="15875" b="23495"/>
                <wp:wrapNone/>
                <wp:docPr id="1939874055" name="Oval 14"/>
                <wp:cNvGraphicFramePr/>
                <a:graphic xmlns:a="http://schemas.openxmlformats.org/drawingml/2006/main">
                  <a:graphicData uri="http://schemas.microsoft.com/office/word/2010/wordprocessingShape">
                    <wps:wsp>
                      <wps:cNvSpPr/>
                      <wps:spPr>
                        <a:xfrm>
                          <a:off x="0" y="0"/>
                          <a:ext cx="193675" cy="18605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Pr="00186FC4" w:rsidR="00426D41" w:rsidP="00426D41" w:rsidRDefault="00426D41" w14:paraId="04DC480C" w14:textId="77777777">
                            <w:pPr>
                              <w:jc w:val="center"/>
                              <w:rPr>
                                <w:sz w:val="16"/>
                                <w:szCs w:val="16"/>
                              </w:rPr>
                            </w:pPr>
                            <w:r>
                              <w:rPr>
                                <w:sz w:val="16"/>
                                <w:szCs w:val="16"/>
                              </w:rPr>
                              <w:t>8</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dec="http://schemas.microsoft.com/office/drawing/2017/decorative" xmlns:a="http://schemas.openxmlformats.org/drawingml/2006/main">
            <w:pict w14:anchorId="735FB6D6">
              <v:oval id="_x0000_s1068" style="position:absolute;margin-left:-18.45pt;margin-top:-3.1pt;width:15.25pt;height:14.65pt;z-index:25165828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fillcolor="#4472c4 [3204]" strokecolor="#09101d [484]" strokeweight="1pt" w14:anchorId="77AB3B6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">
                <v:stroke joinstyle="miter"/>
                <v:textbox inset="0,0,0,0">
                  <w:txbxContent>
                    <w:p w:rsidRPr="00186FC4" w:rsidR="00426D41" w:rsidP="00426D41" w:rsidRDefault="00426D41" w14:paraId="4CE4F91D" w14:textId="77777777">
                      <w:pPr>
                        <w:jc w:val="center"/>
                        <w:rPr>
                          <w:sz w:val="16"/>
                          <w:szCs w:val="16"/>
                        </w:rPr>
                      </w:pPr>
                      <w:r>
                        <w:rPr>
                          <w:sz w:val="16"/>
                          <w:szCs w:val="16"/>
                        </w:rPr>
                        <w:t>8</w:t>
                      </w:r>
                    </w:p>
                  </w:txbxContent>
                </v:textbox>
                <w10:wrap anchorx="margin"/>
              </v:oval>
            </w:pict>
          </mc:Fallback>
        </mc:AlternateContent>
      </w:r>
      <w:r w:rsidRPr="000A7406" w:rsidR="006A3C0C">
        <w:rPr>
          <w:b/>
          <w:bCs/>
        </w:rPr>
        <w:t>Disposal Period</w:t>
      </w:r>
    </w:p>
    <w:p w:rsidR="00A84E7F" w:rsidP="3D7CAA9C" w:rsidRDefault="00A84E7F" w14:paraId="5B38620C" w14:textId="2D5E1D09">
      <w:pPr>
        <w:pStyle w:val="ListParagraph"/>
      </w:pPr>
      <w:r>
        <w:t>This will vary depending on</w:t>
      </w:r>
      <w:r w:rsidR="00AC3AF4">
        <w:t xml:space="preserve"> what is</w:t>
      </w:r>
      <w:r w:rsidR="000D19F1">
        <w:t xml:space="preserve"> required.</w:t>
      </w:r>
    </w:p>
    <w:p w:rsidRPr="00A84E7F" w:rsidR="00CB3671" w:rsidP="00913C8E" w:rsidRDefault="00CB3671" w14:paraId="4D856C47" w14:textId="77777777">
      <w:pPr>
        <w:pStyle w:val="ListParagraph"/>
        <w:spacing w:after="0"/>
      </w:pPr>
    </w:p>
    <w:p w:rsidR="006A3C0C" w:rsidP="3D7CAA9C" w:rsidRDefault="002C4C7E" w14:paraId="3E378A78" w14:textId="2B342A0F">
      <w:pPr>
        <w:pStyle w:val="ListParagraph"/>
        <w:rPr>
          <w:b/>
          <w:bCs/>
        </w:rPr>
      </w:pPr>
      <w:r>
        <w:rPr>
          <w:noProof/>
        </w:rPr>
        <mc:AlternateContent>
          <mc:Choice Requires="wps">
            <w:drawing>
              <wp:anchor distT="0" distB="0" distL="114300" distR="114300" simplePos="0" relativeHeight="251658282" behindDoc="0" locked="0" layoutInCell="1" allowOverlap="1" wp14:anchorId="27C1905C" wp14:editId="0D26F685">
                <wp:simplePos x="0" y="0"/>
                <wp:positionH relativeFrom="margin">
                  <wp:posOffset>-238760</wp:posOffset>
                </wp:positionH>
                <wp:positionV relativeFrom="paragraph">
                  <wp:posOffset>-22225</wp:posOffset>
                </wp:positionV>
                <wp:extent cx="193675" cy="186055"/>
                <wp:effectExtent l="0" t="0" r="15875" b="23495"/>
                <wp:wrapNone/>
                <wp:docPr id="714686519" name="Oval 14"/>
                <wp:cNvGraphicFramePr/>
                <a:graphic xmlns:a="http://schemas.openxmlformats.org/drawingml/2006/main">
                  <a:graphicData uri="http://schemas.microsoft.com/office/word/2010/wordprocessingShape">
                    <wps:wsp>
                      <wps:cNvSpPr/>
                      <wps:spPr>
                        <a:xfrm>
                          <a:off x="0" y="0"/>
                          <a:ext cx="193675" cy="18605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Pr="00186FC4" w:rsidR="00426D41" w:rsidP="00426D41" w:rsidRDefault="00426D41" w14:paraId="11C49987" w14:textId="77777777">
                            <w:pPr>
                              <w:jc w:val="center"/>
                              <w:rPr>
                                <w:sz w:val="16"/>
                                <w:szCs w:val="16"/>
                              </w:rPr>
                            </w:pPr>
                            <w:r>
                              <w:rPr>
                                <w:sz w:val="16"/>
                                <w:szCs w:val="16"/>
                              </w:rPr>
                              <w:t>9</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dec="http://schemas.microsoft.com/office/drawing/2017/decorative" xmlns:a="http://schemas.openxmlformats.org/drawingml/2006/main">
            <w:pict w14:anchorId="3F869036">
              <v:oval id="_x0000_s1069" style="position:absolute;margin-left:-18.8pt;margin-top:-1.75pt;width:15.25pt;height:14.65pt;z-index:25165828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fillcolor="#4472c4 [3204]" strokecolor="#09101d [484]" strokeweight="1pt" w14:anchorId="27C1905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">
                <v:stroke joinstyle="miter"/>
                <v:textbox inset="0,0,0,0">
                  <w:txbxContent>
                    <w:p w:rsidRPr="00186FC4" w:rsidR="00426D41" w:rsidP="00426D41" w:rsidRDefault="00426D41" w14:paraId="34BD2DED" w14:textId="77777777">
                      <w:pPr>
                        <w:jc w:val="center"/>
                        <w:rPr>
                          <w:sz w:val="16"/>
                          <w:szCs w:val="16"/>
                        </w:rPr>
                      </w:pPr>
                      <w:r>
                        <w:rPr>
                          <w:sz w:val="16"/>
                          <w:szCs w:val="16"/>
                        </w:rPr>
                        <w:t>9</w:t>
                      </w:r>
                    </w:p>
                  </w:txbxContent>
                </v:textbox>
                <w10:wrap anchorx="margin"/>
              </v:oval>
            </w:pict>
          </mc:Fallback>
        </mc:AlternateContent>
      </w:r>
      <w:r w:rsidRPr="000A7406" w:rsidR="006A3C0C">
        <w:rPr>
          <w:b/>
          <w:bCs/>
        </w:rPr>
        <w:t>Accumulation Period</w:t>
      </w:r>
    </w:p>
    <w:p w:rsidR="000D19F1" w:rsidP="3D7CAA9C" w:rsidRDefault="000D19F1" w14:paraId="45B36D73" w14:textId="3B3FF3F9">
      <w:pPr>
        <w:pStyle w:val="ListParagraph"/>
      </w:pPr>
      <w:r>
        <w:t>This is the period of time over which the waste can be held as accumulated waste</w:t>
      </w:r>
      <w:r w:rsidR="00F5300E">
        <w:t>.</w:t>
      </w:r>
    </w:p>
    <w:p w:rsidRPr="000D19F1" w:rsidR="00CB3671" w:rsidP="00913C8E" w:rsidRDefault="00CB3671" w14:paraId="6542C4C9" w14:textId="77777777">
      <w:pPr>
        <w:pStyle w:val="ListParagraph"/>
        <w:spacing w:after="0"/>
      </w:pPr>
    </w:p>
    <w:p w:rsidRPr="000A7406" w:rsidR="000A7406" w:rsidP="3D7CAA9C" w:rsidRDefault="005748BA" w14:paraId="5745688E" w14:textId="3C6F66F2">
      <w:pPr>
        <w:pStyle w:val="ListParagraph"/>
        <w:rPr>
          <w:b/>
          <w:bCs/>
        </w:rPr>
      </w:pPr>
      <w:r>
        <w:rPr>
          <w:noProof/>
        </w:rPr>
        <mc:AlternateContent>
          <mc:Choice Requires="wps">
            <w:drawing>
              <wp:anchor distT="0" distB="0" distL="114300" distR="114300" simplePos="0" relativeHeight="251658283" behindDoc="0" locked="0" layoutInCell="1" allowOverlap="1" wp14:anchorId="73B6803D" wp14:editId="19410E8D">
                <wp:simplePos x="0" y="0"/>
                <wp:positionH relativeFrom="leftMargin">
                  <wp:posOffset>449580</wp:posOffset>
                </wp:positionH>
                <wp:positionV relativeFrom="paragraph">
                  <wp:posOffset>-40640</wp:posOffset>
                </wp:positionV>
                <wp:extent cx="193675" cy="186055"/>
                <wp:effectExtent l="0" t="0" r="15875" b="23495"/>
                <wp:wrapNone/>
                <wp:docPr id="1522973565" name="Oval 14"/>
                <wp:cNvGraphicFramePr/>
                <a:graphic xmlns:a="http://schemas.openxmlformats.org/drawingml/2006/main">
                  <a:graphicData uri="http://schemas.microsoft.com/office/word/2010/wordprocessingShape">
                    <wps:wsp>
                      <wps:cNvSpPr/>
                      <wps:spPr>
                        <a:xfrm>
                          <a:off x="0" y="0"/>
                          <a:ext cx="193675" cy="18605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Pr="00186FC4" w:rsidR="00426D41" w:rsidP="00426D41" w:rsidRDefault="00426D41" w14:paraId="3E42871E" w14:textId="77777777">
                            <w:pPr>
                              <w:jc w:val="center"/>
                              <w:rPr>
                                <w:sz w:val="16"/>
                                <w:szCs w:val="16"/>
                              </w:rPr>
                            </w:pPr>
                            <w:r>
                              <w:rPr>
                                <w:sz w:val="16"/>
                                <w:szCs w:val="16"/>
                              </w:rPr>
                              <w:t>10</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dec="http://schemas.microsoft.com/office/drawing/2017/decorative" xmlns:a="http://schemas.openxmlformats.org/drawingml/2006/main">
            <w:pict w14:anchorId="2F7003B8">
              <v:oval id="_x0000_s1070" style="position:absolute;margin-left:35.4pt;margin-top:-3.2pt;width:15.25pt;height:14.65pt;z-index:251658283;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fillcolor="#4472c4 [3204]" strokecolor="#09101d [484]" strokeweight="1pt" w14:anchorId="73B6803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">
                <v:stroke joinstyle="miter"/>
                <v:textbox inset="0,0,0,0">
                  <w:txbxContent>
                    <w:p w:rsidRPr="00186FC4" w:rsidR="00426D41" w:rsidP="00426D41" w:rsidRDefault="00426D41" w14:paraId="31830EAB" w14:textId="77777777">
                      <w:pPr>
                        <w:jc w:val="center"/>
                        <w:rPr>
                          <w:sz w:val="16"/>
                          <w:szCs w:val="16"/>
                        </w:rPr>
                      </w:pPr>
                      <w:r>
                        <w:rPr>
                          <w:sz w:val="16"/>
                          <w:szCs w:val="16"/>
                        </w:rPr>
                        <w:t>10</w:t>
                      </w:r>
                    </w:p>
                  </w:txbxContent>
                </v:textbox>
                <w10:wrap anchorx="margin"/>
              </v:oval>
            </w:pict>
          </mc:Fallback>
        </mc:AlternateContent>
      </w:r>
      <w:r w:rsidRPr="000A7406" w:rsidR="000A7406">
        <w:rPr>
          <w:b/>
          <w:bCs/>
        </w:rPr>
        <w:t>Authorised Use</w:t>
      </w:r>
    </w:p>
    <w:p w:rsidR="0089528E" w:rsidP="3D7CAA9C" w:rsidRDefault="00F5300E" w14:paraId="73FC7189" w14:textId="12E54CA4">
      <w:pPr>
        <w:pStyle w:val="ListParagraph"/>
      </w:pPr>
      <w:r>
        <w:t xml:space="preserve">This </w:t>
      </w:r>
      <w:r w:rsidR="00FC6882">
        <w:t xml:space="preserve">is to define a specific use case for the limit. </w:t>
      </w:r>
      <w:r w:rsidR="003D5419">
        <w:t>Note: there may be</w:t>
      </w:r>
      <w:r w:rsidR="00951E25">
        <w:t xml:space="preserve"> different use cases for the same radionuclide.</w:t>
      </w:r>
    </w:p>
    <w:p w:rsidRPr="00F5300E" w:rsidR="00CB3671" w:rsidP="00913C8E" w:rsidRDefault="007203D2" w14:paraId="63971BA2" w14:textId="4CEC7ADC">
      <w:pPr>
        <w:pStyle w:val="ListParagraph"/>
        <w:spacing w:after="0"/>
      </w:pPr>
      <w:r>
        <w:t xml:space="preserve"> </w:t>
      </w:r>
    </w:p>
    <w:p w:rsidRPr="00243CA4" w:rsidR="00BC10E8" w:rsidP="3D7CAA9C" w:rsidRDefault="00951E25" w14:paraId="12767D3D" w14:textId="01B9DB31">
      <w:pPr>
        <w:pStyle w:val="ListParagraph"/>
        <w:rPr>
          <w:b/>
          <w:bCs/>
        </w:rPr>
      </w:pPr>
      <w:r>
        <w:rPr>
          <w:noProof/>
        </w:rPr>
        <mc:AlternateContent>
          <mc:Choice Requires="wps">
            <w:drawing>
              <wp:anchor distT="0" distB="0" distL="114300" distR="114300" simplePos="0" relativeHeight="251658284" behindDoc="0" locked="0" layoutInCell="1" allowOverlap="1" wp14:anchorId="4E0F8628" wp14:editId="2E58A1B9">
                <wp:simplePos x="0" y="0"/>
                <wp:positionH relativeFrom="margin">
                  <wp:posOffset>-231140</wp:posOffset>
                </wp:positionH>
                <wp:positionV relativeFrom="paragraph">
                  <wp:posOffset>3175</wp:posOffset>
                </wp:positionV>
                <wp:extent cx="193675" cy="186055"/>
                <wp:effectExtent l="0" t="0" r="15875" b="23495"/>
                <wp:wrapNone/>
                <wp:docPr id="1686312569" name="Oval 14"/>
                <wp:cNvGraphicFramePr/>
                <a:graphic xmlns:a="http://schemas.openxmlformats.org/drawingml/2006/main">
                  <a:graphicData uri="http://schemas.microsoft.com/office/word/2010/wordprocessingShape">
                    <wps:wsp>
                      <wps:cNvSpPr/>
                      <wps:spPr>
                        <a:xfrm>
                          <a:off x="0" y="0"/>
                          <a:ext cx="193675" cy="18605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Pr="00186FC4" w:rsidR="00426D41" w:rsidP="00426D41" w:rsidRDefault="00426D41" w14:paraId="194650C9" w14:textId="77777777">
                            <w:pPr>
                              <w:jc w:val="center"/>
                              <w:rPr>
                                <w:sz w:val="16"/>
                                <w:szCs w:val="16"/>
                              </w:rPr>
                            </w:pPr>
                            <w:r>
                              <w:rPr>
                                <w:sz w:val="16"/>
                                <w:szCs w:val="16"/>
                              </w:rPr>
                              <w:t>11</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dec="http://schemas.microsoft.com/office/drawing/2017/decorative" xmlns:a="http://schemas.openxmlformats.org/drawingml/2006/main">
            <w:pict w14:anchorId="4E9EE30E">
              <v:oval id="_x0000_s1071" style="position:absolute;margin-left:-18.2pt;margin-top:.25pt;width:15.25pt;height:14.65pt;z-index:2516582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fillcolor="#4472c4 [3204]" strokecolor="#09101d [484]" strokeweight="1pt" w14:anchorId="4E0F86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">
                <v:stroke joinstyle="miter"/>
                <v:textbox inset="0,0,0,0">
                  <w:txbxContent>
                    <w:p w:rsidRPr="00186FC4" w:rsidR="00426D41" w:rsidP="00426D41" w:rsidRDefault="00426D41" w14:paraId="46335038" w14:textId="77777777">
                      <w:pPr>
                        <w:jc w:val="center"/>
                        <w:rPr>
                          <w:sz w:val="16"/>
                          <w:szCs w:val="16"/>
                        </w:rPr>
                      </w:pPr>
                      <w:r>
                        <w:rPr>
                          <w:sz w:val="16"/>
                          <w:szCs w:val="16"/>
                        </w:rPr>
                        <w:t>11</w:t>
                      </w:r>
                    </w:p>
                  </w:txbxContent>
                </v:textbox>
                <w10:wrap anchorx="margin"/>
              </v:oval>
            </w:pict>
          </mc:Fallback>
        </mc:AlternateContent>
      </w:r>
      <w:r w:rsidRPr="00243CA4" w:rsidR="005748BA">
        <w:rPr>
          <w:b/>
          <w:bCs/>
        </w:rPr>
        <w:t>Edit</w:t>
      </w:r>
    </w:p>
    <w:p w:rsidR="00006B64" w:rsidP="3D7CAA9C" w:rsidRDefault="00951E25" w14:paraId="7613CD3F" w14:textId="77777777">
      <w:pPr>
        <w:pStyle w:val="ListParagraph"/>
      </w:pPr>
      <w:r>
        <w:t>Use the pencil icon to edit the</w:t>
      </w:r>
      <w:r w:rsidR="008C0C9E">
        <w:t xml:space="preserve"> Department limits once they have been created.  </w:t>
      </w:r>
    </w:p>
    <w:p w:rsidR="00006B64" w:rsidP="3D7CAA9C" w:rsidRDefault="008C0C9E" w14:paraId="0DF94512" w14:textId="77777777">
      <w:pPr>
        <w:pStyle w:val="ListParagraph"/>
      </w:pPr>
      <w:r>
        <w:t>Note</w:t>
      </w:r>
      <w:r w:rsidR="00B42BFE">
        <w:t xml:space="preserve">: every time a limit is edited, the whole </w:t>
      </w:r>
      <w:r w:rsidR="005E1F64">
        <w:t>thing will revalidate to ensure that all required fields are populated</w:t>
      </w:r>
      <w:r w:rsidR="00BB074B">
        <w:t xml:space="preserve"> and that all fields are calculating correctly.  </w:t>
      </w:r>
    </w:p>
    <w:p w:rsidR="00243CA4" w:rsidP="3D7CAA9C" w:rsidRDefault="00BB074B" w14:paraId="0156396B" w14:textId="70B5EAB0">
      <w:pPr>
        <w:pStyle w:val="ListParagraph"/>
      </w:pPr>
      <w:r>
        <w:t>Note: it is not possible to remove a limit if</w:t>
      </w:r>
      <w:r w:rsidR="00006B64">
        <w:t xml:space="preserve"> there is already inventory and/or waste held in the system which reference the Department limits.</w:t>
      </w:r>
    </w:p>
    <w:p w:rsidR="0062728F" w:rsidRDefault="0062728F" w14:paraId="7C4765CA" w14:textId="5A18F16A">
      <w:pPr>
        <w:rPr>
          <w:rFonts w:eastAsiaTheme="minorEastAsia"/>
        </w:rPr>
      </w:pPr>
      <w:r>
        <w:br w:type="page"/>
      </w:r>
    </w:p>
    <w:p w:rsidR="0062728F" w:rsidP="00D9393D" w:rsidRDefault="00D9393D" w14:paraId="09F2533E" w14:textId="5FC5ECA0">
      <w:pPr>
        <w:pStyle w:val="Heading4"/>
      </w:pPr>
      <w:r>
        <w:t xml:space="preserve">  </w:t>
      </w:r>
      <w:r w:rsidR="0062728F">
        <w:t>Add Authorised Radionuclide</w:t>
      </w:r>
    </w:p>
    <w:p w:rsidRPr="00DF0832" w:rsidR="00DF0832" w:rsidP="00DF0832" w:rsidRDefault="00DF0832" w14:paraId="7F97F2BD" w14:textId="77777777">
      <w:pPr>
        <w:spacing w:after="0"/>
      </w:pPr>
    </w:p>
    <w:p w:rsidR="000E06A1" w:rsidP="3D7CAA9C" w:rsidRDefault="00680E3C" w14:paraId="6DBDE068" w14:textId="2267B16A">
      <w:pPr>
        <w:pStyle w:val="ListParagraph"/>
      </w:pPr>
      <w:r>
        <w:rPr>
          <w:noProof/>
        </w:rPr>
        <mc:AlternateContent>
          <mc:Choice Requires="wps">
            <w:drawing>
              <wp:anchor distT="0" distB="0" distL="114300" distR="114300" simplePos="0" relativeHeight="251658304" behindDoc="0" locked="0" layoutInCell="1" allowOverlap="1" wp14:anchorId="7F0DFBB5" wp14:editId="55087B4C">
                <wp:simplePos x="0" y="0"/>
                <wp:positionH relativeFrom="leftMargin">
                  <wp:posOffset>3432560</wp:posOffset>
                </wp:positionH>
                <wp:positionV relativeFrom="paragraph">
                  <wp:posOffset>8167916</wp:posOffset>
                </wp:positionV>
                <wp:extent cx="193675" cy="186055"/>
                <wp:effectExtent l="0" t="0" r="15875" b="23495"/>
                <wp:wrapNone/>
                <wp:docPr id="1239729863" name="Oval 14"/>
                <wp:cNvGraphicFramePr/>
                <a:graphic xmlns:a="http://schemas.openxmlformats.org/drawingml/2006/main">
                  <a:graphicData uri="http://schemas.microsoft.com/office/word/2010/wordprocessingShape">
                    <wps:wsp>
                      <wps:cNvSpPr/>
                      <wps:spPr>
                        <a:xfrm>
                          <a:off x="0" y="0"/>
                          <a:ext cx="193675" cy="18605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Pr="00186FC4" w:rsidR="00680E3C" w:rsidP="00680E3C" w:rsidRDefault="00680E3C" w14:paraId="40BF91C1" w14:textId="6459EDE4">
                            <w:pPr>
                              <w:jc w:val="center"/>
                              <w:rPr>
                                <w:sz w:val="16"/>
                                <w:szCs w:val="16"/>
                              </w:rPr>
                            </w:pPr>
                            <w:r>
                              <w:rPr>
                                <w:sz w:val="16"/>
                                <w:szCs w:val="16"/>
                              </w:rPr>
                              <w:t>20</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dec="http://schemas.microsoft.com/office/drawing/2017/decorative" xmlns:a="http://schemas.openxmlformats.org/drawingml/2006/main">
            <w:pict w14:anchorId="13A213AB">
              <v:oval id="_x0000_s1072" style="position:absolute;margin-left:270.3pt;margin-top:643.15pt;width:15.25pt;height:14.65pt;z-index:251658304;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fillcolor="#4472c4 [3204]" strokecolor="#09101d [484]" strokeweight="1pt" w14:anchorId="7F0DFBB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">
                <v:stroke joinstyle="miter"/>
                <v:textbox inset="0,0,0,0">
                  <w:txbxContent>
                    <w:p w:rsidRPr="00186FC4" w:rsidR="00680E3C" w:rsidP="00680E3C" w:rsidRDefault="00680E3C" w14:paraId="5007C906" w14:textId="6459EDE4">
                      <w:pPr>
                        <w:jc w:val="center"/>
                        <w:rPr>
                          <w:sz w:val="16"/>
                          <w:szCs w:val="16"/>
                        </w:rPr>
                      </w:pPr>
                      <w:r>
                        <w:rPr>
                          <w:sz w:val="16"/>
                          <w:szCs w:val="16"/>
                        </w:rPr>
                        <w:t>20</w:t>
                      </w:r>
                    </w:p>
                  </w:txbxContent>
                </v:textbox>
                <w10:wrap anchorx="margin"/>
              </v:oval>
            </w:pict>
          </mc:Fallback>
        </mc:AlternateContent>
      </w:r>
      <w:r>
        <w:rPr>
          <w:noProof/>
        </w:rPr>
        <mc:AlternateContent>
          <mc:Choice Requires="wps">
            <w:drawing>
              <wp:anchor distT="0" distB="0" distL="114300" distR="114300" simplePos="0" relativeHeight="251658303" behindDoc="0" locked="0" layoutInCell="1" allowOverlap="1" wp14:anchorId="2B79F459" wp14:editId="28E7618F">
                <wp:simplePos x="0" y="0"/>
                <wp:positionH relativeFrom="leftMargin">
                  <wp:posOffset>1668145</wp:posOffset>
                </wp:positionH>
                <wp:positionV relativeFrom="paragraph">
                  <wp:posOffset>7260590</wp:posOffset>
                </wp:positionV>
                <wp:extent cx="193675" cy="186055"/>
                <wp:effectExtent l="0" t="0" r="15875" b="23495"/>
                <wp:wrapNone/>
                <wp:docPr id="1695508079" name="Oval 14"/>
                <wp:cNvGraphicFramePr/>
                <a:graphic xmlns:a="http://schemas.openxmlformats.org/drawingml/2006/main">
                  <a:graphicData uri="http://schemas.microsoft.com/office/word/2010/wordprocessingShape">
                    <wps:wsp>
                      <wps:cNvSpPr/>
                      <wps:spPr>
                        <a:xfrm>
                          <a:off x="0" y="0"/>
                          <a:ext cx="193675" cy="18605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Pr="00186FC4" w:rsidR="00680E3C" w:rsidP="00680E3C" w:rsidRDefault="00680E3C" w14:paraId="3CA6C186" w14:textId="658E58CD">
                            <w:pPr>
                              <w:jc w:val="center"/>
                              <w:rPr>
                                <w:sz w:val="16"/>
                                <w:szCs w:val="16"/>
                              </w:rPr>
                            </w:pPr>
                            <w:r>
                              <w:rPr>
                                <w:sz w:val="16"/>
                                <w:szCs w:val="16"/>
                              </w:rPr>
                              <w:t>19</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dec="http://schemas.microsoft.com/office/drawing/2017/decorative" xmlns:a="http://schemas.openxmlformats.org/drawingml/2006/main">
            <w:pict w14:anchorId="649E1BAA">
              <v:oval id="_x0000_s1073" style="position:absolute;margin-left:131.35pt;margin-top:571.7pt;width:15.25pt;height:14.65pt;z-index:251658303;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fillcolor="#4472c4 [3204]" strokecolor="#09101d [484]" strokeweight="1pt" w14:anchorId="2B79F4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">
                <v:stroke joinstyle="miter"/>
                <v:textbox inset="0,0,0,0">
                  <w:txbxContent>
                    <w:p w:rsidRPr="00186FC4" w:rsidR="00680E3C" w:rsidP="00680E3C" w:rsidRDefault="00680E3C" w14:paraId="2847A633" w14:textId="658E58CD">
                      <w:pPr>
                        <w:jc w:val="center"/>
                        <w:rPr>
                          <w:sz w:val="16"/>
                          <w:szCs w:val="16"/>
                        </w:rPr>
                      </w:pPr>
                      <w:r>
                        <w:rPr>
                          <w:sz w:val="16"/>
                          <w:szCs w:val="16"/>
                        </w:rPr>
                        <w:t>19</w:t>
                      </w:r>
                    </w:p>
                  </w:txbxContent>
                </v:textbox>
                <w10:wrap anchorx="margin"/>
              </v:oval>
            </w:pict>
          </mc:Fallback>
        </mc:AlternateContent>
      </w:r>
      <w:r>
        <w:rPr>
          <w:noProof/>
        </w:rPr>
        <mc:AlternateContent>
          <mc:Choice Requires="wps">
            <w:drawing>
              <wp:anchor distT="0" distB="0" distL="114300" distR="114300" simplePos="0" relativeHeight="251658302" behindDoc="0" locked="0" layoutInCell="1" allowOverlap="1" wp14:anchorId="6F01D3D1" wp14:editId="2651BDB4">
                <wp:simplePos x="0" y="0"/>
                <wp:positionH relativeFrom="leftMargin">
                  <wp:posOffset>1667510</wp:posOffset>
                </wp:positionH>
                <wp:positionV relativeFrom="paragraph">
                  <wp:posOffset>6470650</wp:posOffset>
                </wp:positionV>
                <wp:extent cx="193675" cy="186055"/>
                <wp:effectExtent l="0" t="0" r="15875" b="23495"/>
                <wp:wrapNone/>
                <wp:docPr id="1587855119" name="Oval 14"/>
                <wp:cNvGraphicFramePr/>
                <a:graphic xmlns:a="http://schemas.openxmlformats.org/drawingml/2006/main">
                  <a:graphicData uri="http://schemas.microsoft.com/office/word/2010/wordprocessingShape">
                    <wps:wsp>
                      <wps:cNvSpPr/>
                      <wps:spPr>
                        <a:xfrm>
                          <a:off x="0" y="0"/>
                          <a:ext cx="193675" cy="18605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Pr="00186FC4" w:rsidR="00680E3C" w:rsidP="00680E3C" w:rsidRDefault="00680E3C" w14:paraId="7FA77CE9" w14:textId="74926003">
                            <w:pPr>
                              <w:jc w:val="center"/>
                              <w:rPr>
                                <w:sz w:val="16"/>
                                <w:szCs w:val="16"/>
                              </w:rPr>
                            </w:pPr>
                            <w:r>
                              <w:rPr>
                                <w:sz w:val="16"/>
                                <w:szCs w:val="16"/>
                              </w:rPr>
                              <w:t>18</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dec="http://schemas.microsoft.com/office/drawing/2017/decorative" xmlns:a="http://schemas.openxmlformats.org/drawingml/2006/main">
            <w:pict w14:anchorId="1114BA40">
              <v:oval id="_x0000_s1074" style="position:absolute;margin-left:131.3pt;margin-top:509.5pt;width:15.25pt;height:14.65pt;z-index:251658302;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fillcolor="#4472c4 [3204]" strokecolor="#09101d [484]" strokeweight="1pt" w14:anchorId="6F01D3D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">
                <v:stroke joinstyle="miter"/>
                <v:textbox inset="0,0,0,0">
                  <w:txbxContent>
                    <w:p w:rsidRPr="00186FC4" w:rsidR="00680E3C" w:rsidP="00680E3C" w:rsidRDefault="00680E3C" w14:paraId="526D80A2" w14:textId="74926003">
                      <w:pPr>
                        <w:jc w:val="center"/>
                        <w:rPr>
                          <w:sz w:val="16"/>
                          <w:szCs w:val="16"/>
                        </w:rPr>
                      </w:pPr>
                      <w:r>
                        <w:rPr>
                          <w:sz w:val="16"/>
                          <w:szCs w:val="16"/>
                        </w:rPr>
                        <w:t>18</w:t>
                      </w:r>
                    </w:p>
                  </w:txbxContent>
                </v:textbox>
                <w10:wrap anchorx="margin"/>
              </v:oval>
            </w:pict>
          </mc:Fallback>
        </mc:AlternateContent>
      </w:r>
      <w:r>
        <w:rPr>
          <w:noProof/>
        </w:rPr>
        <mc:AlternateContent>
          <mc:Choice Requires="wps">
            <w:drawing>
              <wp:anchor distT="0" distB="0" distL="114300" distR="114300" simplePos="0" relativeHeight="251658301" behindDoc="0" locked="0" layoutInCell="1" allowOverlap="1" wp14:anchorId="3F0FE731" wp14:editId="7A15830F">
                <wp:simplePos x="0" y="0"/>
                <wp:positionH relativeFrom="leftMargin">
                  <wp:posOffset>1665605</wp:posOffset>
                </wp:positionH>
                <wp:positionV relativeFrom="paragraph">
                  <wp:posOffset>6142990</wp:posOffset>
                </wp:positionV>
                <wp:extent cx="193675" cy="186055"/>
                <wp:effectExtent l="0" t="0" r="15875" b="23495"/>
                <wp:wrapNone/>
                <wp:docPr id="116940988" name="Oval 14"/>
                <wp:cNvGraphicFramePr/>
                <a:graphic xmlns:a="http://schemas.openxmlformats.org/drawingml/2006/main">
                  <a:graphicData uri="http://schemas.microsoft.com/office/word/2010/wordprocessingShape">
                    <wps:wsp>
                      <wps:cNvSpPr/>
                      <wps:spPr>
                        <a:xfrm>
                          <a:off x="0" y="0"/>
                          <a:ext cx="193675" cy="18605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Pr="00186FC4" w:rsidR="00680E3C" w:rsidP="00680E3C" w:rsidRDefault="00680E3C" w14:paraId="24EDAF05" w14:textId="45CCB756">
                            <w:pPr>
                              <w:jc w:val="center"/>
                              <w:rPr>
                                <w:sz w:val="16"/>
                                <w:szCs w:val="16"/>
                              </w:rPr>
                            </w:pPr>
                            <w:r>
                              <w:rPr>
                                <w:sz w:val="16"/>
                                <w:szCs w:val="16"/>
                              </w:rPr>
                              <w:t>17</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dec="http://schemas.microsoft.com/office/drawing/2017/decorative" xmlns:a="http://schemas.openxmlformats.org/drawingml/2006/main">
            <w:pict w14:anchorId="4FB502CC">
              <v:oval id="_x0000_s1075" style="position:absolute;margin-left:131.15pt;margin-top:483.7pt;width:15.25pt;height:14.65pt;z-index:251658301;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fillcolor="#4472c4 [3204]" strokecolor="#09101d [484]" strokeweight="1pt" w14:anchorId="3F0FE7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">
                <v:stroke joinstyle="miter"/>
                <v:textbox inset="0,0,0,0">
                  <w:txbxContent>
                    <w:p w:rsidRPr="00186FC4" w:rsidR="00680E3C" w:rsidP="00680E3C" w:rsidRDefault="00680E3C" w14:paraId="111B77A1" w14:textId="45CCB756">
                      <w:pPr>
                        <w:jc w:val="center"/>
                        <w:rPr>
                          <w:sz w:val="16"/>
                          <w:szCs w:val="16"/>
                        </w:rPr>
                      </w:pPr>
                      <w:r>
                        <w:rPr>
                          <w:sz w:val="16"/>
                          <w:szCs w:val="16"/>
                        </w:rPr>
                        <w:t>17</w:t>
                      </w:r>
                    </w:p>
                  </w:txbxContent>
                </v:textbox>
                <w10:wrap anchorx="margin"/>
              </v:oval>
            </w:pict>
          </mc:Fallback>
        </mc:AlternateContent>
      </w:r>
      <w:r>
        <w:rPr>
          <w:noProof/>
        </w:rPr>
        <mc:AlternateContent>
          <mc:Choice Requires="wps">
            <w:drawing>
              <wp:anchor distT="0" distB="0" distL="114300" distR="114300" simplePos="0" relativeHeight="251658300" behindDoc="0" locked="0" layoutInCell="1" allowOverlap="1" wp14:anchorId="121CA7AA" wp14:editId="5EC65771">
                <wp:simplePos x="0" y="0"/>
                <wp:positionH relativeFrom="leftMargin">
                  <wp:posOffset>1667510</wp:posOffset>
                </wp:positionH>
                <wp:positionV relativeFrom="paragraph">
                  <wp:posOffset>5762625</wp:posOffset>
                </wp:positionV>
                <wp:extent cx="193675" cy="186055"/>
                <wp:effectExtent l="0" t="0" r="15875" b="23495"/>
                <wp:wrapNone/>
                <wp:docPr id="2111667381" name="Oval 14"/>
                <wp:cNvGraphicFramePr/>
                <a:graphic xmlns:a="http://schemas.openxmlformats.org/drawingml/2006/main">
                  <a:graphicData uri="http://schemas.microsoft.com/office/word/2010/wordprocessingShape">
                    <wps:wsp>
                      <wps:cNvSpPr/>
                      <wps:spPr>
                        <a:xfrm>
                          <a:off x="0" y="0"/>
                          <a:ext cx="193675" cy="18605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Pr="00186FC4" w:rsidR="00680E3C" w:rsidP="00680E3C" w:rsidRDefault="00680E3C" w14:paraId="05D27BEE" w14:textId="28A409C8">
                            <w:pPr>
                              <w:jc w:val="center"/>
                              <w:rPr>
                                <w:sz w:val="16"/>
                                <w:szCs w:val="16"/>
                              </w:rPr>
                            </w:pPr>
                            <w:r>
                              <w:rPr>
                                <w:sz w:val="16"/>
                                <w:szCs w:val="16"/>
                              </w:rPr>
                              <w:t>16</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dec="http://schemas.microsoft.com/office/drawing/2017/decorative" xmlns:a="http://schemas.openxmlformats.org/drawingml/2006/main">
            <w:pict w14:anchorId="29131026">
              <v:oval id="_x0000_s1076" style="position:absolute;margin-left:131.3pt;margin-top:453.75pt;width:15.25pt;height:14.65pt;z-index:251658300;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fillcolor="#4472c4 [3204]" strokecolor="#09101d [484]" strokeweight="1pt" w14:anchorId="121CA7A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">
                <v:stroke joinstyle="miter"/>
                <v:textbox inset="0,0,0,0">
                  <w:txbxContent>
                    <w:p w:rsidRPr="00186FC4" w:rsidR="00680E3C" w:rsidP="00680E3C" w:rsidRDefault="00680E3C" w14:paraId="0EB5E791" w14:textId="28A409C8">
                      <w:pPr>
                        <w:jc w:val="center"/>
                        <w:rPr>
                          <w:sz w:val="16"/>
                          <w:szCs w:val="16"/>
                        </w:rPr>
                      </w:pPr>
                      <w:r>
                        <w:rPr>
                          <w:sz w:val="16"/>
                          <w:szCs w:val="16"/>
                        </w:rPr>
                        <w:t>16</w:t>
                      </w:r>
                    </w:p>
                  </w:txbxContent>
                </v:textbox>
                <w10:wrap anchorx="margin"/>
              </v:oval>
            </w:pict>
          </mc:Fallback>
        </mc:AlternateContent>
      </w:r>
      <w:r>
        <w:rPr>
          <w:noProof/>
        </w:rPr>
        <mc:AlternateContent>
          <mc:Choice Requires="wps">
            <w:drawing>
              <wp:anchor distT="0" distB="0" distL="114300" distR="114300" simplePos="0" relativeHeight="251658299" behindDoc="0" locked="0" layoutInCell="1" allowOverlap="1" wp14:anchorId="653FBDAA" wp14:editId="61504079">
                <wp:simplePos x="0" y="0"/>
                <wp:positionH relativeFrom="leftMargin">
                  <wp:posOffset>1666240</wp:posOffset>
                </wp:positionH>
                <wp:positionV relativeFrom="paragraph">
                  <wp:posOffset>5389245</wp:posOffset>
                </wp:positionV>
                <wp:extent cx="193675" cy="186055"/>
                <wp:effectExtent l="0" t="0" r="15875" b="23495"/>
                <wp:wrapNone/>
                <wp:docPr id="1859208076" name="Oval 14"/>
                <wp:cNvGraphicFramePr/>
                <a:graphic xmlns:a="http://schemas.openxmlformats.org/drawingml/2006/main">
                  <a:graphicData uri="http://schemas.microsoft.com/office/word/2010/wordprocessingShape">
                    <wps:wsp>
                      <wps:cNvSpPr/>
                      <wps:spPr>
                        <a:xfrm>
                          <a:off x="0" y="0"/>
                          <a:ext cx="193675" cy="18605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Pr="00186FC4" w:rsidR="00680E3C" w:rsidP="00680E3C" w:rsidRDefault="00680E3C" w14:paraId="3E4B673F" w14:textId="58F9AA07">
                            <w:pPr>
                              <w:jc w:val="center"/>
                              <w:rPr>
                                <w:sz w:val="16"/>
                                <w:szCs w:val="16"/>
                              </w:rPr>
                            </w:pPr>
                            <w:r>
                              <w:rPr>
                                <w:sz w:val="16"/>
                                <w:szCs w:val="16"/>
                              </w:rPr>
                              <w:t>15</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dec="http://schemas.microsoft.com/office/drawing/2017/decorative" xmlns:a="http://schemas.openxmlformats.org/drawingml/2006/main">
            <w:pict w14:anchorId="68B78307">
              <v:oval id="_x0000_s1077" style="position:absolute;margin-left:131.2pt;margin-top:424.35pt;width:15.25pt;height:14.65pt;z-index:251658299;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fillcolor="#4472c4 [3204]" strokecolor="#09101d [484]" strokeweight="1pt" w14:anchorId="653FBDA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">
                <v:stroke joinstyle="miter"/>
                <v:textbox inset="0,0,0,0">
                  <w:txbxContent>
                    <w:p w:rsidRPr="00186FC4" w:rsidR="00680E3C" w:rsidP="00680E3C" w:rsidRDefault="00680E3C" w14:paraId="33CFEC6B" w14:textId="58F9AA07">
                      <w:pPr>
                        <w:jc w:val="center"/>
                        <w:rPr>
                          <w:sz w:val="16"/>
                          <w:szCs w:val="16"/>
                        </w:rPr>
                      </w:pPr>
                      <w:r>
                        <w:rPr>
                          <w:sz w:val="16"/>
                          <w:szCs w:val="16"/>
                        </w:rPr>
                        <w:t>15</w:t>
                      </w:r>
                    </w:p>
                  </w:txbxContent>
                </v:textbox>
                <w10:wrap anchorx="margin"/>
              </v:oval>
            </w:pict>
          </mc:Fallback>
        </mc:AlternateContent>
      </w:r>
      <w:r>
        <w:rPr>
          <w:noProof/>
        </w:rPr>
        <mc:AlternateContent>
          <mc:Choice Requires="wps">
            <w:drawing>
              <wp:anchor distT="0" distB="0" distL="114300" distR="114300" simplePos="0" relativeHeight="251658298" behindDoc="0" locked="0" layoutInCell="1" allowOverlap="1" wp14:anchorId="42DD4319" wp14:editId="50CCF142">
                <wp:simplePos x="0" y="0"/>
                <wp:positionH relativeFrom="leftMargin">
                  <wp:posOffset>1667510</wp:posOffset>
                </wp:positionH>
                <wp:positionV relativeFrom="paragraph">
                  <wp:posOffset>5029835</wp:posOffset>
                </wp:positionV>
                <wp:extent cx="193675" cy="186055"/>
                <wp:effectExtent l="0" t="0" r="15875" b="23495"/>
                <wp:wrapNone/>
                <wp:docPr id="348677576" name="Oval 14"/>
                <wp:cNvGraphicFramePr/>
                <a:graphic xmlns:a="http://schemas.openxmlformats.org/drawingml/2006/main">
                  <a:graphicData uri="http://schemas.microsoft.com/office/word/2010/wordprocessingShape">
                    <wps:wsp>
                      <wps:cNvSpPr/>
                      <wps:spPr>
                        <a:xfrm>
                          <a:off x="0" y="0"/>
                          <a:ext cx="193675" cy="18605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Pr="00186FC4" w:rsidR="00680E3C" w:rsidP="00680E3C" w:rsidRDefault="00680E3C" w14:paraId="1FA9CC4B" w14:textId="33D05C34">
                            <w:pPr>
                              <w:jc w:val="center"/>
                              <w:rPr>
                                <w:sz w:val="16"/>
                                <w:szCs w:val="16"/>
                              </w:rPr>
                            </w:pPr>
                            <w:r>
                              <w:rPr>
                                <w:sz w:val="16"/>
                                <w:szCs w:val="16"/>
                              </w:rPr>
                              <w:t>14</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dec="http://schemas.microsoft.com/office/drawing/2017/decorative" xmlns:a="http://schemas.openxmlformats.org/drawingml/2006/main">
            <w:pict w14:anchorId="21B20346">
              <v:oval id="_x0000_s1078" style="position:absolute;margin-left:131.3pt;margin-top:396.05pt;width:15.25pt;height:14.65pt;z-index:251658298;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fillcolor="#4472c4 [3204]" strokecolor="#09101d [484]" strokeweight="1pt" w14:anchorId="42DD43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">
                <v:stroke joinstyle="miter"/>
                <v:textbox inset="0,0,0,0">
                  <w:txbxContent>
                    <w:p w:rsidRPr="00186FC4" w:rsidR="00680E3C" w:rsidP="00680E3C" w:rsidRDefault="00680E3C" w14:paraId="4E1E336A" w14:textId="33D05C34">
                      <w:pPr>
                        <w:jc w:val="center"/>
                        <w:rPr>
                          <w:sz w:val="16"/>
                          <w:szCs w:val="16"/>
                        </w:rPr>
                      </w:pPr>
                      <w:r>
                        <w:rPr>
                          <w:sz w:val="16"/>
                          <w:szCs w:val="16"/>
                        </w:rPr>
                        <w:t>14</w:t>
                      </w:r>
                    </w:p>
                  </w:txbxContent>
                </v:textbox>
                <w10:wrap anchorx="margin"/>
              </v:oval>
            </w:pict>
          </mc:Fallback>
        </mc:AlternateContent>
      </w:r>
      <w:r>
        <w:rPr>
          <w:noProof/>
        </w:rPr>
        <mc:AlternateContent>
          <mc:Choice Requires="wps">
            <w:drawing>
              <wp:anchor distT="0" distB="0" distL="114300" distR="114300" simplePos="0" relativeHeight="251658297" behindDoc="0" locked="0" layoutInCell="1" allowOverlap="1" wp14:anchorId="113CDB6C" wp14:editId="0F587D55">
                <wp:simplePos x="0" y="0"/>
                <wp:positionH relativeFrom="leftMargin">
                  <wp:posOffset>1666240</wp:posOffset>
                </wp:positionH>
                <wp:positionV relativeFrom="paragraph">
                  <wp:posOffset>4648835</wp:posOffset>
                </wp:positionV>
                <wp:extent cx="193675" cy="186055"/>
                <wp:effectExtent l="0" t="0" r="15875" b="23495"/>
                <wp:wrapNone/>
                <wp:docPr id="942700941" name="Oval 14"/>
                <wp:cNvGraphicFramePr/>
                <a:graphic xmlns:a="http://schemas.openxmlformats.org/drawingml/2006/main">
                  <a:graphicData uri="http://schemas.microsoft.com/office/word/2010/wordprocessingShape">
                    <wps:wsp>
                      <wps:cNvSpPr/>
                      <wps:spPr>
                        <a:xfrm>
                          <a:off x="0" y="0"/>
                          <a:ext cx="193675" cy="18605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Pr="00186FC4" w:rsidR="00680E3C" w:rsidP="00680E3C" w:rsidRDefault="00680E3C" w14:paraId="7CC2CB46" w14:textId="14F1D91A">
                            <w:pPr>
                              <w:jc w:val="center"/>
                              <w:rPr>
                                <w:sz w:val="16"/>
                                <w:szCs w:val="16"/>
                              </w:rPr>
                            </w:pPr>
                            <w:r>
                              <w:rPr>
                                <w:sz w:val="16"/>
                                <w:szCs w:val="16"/>
                              </w:rPr>
                              <w:t>13</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dec="http://schemas.microsoft.com/office/drawing/2017/decorative" xmlns:a="http://schemas.openxmlformats.org/drawingml/2006/main">
            <w:pict w14:anchorId="732CE241">
              <v:oval id="_x0000_s1079" style="position:absolute;margin-left:131.2pt;margin-top:366.05pt;width:15.25pt;height:14.65pt;z-index:251658297;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fillcolor="#4472c4 [3204]" strokecolor="#09101d [484]" strokeweight="1pt" w14:anchorId="113CDB6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">
                <v:stroke joinstyle="miter"/>
                <v:textbox inset="0,0,0,0">
                  <w:txbxContent>
                    <w:p w:rsidRPr="00186FC4" w:rsidR="00680E3C" w:rsidP="00680E3C" w:rsidRDefault="00680E3C" w14:paraId="39F18D26" w14:textId="14F1D91A">
                      <w:pPr>
                        <w:jc w:val="center"/>
                        <w:rPr>
                          <w:sz w:val="16"/>
                          <w:szCs w:val="16"/>
                        </w:rPr>
                      </w:pPr>
                      <w:r>
                        <w:rPr>
                          <w:sz w:val="16"/>
                          <w:szCs w:val="16"/>
                        </w:rPr>
                        <w:t>13</w:t>
                      </w:r>
                    </w:p>
                  </w:txbxContent>
                </v:textbox>
                <w10:wrap anchorx="margin"/>
              </v:oval>
            </w:pict>
          </mc:Fallback>
        </mc:AlternateContent>
      </w:r>
      <w:r>
        <w:rPr>
          <w:noProof/>
        </w:rPr>
        <mc:AlternateContent>
          <mc:Choice Requires="wps">
            <w:drawing>
              <wp:anchor distT="0" distB="0" distL="114300" distR="114300" simplePos="0" relativeHeight="251658296" behindDoc="0" locked="0" layoutInCell="1" allowOverlap="1" wp14:anchorId="06CF2FAF" wp14:editId="1A822F2C">
                <wp:simplePos x="0" y="0"/>
                <wp:positionH relativeFrom="leftMargin">
                  <wp:posOffset>1668780</wp:posOffset>
                </wp:positionH>
                <wp:positionV relativeFrom="paragraph">
                  <wp:posOffset>4278630</wp:posOffset>
                </wp:positionV>
                <wp:extent cx="193675" cy="186055"/>
                <wp:effectExtent l="0" t="0" r="15875" b="23495"/>
                <wp:wrapNone/>
                <wp:docPr id="868011159" name="Oval 14"/>
                <wp:cNvGraphicFramePr/>
                <a:graphic xmlns:a="http://schemas.openxmlformats.org/drawingml/2006/main">
                  <a:graphicData uri="http://schemas.microsoft.com/office/word/2010/wordprocessingShape">
                    <wps:wsp>
                      <wps:cNvSpPr/>
                      <wps:spPr>
                        <a:xfrm>
                          <a:off x="0" y="0"/>
                          <a:ext cx="193675" cy="18605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Pr="00186FC4" w:rsidR="00680E3C" w:rsidP="00680E3C" w:rsidRDefault="00680E3C" w14:paraId="4165047C" w14:textId="78235EBC">
                            <w:pPr>
                              <w:jc w:val="center"/>
                              <w:rPr>
                                <w:sz w:val="16"/>
                                <w:szCs w:val="16"/>
                              </w:rPr>
                            </w:pPr>
                            <w:r>
                              <w:rPr>
                                <w:sz w:val="16"/>
                                <w:szCs w:val="16"/>
                              </w:rPr>
                              <w:t>12</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dec="http://schemas.microsoft.com/office/drawing/2017/decorative" xmlns:a="http://schemas.openxmlformats.org/drawingml/2006/main">
            <w:pict w14:anchorId="6E5A66D8">
              <v:oval id="_x0000_s1080" style="position:absolute;margin-left:131.4pt;margin-top:336.9pt;width:15.25pt;height:14.65pt;z-index:251658296;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fillcolor="#4472c4 [3204]" strokecolor="#09101d [484]" strokeweight="1pt" w14:anchorId="06CF2FA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">
                <v:stroke joinstyle="miter"/>
                <v:textbox inset="0,0,0,0">
                  <w:txbxContent>
                    <w:p w:rsidRPr="00186FC4" w:rsidR="00680E3C" w:rsidP="00680E3C" w:rsidRDefault="00680E3C" w14:paraId="394C502F" w14:textId="78235EBC">
                      <w:pPr>
                        <w:jc w:val="center"/>
                        <w:rPr>
                          <w:sz w:val="16"/>
                          <w:szCs w:val="16"/>
                        </w:rPr>
                      </w:pPr>
                      <w:r>
                        <w:rPr>
                          <w:sz w:val="16"/>
                          <w:szCs w:val="16"/>
                        </w:rPr>
                        <w:t>12</w:t>
                      </w:r>
                    </w:p>
                  </w:txbxContent>
                </v:textbox>
                <w10:wrap anchorx="margin"/>
              </v:oval>
            </w:pict>
          </mc:Fallback>
        </mc:AlternateContent>
      </w:r>
      <w:r>
        <w:rPr>
          <w:noProof/>
        </w:rPr>
        <mc:AlternateContent>
          <mc:Choice Requires="wps">
            <w:drawing>
              <wp:anchor distT="0" distB="0" distL="114300" distR="114300" simplePos="0" relativeHeight="251658295" behindDoc="0" locked="0" layoutInCell="1" allowOverlap="1" wp14:anchorId="553FFA43" wp14:editId="6DF992D0">
                <wp:simplePos x="0" y="0"/>
                <wp:positionH relativeFrom="leftMargin">
                  <wp:posOffset>1666240</wp:posOffset>
                </wp:positionH>
                <wp:positionV relativeFrom="paragraph">
                  <wp:posOffset>3916045</wp:posOffset>
                </wp:positionV>
                <wp:extent cx="193675" cy="186055"/>
                <wp:effectExtent l="0" t="0" r="15875" b="23495"/>
                <wp:wrapNone/>
                <wp:docPr id="1202884420" name="Oval 14"/>
                <wp:cNvGraphicFramePr/>
                <a:graphic xmlns:a="http://schemas.openxmlformats.org/drawingml/2006/main">
                  <a:graphicData uri="http://schemas.microsoft.com/office/word/2010/wordprocessingShape">
                    <wps:wsp>
                      <wps:cNvSpPr/>
                      <wps:spPr>
                        <a:xfrm>
                          <a:off x="0" y="0"/>
                          <a:ext cx="193675" cy="18605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Pr="00186FC4" w:rsidR="00680E3C" w:rsidP="00680E3C" w:rsidRDefault="00680E3C" w14:paraId="2FC7AE2D" w14:textId="62A933ED">
                            <w:pPr>
                              <w:jc w:val="center"/>
                              <w:rPr>
                                <w:sz w:val="16"/>
                                <w:szCs w:val="16"/>
                              </w:rPr>
                            </w:pPr>
                            <w:r>
                              <w:rPr>
                                <w:sz w:val="16"/>
                                <w:szCs w:val="16"/>
                              </w:rPr>
                              <w:t>11</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dec="http://schemas.microsoft.com/office/drawing/2017/decorative" xmlns:a="http://schemas.openxmlformats.org/drawingml/2006/main">
            <w:pict w14:anchorId="12F06BFB">
              <v:oval id="_x0000_s1081" style="position:absolute;margin-left:131.2pt;margin-top:308.35pt;width:15.25pt;height:14.65pt;z-index:251658295;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fillcolor="#4472c4 [3204]" strokecolor="#09101d [484]" strokeweight="1pt" w14:anchorId="553FFA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">
                <v:stroke joinstyle="miter"/>
                <v:textbox inset="0,0,0,0">
                  <w:txbxContent>
                    <w:p w:rsidRPr="00186FC4" w:rsidR="00680E3C" w:rsidP="00680E3C" w:rsidRDefault="00680E3C" w14:paraId="734B4ECA" w14:textId="62A933ED">
                      <w:pPr>
                        <w:jc w:val="center"/>
                        <w:rPr>
                          <w:sz w:val="16"/>
                          <w:szCs w:val="16"/>
                        </w:rPr>
                      </w:pPr>
                      <w:r>
                        <w:rPr>
                          <w:sz w:val="16"/>
                          <w:szCs w:val="16"/>
                        </w:rPr>
                        <w:t>11</w:t>
                      </w:r>
                    </w:p>
                  </w:txbxContent>
                </v:textbox>
                <w10:wrap anchorx="margin"/>
              </v:oval>
            </w:pict>
          </mc:Fallback>
        </mc:AlternateContent>
      </w:r>
      <w:r>
        <w:rPr>
          <w:noProof/>
        </w:rPr>
        <mc:AlternateContent>
          <mc:Choice Requires="wps">
            <w:drawing>
              <wp:anchor distT="0" distB="0" distL="114300" distR="114300" simplePos="0" relativeHeight="251658294" behindDoc="0" locked="0" layoutInCell="1" allowOverlap="1" wp14:anchorId="6EAFF9E0" wp14:editId="3C679CDD">
                <wp:simplePos x="0" y="0"/>
                <wp:positionH relativeFrom="leftMargin">
                  <wp:posOffset>1666875</wp:posOffset>
                </wp:positionH>
                <wp:positionV relativeFrom="paragraph">
                  <wp:posOffset>3534410</wp:posOffset>
                </wp:positionV>
                <wp:extent cx="193675" cy="186055"/>
                <wp:effectExtent l="0" t="0" r="15875" b="23495"/>
                <wp:wrapNone/>
                <wp:docPr id="889403291" name="Oval 14"/>
                <wp:cNvGraphicFramePr/>
                <a:graphic xmlns:a="http://schemas.openxmlformats.org/drawingml/2006/main">
                  <a:graphicData uri="http://schemas.microsoft.com/office/word/2010/wordprocessingShape">
                    <wps:wsp>
                      <wps:cNvSpPr/>
                      <wps:spPr>
                        <a:xfrm>
                          <a:off x="0" y="0"/>
                          <a:ext cx="193675" cy="18605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Pr="00186FC4" w:rsidR="00BB7188" w:rsidP="00BB7188" w:rsidRDefault="00680E3C" w14:paraId="26B7E34A" w14:textId="38A3BE12">
                            <w:pPr>
                              <w:jc w:val="center"/>
                              <w:rPr>
                                <w:sz w:val="16"/>
                                <w:szCs w:val="16"/>
                              </w:rPr>
                            </w:pPr>
                            <w:r>
                              <w:rPr>
                                <w:sz w:val="16"/>
                                <w:szCs w:val="16"/>
                              </w:rPr>
                              <w:t>10</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dec="http://schemas.microsoft.com/office/drawing/2017/decorative" xmlns:a="http://schemas.openxmlformats.org/drawingml/2006/main">
            <w:pict w14:anchorId="6DBEDA54">
              <v:oval id="_x0000_s1082" style="position:absolute;margin-left:131.25pt;margin-top:278.3pt;width:15.25pt;height:14.65pt;z-index:251658294;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fillcolor="#4472c4 [3204]" strokecolor="#09101d [484]" strokeweight="1pt" w14:anchorId="6EAFF9E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">
                <v:stroke joinstyle="miter"/>
                <v:textbox inset="0,0,0,0">
                  <w:txbxContent>
                    <w:p w:rsidRPr="00186FC4" w:rsidR="00BB7188" w:rsidP="00BB7188" w:rsidRDefault="00680E3C" w14:paraId="22F65FF9" w14:textId="38A3BE12">
                      <w:pPr>
                        <w:jc w:val="center"/>
                        <w:rPr>
                          <w:sz w:val="16"/>
                          <w:szCs w:val="16"/>
                        </w:rPr>
                      </w:pPr>
                      <w:r>
                        <w:rPr>
                          <w:sz w:val="16"/>
                          <w:szCs w:val="16"/>
                        </w:rPr>
                        <w:t>10</w:t>
                      </w:r>
                    </w:p>
                  </w:txbxContent>
                </v:textbox>
                <w10:wrap anchorx="margin"/>
              </v:oval>
            </w:pict>
          </mc:Fallback>
        </mc:AlternateContent>
      </w:r>
      <w:r>
        <w:rPr>
          <w:noProof/>
        </w:rPr>
        <mc:AlternateContent>
          <mc:Choice Requires="wps">
            <w:drawing>
              <wp:anchor distT="0" distB="0" distL="114300" distR="114300" simplePos="0" relativeHeight="251658293" behindDoc="0" locked="0" layoutInCell="1" allowOverlap="1" wp14:anchorId="3D61E7EB" wp14:editId="5E8200DA">
                <wp:simplePos x="0" y="0"/>
                <wp:positionH relativeFrom="leftMargin">
                  <wp:posOffset>1668780</wp:posOffset>
                </wp:positionH>
                <wp:positionV relativeFrom="paragraph">
                  <wp:posOffset>3158490</wp:posOffset>
                </wp:positionV>
                <wp:extent cx="193675" cy="186055"/>
                <wp:effectExtent l="0" t="0" r="15875" b="23495"/>
                <wp:wrapNone/>
                <wp:docPr id="1782806612" name="Oval 14"/>
                <wp:cNvGraphicFramePr/>
                <a:graphic xmlns:a="http://schemas.openxmlformats.org/drawingml/2006/main">
                  <a:graphicData uri="http://schemas.microsoft.com/office/word/2010/wordprocessingShape">
                    <wps:wsp>
                      <wps:cNvSpPr/>
                      <wps:spPr>
                        <a:xfrm>
                          <a:off x="0" y="0"/>
                          <a:ext cx="193675" cy="18605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Pr="00186FC4" w:rsidR="00BB7188" w:rsidP="00BB7188" w:rsidRDefault="00680E3C" w14:paraId="719AFCB9" w14:textId="53848425">
                            <w:pPr>
                              <w:jc w:val="center"/>
                              <w:rPr>
                                <w:sz w:val="16"/>
                                <w:szCs w:val="16"/>
                              </w:rPr>
                            </w:pPr>
                            <w:r>
                              <w:rPr>
                                <w:sz w:val="16"/>
                                <w:szCs w:val="16"/>
                              </w:rPr>
                              <w:t>9</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dec="http://schemas.microsoft.com/office/drawing/2017/decorative" xmlns:a="http://schemas.openxmlformats.org/drawingml/2006/main">
            <w:pict w14:anchorId="0F9CF2FA">
              <v:oval id="_x0000_s1083" style="position:absolute;margin-left:131.4pt;margin-top:248.7pt;width:15.25pt;height:14.65pt;z-index:251658293;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fillcolor="#4472c4 [3204]" strokecolor="#09101d [484]" strokeweight="1pt" w14:anchorId="3D61E7E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">
                <v:stroke joinstyle="miter"/>
                <v:textbox inset="0,0,0,0">
                  <w:txbxContent>
                    <w:p w:rsidRPr="00186FC4" w:rsidR="00BB7188" w:rsidP="00BB7188" w:rsidRDefault="00680E3C" w14:paraId="02DC4293" w14:textId="53848425">
                      <w:pPr>
                        <w:jc w:val="center"/>
                        <w:rPr>
                          <w:sz w:val="16"/>
                          <w:szCs w:val="16"/>
                        </w:rPr>
                      </w:pPr>
                      <w:r>
                        <w:rPr>
                          <w:sz w:val="16"/>
                          <w:szCs w:val="16"/>
                        </w:rPr>
                        <w:t>9</w:t>
                      </w:r>
                    </w:p>
                  </w:txbxContent>
                </v:textbox>
                <w10:wrap anchorx="margin"/>
              </v:oval>
            </w:pict>
          </mc:Fallback>
        </mc:AlternateContent>
      </w:r>
      <w:r>
        <w:rPr>
          <w:noProof/>
        </w:rPr>
        <mc:AlternateContent>
          <mc:Choice Requires="wps">
            <w:drawing>
              <wp:anchor distT="0" distB="0" distL="114300" distR="114300" simplePos="0" relativeHeight="251658292" behindDoc="0" locked="0" layoutInCell="1" allowOverlap="1" wp14:anchorId="006ADD3B" wp14:editId="1B63CB7B">
                <wp:simplePos x="0" y="0"/>
                <wp:positionH relativeFrom="column">
                  <wp:posOffset>981710</wp:posOffset>
                </wp:positionH>
                <wp:positionV relativeFrom="paragraph">
                  <wp:posOffset>2788285</wp:posOffset>
                </wp:positionV>
                <wp:extent cx="193675" cy="186055"/>
                <wp:effectExtent l="0" t="0" r="15875" b="23495"/>
                <wp:wrapNone/>
                <wp:docPr id="28712549" name="Oval 14"/>
                <wp:cNvGraphicFramePr/>
                <a:graphic xmlns:a="http://schemas.openxmlformats.org/drawingml/2006/main">
                  <a:graphicData uri="http://schemas.microsoft.com/office/word/2010/wordprocessingShape">
                    <wps:wsp>
                      <wps:cNvSpPr/>
                      <wps:spPr>
                        <a:xfrm>
                          <a:off x="0" y="0"/>
                          <a:ext cx="193675" cy="18605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Pr="00186FC4" w:rsidR="00BB7188" w:rsidP="00BB7188" w:rsidRDefault="00680E3C" w14:paraId="50B62576" w14:textId="5CBCEA1B">
                            <w:pPr>
                              <w:jc w:val="center"/>
                              <w:rPr>
                                <w:sz w:val="16"/>
                                <w:szCs w:val="16"/>
                              </w:rPr>
                            </w:pPr>
                            <w:r>
                              <w:rPr>
                                <w:sz w:val="16"/>
                                <w:szCs w:val="16"/>
                              </w:rPr>
                              <w:t>8</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dec="http://schemas.microsoft.com/office/drawing/2017/decorative" xmlns:a="http://schemas.openxmlformats.org/drawingml/2006/main">
            <w:pict w14:anchorId="501694F4">
              <v:oval id="_x0000_s1084" style="position:absolute;margin-left:77.3pt;margin-top:219.55pt;width:15.25pt;height:14.65pt;z-index:2516582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4472c4 [3204]" strokecolor="#09101d [484]" strokeweight="1pt" w14:anchorId="006ADD3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">
                <v:stroke joinstyle="miter"/>
                <v:textbox inset="0,0,0,0">
                  <w:txbxContent>
                    <w:p w:rsidRPr="00186FC4" w:rsidR="00BB7188" w:rsidP="00BB7188" w:rsidRDefault="00680E3C" w14:paraId="46D1341F" w14:textId="5CBCEA1B">
                      <w:pPr>
                        <w:jc w:val="center"/>
                        <w:rPr>
                          <w:sz w:val="16"/>
                          <w:szCs w:val="16"/>
                        </w:rPr>
                      </w:pPr>
                      <w:r>
                        <w:rPr>
                          <w:sz w:val="16"/>
                          <w:szCs w:val="16"/>
                        </w:rPr>
                        <w:t>8</w:t>
                      </w:r>
                    </w:p>
                  </w:txbxContent>
                </v:textbox>
              </v:oval>
            </w:pict>
          </mc:Fallback>
        </mc:AlternateContent>
      </w:r>
      <w:r>
        <w:rPr>
          <w:noProof/>
        </w:rPr>
        <mc:AlternateContent>
          <mc:Choice Requires="wps">
            <w:drawing>
              <wp:anchor distT="0" distB="0" distL="114300" distR="114300" simplePos="0" relativeHeight="251658291" behindDoc="0" locked="0" layoutInCell="1" allowOverlap="1" wp14:anchorId="207C376C" wp14:editId="2E3AA8A0">
                <wp:simplePos x="0" y="0"/>
                <wp:positionH relativeFrom="column">
                  <wp:posOffset>982980</wp:posOffset>
                </wp:positionH>
                <wp:positionV relativeFrom="paragraph">
                  <wp:posOffset>2404110</wp:posOffset>
                </wp:positionV>
                <wp:extent cx="193675" cy="186055"/>
                <wp:effectExtent l="0" t="0" r="15875" b="23495"/>
                <wp:wrapNone/>
                <wp:docPr id="681992997" name="Oval 14"/>
                <wp:cNvGraphicFramePr/>
                <a:graphic xmlns:a="http://schemas.openxmlformats.org/drawingml/2006/main">
                  <a:graphicData uri="http://schemas.microsoft.com/office/word/2010/wordprocessingShape">
                    <wps:wsp>
                      <wps:cNvSpPr/>
                      <wps:spPr>
                        <a:xfrm>
                          <a:off x="0" y="0"/>
                          <a:ext cx="193675" cy="18605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Pr="00186FC4" w:rsidR="00BB7188" w:rsidP="00BB7188" w:rsidRDefault="00680E3C" w14:paraId="0FF87F21" w14:textId="5DB53426">
                            <w:pPr>
                              <w:jc w:val="center"/>
                              <w:rPr>
                                <w:sz w:val="16"/>
                                <w:szCs w:val="16"/>
                              </w:rPr>
                            </w:pPr>
                            <w:r>
                              <w:rPr>
                                <w:sz w:val="16"/>
                                <w:szCs w:val="16"/>
                              </w:rPr>
                              <w:t>7</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dec="http://schemas.microsoft.com/office/drawing/2017/decorative" xmlns:a="http://schemas.openxmlformats.org/drawingml/2006/main">
            <w:pict w14:anchorId="1B72DE6F">
              <v:oval id="_x0000_s1085" style="position:absolute;margin-left:77.4pt;margin-top:189.3pt;width:15.25pt;height:14.65pt;z-index:25165829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4472c4 [3204]" strokecolor="#09101d [484]" strokeweight="1pt" w14:anchorId="207C376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">
                <v:stroke joinstyle="miter"/>
                <v:textbox inset="0,0,0,0">
                  <w:txbxContent>
                    <w:p w:rsidRPr="00186FC4" w:rsidR="00BB7188" w:rsidP="00BB7188" w:rsidRDefault="00680E3C" w14:paraId="71F3359E" w14:textId="5DB53426">
                      <w:pPr>
                        <w:jc w:val="center"/>
                        <w:rPr>
                          <w:sz w:val="16"/>
                          <w:szCs w:val="16"/>
                        </w:rPr>
                      </w:pPr>
                      <w:r>
                        <w:rPr>
                          <w:sz w:val="16"/>
                          <w:szCs w:val="16"/>
                        </w:rPr>
                        <w:t>7</w:t>
                      </w:r>
                    </w:p>
                  </w:txbxContent>
                </v:textbox>
              </v:oval>
            </w:pict>
          </mc:Fallback>
        </mc:AlternateContent>
      </w:r>
      <w:r>
        <w:rPr>
          <w:noProof/>
        </w:rPr>
        <mc:AlternateContent>
          <mc:Choice Requires="wps">
            <w:drawing>
              <wp:anchor distT="0" distB="0" distL="114300" distR="114300" simplePos="0" relativeHeight="251658290" behindDoc="0" locked="0" layoutInCell="1" allowOverlap="1" wp14:anchorId="30CD5C4D" wp14:editId="10D3F3BF">
                <wp:simplePos x="0" y="0"/>
                <wp:positionH relativeFrom="column">
                  <wp:posOffset>984885</wp:posOffset>
                </wp:positionH>
                <wp:positionV relativeFrom="paragraph">
                  <wp:posOffset>2089785</wp:posOffset>
                </wp:positionV>
                <wp:extent cx="193675" cy="186055"/>
                <wp:effectExtent l="0" t="0" r="15875" b="23495"/>
                <wp:wrapNone/>
                <wp:docPr id="1876814932" name="Oval 14"/>
                <wp:cNvGraphicFramePr/>
                <a:graphic xmlns:a="http://schemas.openxmlformats.org/drawingml/2006/main">
                  <a:graphicData uri="http://schemas.microsoft.com/office/word/2010/wordprocessingShape">
                    <wps:wsp>
                      <wps:cNvSpPr/>
                      <wps:spPr>
                        <a:xfrm>
                          <a:off x="0" y="0"/>
                          <a:ext cx="193675" cy="18605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Pr="00186FC4" w:rsidR="00BB7188" w:rsidP="00BB7188" w:rsidRDefault="00680E3C" w14:paraId="317A7D8E" w14:textId="2CA89831">
                            <w:pPr>
                              <w:jc w:val="center"/>
                              <w:rPr>
                                <w:sz w:val="16"/>
                                <w:szCs w:val="16"/>
                              </w:rPr>
                            </w:pPr>
                            <w:r>
                              <w:rPr>
                                <w:sz w:val="16"/>
                                <w:szCs w:val="16"/>
                              </w:rPr>
                              <w:t>6</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dec="http://schemas.microsoft.com/office/drawing/2017/decorative" xmlns:a="http://schemas.openxmlformats.org/drawingml/2006/main">
            <w:pict w14:anchorId="74124436">
              <v:oval id="_x0000_s1086" style="position:absolute;margin-left:77.55pt;margin-top:164.55pt;width:15.25pt;height:14.65pt;z-index:25165829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4472c4 [3204]" strokecolor="#09101d [484]" strokeweight="1pt" w14:anchorId="30CD5C4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">
                <v:stroke joinstyle="miter"/>
                <v:textbox inset="0,0,0,0">
                  <w:txbxContent>
                    <w:p w:rsidRPr="00186FC4" w:rsidR="00BB7188" w:rsidP="00BB7188" w:rsidRDefault="00680E3C" w14:paraId="6DDB914C" w14:textId="2CA89831">
                      <w:pPr>
                        <w:jc w:val="center"/>
                        <w:rPr>
                          <w:sz w:val="16"/>
                          <w:szCs w:val="16"/>
                        </w:rPr>
                      </w:pPr>
                      <w:r>
                        <w:rPr>
                          <w:sz w:val="16"/>
                          <w:szCs w:val="16"/>
                        </w:rPr>
                        <w:t>6</w:t>
                      </w:r>
                    </w:p>
                  </w:txbxContent>
                </v:textbox>
              </v:oval>
            </w:pict>
          </mc:Fallback>
        </mc:AlternateContent>
      </w:r>
      <w:r>
        <w:rPr>
          <w:noProof/>
        </w:rPr>
        <mc:AlternateContent>
          <mc:Choice Requires="wps">
            <w:drawing>
              <wp:anchor distT="0" distB="0" distL="114300" distR="114300" simplePos="0" relativeHeight="251658289" behindDoc="0" locked="0" layoutInCell="1" allowOverlap="1" wp14:anchorId="6E2CCD3A" wp14:editId="4A1132BA">
                <wp:simplePos x="0" y="0"/>
                <wp:positionH relativeFrom="column">
                  <wp:posOffset>984250</wp:posOffset>
                </wp:positionH>
                <wp:positionV relativeFrom="paragraph">
                  <wp:posOffset>1784350</wp:posOffset>
                </wp:positionV>
                <wp:extent cx="193675" cy="186055"/>
                <wp:effectExtent l="0" t="0" r="15875" b="23495"/>
                <wp:wrapNone/>
                <wp:docPr id="776230202" name="Oval 14"/>
                <wp:cNvGraphicFramePr/>
                <a:graphic xmlns:a="http://schemas.openxmlformats.org/drawingml/2006/main">
                  <a:graphicData uri="http://schemas.microsoft.com/office/word/2010/wordprocessingShape">
                    <wps:wsp>
                      <wps:cNvSpPr/>
                      <wps:spPr>
                        <a:xfrm>
                          <a:off x="0" y="0"/>
                          <a:ext cx="193675" cy="18605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Pr="00186FC4" w:rsidR="00BB7188" w:rsidP="00BB7188" w:rsidRDefault="00680E3C" w14:paraId="29896DC7" w14:textId="5762874E">
                            <w:pPr>
                              <w:jc w:val="center"/>
                              <w:rPr>
                                <w:sz w:val="16"/>
                                <w:szCs w:val="16"/>
                              </w:rPr>
                            </w:pPr>
                            <w:r>
                              <w:rPr>
                                <w:sz w:val="16"/>
                                <w:szCs w:val="16"/>
                              </w:rPr>
                              <w:t>5</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dec="http://schemas.microsoft.com/office/drawing/2017/decorative" xmlns:a="http://schemas.openxmlformats.org/drawingml/2006/main">
            <w:pict w14:anchorId="7BFC2EE9">
              <v:oval id="_x0000_s1087" style="position:absolute;margin-left:77.5pt;margin-top:140.5pt;width:15.25pt;height:14.65pt;z-index:25165828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4472c4 [3204]" strokecolor="#09101d [484]" strokeweight="1pt" w14:anchorId="6E2CCD3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">
                <v:stroke joinstyle="miter"/>
                <v:textbox inset="0,0,0,0">
                  <w:txbxContent>
                    <w:p w:rsidRPr="00186FC4" w:rsidR="00BB7188" w:rsidP="00BB7188" w:rsidRDefault="00680E3C" w14:paraId="1D0ADF7A" w14:textId="5762874E">
                      <w:pPr>
                        <w:jc w:val="center"/>
                        <w:rPr>
                          <w:sz w:val="16"/>
                          <w:szCs w:val="16"/>
                        </w:rPr>
                      </w:pPr>
                      <w:r>
                        <w:rPr>
                          <w:sz w:val="16"/>
                          <w:szCs w:val="16"/>
                        </w:rPr>
                        <w:t>5</w:t>
                      </w:r>
                    </w:p>
                  </w:txbxContent>
                </v:textbox>
              </v:oval>
            </w:pict>
          </mc:Fallback>
        </mc:AlternateContent>
      </w:r>
      <w:r>
        <w:rPr>
          <w:noProof/>
        </w:rPr>
        <mc:AlternateContent>
          <mc:Choice Requires="wps">
            <w:drawing>
              <wp:anchor distT="0" distB="0" distL="114300" distR="114300" simplePos="0" relativeHeight="251658288" behindDoc="0" locked="0" layoutInCell="1" allowOverlap="1" wp14:anchorId="1DB9E26B" wp14:editId="62FAC981">
                <wp:simplePos x="0" y="0"/>
                <wp:positionH relativeFrom="column">
                  <wp:posOffset>982980</wp:posOffset>
                </wp:positionH>
                <wp:positionV relativeFrom="paragraph">
                  <wp:posOffset>1501775</wp:posOffset>
                </wp:positionV>
                <wp:extent cx="193675" cy="186055"/>
                <wp:effectExtent l="0" t="0" r="15875" b="23495"/>
                <wp:wrapNone/>
                <wp:docPr id="1143085681" name="Oval 14"/>
                <wp:cNvGraphicFramePr/>
                <a:graphic xmlns:a="http://schemas.openxmlformats.org/drawingml/2006/main">
                  <a:graphicData uri="http://schemas.microsoft.com/office/word/2010/wordprocessingShape">
                    <wps:wsp>
                      <wps:cNvSpPr/>
                      <wps:spPr>
                        <a:xfrm>
                          <a:off x="0" y="0"/>
                          <a:ext cx="193675" cy="18605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Pr="00186FC4" w:rsidR="00BB7188" w:rsidP="00BB7188" w:rsidRDefault="00680E3C" w14:paraId="0CBB5D75" w14:textId="17B1D1F4">
                            <w:pPr>
                              <w:jc w:val="center"/>
                              <w:rPr>
                                <w:sz w:val="16"/>
                                <w:szCs w:val="16"/>
                              </w:rPr>
                            </w:pPr>
                            <w:r>
                              <w:rPr>
                                <w:sz w:val="16"/>
                                <w:szCs w:val="16"/>
                              </w:rPr>
                              <w:t>4</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dec="http://schemas.microsoft.com/office/drawing/2017/decorative" xmlns:a="http://schemas.openxmlformats.org/drawingml/2006/main">
            <w:pict w14:anchorId="2F26BB71">
              <v:oval id="_x0000_s1088" style="position:absolute;margin-left:77.4pt;margin-top:118.25pt;width:15.25pt;height:14.65pt;z-index:25165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4472c4 [3204]" strokecolor="#09101d [484]" strokeweight="1pt" w14:anchorId="1DB9E26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">
                <v:stroke joinstyle="miter"/>
                <v:textbox inset="0,0,0,0">
                  <w:txbxContent>
                    <w:p w:rsidRPr="00186FC4" w:rsidR="00BB7188" w:rsidP="00BB7188" w:rsidRDefault="00680E3C" w14:paraId="22C3D751" w14:textId="17B1D1F4">
                      <w:pPr>
                        <w:jc w:val="center"/>
                        <w:rPr>
                          <w:sz w:val="16"/>
                          <w:szCs w:val="16"/>
                        </w:rPr>
                      </w:pPr>
                      <w:r>
                        <w:rPr>
                          <w:sz w:val="16"/>
                          <w:szCs w:val="16"/>
                        </w:rPr>
                        <w:t>4</w:t>
                      </w:r>
                    </w:p>
                  </w:txbxContent>
                </v:textbox>
              </v:oval>
            </w:pict>
          </mc:Fallback>
        </mc:AlternateContent>
      </w:r>
      <w:r>
        <w:rPr>
          <w:noProof/>
        </w:rPr>
        <mc:AlternateContent>
          <mc:Choice Requires="wps">
            <w:drawing>
              <wp:anchor distT="0" distB="0" distL="114300" distR="114300" simplePos="0" relativeHeight="251658287" behindDoc="0" locked="0" layoutInCell="1" allowOverlap="1" wp14:anchorId="7342E291" wp14:editId="30C07950">
                <wp:simplePos x="0" y="0"/>
                <wp:positionH relativeFrom="page">
                  <wp:posOffset>1666240</wp:posOffset>
                </wp:positionH>
                <wp:positionV relativeFrom="paragraph">
                  <wp:posOffset>1176655</wp:posOffset>
                </wp:positionV>
                <wp:extent cx="193675" cy="186055"/>
                <wp:effectExtent l="0" t="0" r="15875" b="23495"/>
                <wp:wrapNone/>
                <wp:docPr id="1720759608" name="Oval 14"/>
                <wp:cNvGraphicFramePr/>
                <a:graphic xmlns:a="http://schemas.openxmlformats.org/drawingml/2006/main">
                  <a:graphicData uri="http://schemas.microsoft.com/office/word/2010/wordprocessingShape">
                    <wps:wsp>
                      <wps:cNvSpPr/>
                      <wps:spPr>
                        <a:xfrm>
                          <a:off x="0" y="0"/>
                          <a:ext cx="193675" cy="18605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Pr="00186FC4" w:rsidR="00BB7188" w:rsidP="00BB7188" w:rsidRDefault="00680E3C" w14:paraId="02B01A09" w14:textId="1393B367">
                            <w:pPr>
                              <w:jc w:val="center"/>
                              <w:rPr>
                                <w:sz w:val="16"/>
                                <w:szCs w:val="16"/>
                              </w:rPr>
                            </w:pPr>
                            <w:r>
                              <w:rPr>
                                <w:sz w:val="16"/>
                                <w:szCs w:val="16"/>
                              </w:rPr>
                              <w:t>3</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dec="http://schemas.microsoft.com/office/drawing/2017/decorative" xmlns:a="http://schemas.openxmlformats.org/drawingml/2006/main">
            <w:pict w14:anchorId="3A2C5026">
              <v:oval id="_x0000_s1089" style="position:absolute;margin-left:131.2pt;margin-top:92.65pt;width:15.25pt;height:14.65pt;z-index:251658287;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fillcolor="#4472c4 [3204]" strokecolor="#09101d [484]" strokeweight="1pt" w14:anchorId="7342E2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">
                <v:stroke joinstyle="miter"/>
                <v:textbox inset="0,0,0,0">
                  <w:txbxContent>
                    <w:p w:rsidRPr="00186FC4" w:rsidR="00BB7188" w:rsidP="00BB7188" w:rsidRDefault="00680E3C" w14:paraId="57AB7477" w14:textId="1393B367">
                      <w:pPr>
                        <w:jc w:val="center"/>
                        <w:rPr>
                          <w:sz w:val="16"/>
                          <w:szCs w:val="16"/>
                        </w:rPr>
                      </w:pPr>
                      <w:r>
                        <w:rPr>
                          <w:sz w:val="16"/>
                          <w:szCs w:val="16"/>
                        </w:rPr>
                        <w:t>3</w:t>
                      </w:r>
                    </w:p>
                  </w:txbxContent>
                </v:textbox>
                <w10:wrap anchorx="page"/>
              </v:oval>
            </w:pict>
          </mc:Fallback>
        </mc:AlternateContent>
      </w:r>
      <w:r>
        <w:rPr>
          <w:noProof/>
        </w:rPr>
        <mc:AlternateContent>
          <mc:Choice Requires="wps">
            <w:drawing>
              <wp:anchor distT="0" distB="0" distL="114300" distR="114300" simplePos="0" relativeHeight="251658286" behindDoc="0" locked="0" layoutInCell="1" allowOverlap="1" wp14:anchorId="6C65470B" wp14:editId="4D898BAE">
                <wp:simplePos x="0" y="0"/>
                <wp:positionH relativeFrom="column">
                  <wp:posOffset>981075</wp:posOffset>
                </wp:positionH>
                <wp:positionV relativeFrom="paragraph">
                  <wp:posOffset>819150</wp:posOffset>
                </wp:positionV>
                <wp:extent cx="193675" cy="186055"/>
                <wp:effectExtent l="0" t="0" r="15875" b="23495"/>
                <wp:wrapNone/>
                <wp:docPr id="1257871426" name="Oval 14"/>
                <wp:cNvGraphicFramePr/>
                <a:graphic xmlns:a="http://schemas.openxmlformats.org/drawingml/2006/main">
                  <a:graphicData uri="http://schemas.microsoft.com/office/word/2010/wordprocessingShape">
                    <wps:wsp>
                      <wps:cNvSpPr/>
                      <wps:spPr>
                        <a:xfrm>
                          <a:off x="0" y="0"/>
                          <a:ext cx="193675" cy="18605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Pr="00186FC4" w:rsidR="00BB7188" w:rsidP="00BB7188" w:rsidRDefault="00680E3C" w14:paraId="293CA7F2" w14:textId="506A49E6">
                            <w:pPr>
                              <w:jc w:val="center"/>
                              <w:rPr>
                                <w:sz w:val="16"/>
                                <w:szCs w:val="16"/>
                              </w:rPr>
                            </w:pPr>
                            <w:r>
                              <w:rPr>
                                <w:sz w:val="16"/>
                                <w:szCs w:val="16"/>
                              </w:rPr>
                              <w:t>2</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dec="http://schemas.microsoft.com/office/drawing/2017/decorative" xmlns:a="http://schemas.openxmlformats.org/drawingml/2006/main">
            <w:pict w14:anchorId="7C1673E8">
              <v:oval id="_x0000_s1090" style="position:absolute;margin-left:77.25pt;margin-top:64.5pt;width:15.25pt;height:14.65pt;z-index:25165828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4472c4 [3204]" strokecolor="#09101d [484]" strokeweight="1pt" w14:anchorId="6C65470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">
                <v:stroke joinstyle="miter"/>
                <v:textbox inset="0,0,0,0">
                  <w:txbxContent>
                    <w:p w:rsidRPr="00186FC4" w:rsidR="00BB7188" w:rsidP="00BB7188" w:rsidRDefault="00680E3C" w14:paraId="2CC21B90" w14:textId="506A49E6">
                      <w:pPr>
                        <w:jc w:val="center"/>
                        <w:rPr>
                          <w:sz w:val="16"/>
                          <w:szCs w:val="16"/>
                        </w:rPr>
                      </w:pPr>
                      <w:r>
                        <w:rPr>
                          <w:sz w:val="16"/>
                          <w:szCs w:val="16"/>
                        </w:rPr>
                        <w:t>2</w:t>
                      </w:r>
                    </w:p>
                  </w:txbxContent>
                </v:textbox>
              </v:oval>
            </w:pict>
          </mc:Fallback>
        </mc:AlternateContent>
      </w:r>
      <w:r w:rsidR="00BB7188">
        <w:rPr>
          <w:noProof/>
        </w:rPr>
        <mc:AlternateContent>
          <mc:Choice Requires="wps">
            <w:drawing>
              <wp:anchor distT="0" distB="0" distL="114300" distR="114300" simplePos="0" relativeHeight="251658285" behindDoc="0" locked="0" layoutInCell="1" allowOverlap="1" wp14:anchorId="5047EE27" wp14:editId="42AEF8BF">
                <wp:simplePos x="0" y="0"/>
                <wp:positionH relativeFrom="column">
                  <wp:posOffset>981075</wp:posOffset>
                </wp:positionH>
                <wp:positionV relativeFrom="paragraph">
                  <wp:posOffset>478790</wp:posOffset>
                </wp:positionV>
                <wp:extent cx="193675" cy="186055"/>
                <wp:effectExtent l="0" t="0" r="15875" b="23495"/>
                <wp:wrapNone/>
                <wp:docPr id="2052742537" name="Oval 14"/>
                <wp:cNvGraphicFramePr/>
                <a:graphic xmlns:a="http://schemas.openxmlformats.org/drawingml/2006/main">
                  <a:graphicData uri="http://schemas.microsoft.com/office/word/2010/wordprocessingShape">
                    <wps:wsp>
                      <wps:cNvSpPr/>
                      <wps:spPr>
                        <a:xfrm>
                          <a:off x="0" y="0"/>
                          <a:ext cx="193675" cy="18605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Pr="00186FC4" w:rsidR="00BB7188" w:rsidP="00BB7188" w:rsidRDefault="00680E3C" w14:paraId="3961B095" w14:textId="58CE1ABA">
                            <w:pPr>
                              <w:jc w:val="center"/>
                              <w:rPr>
                                <w:sz w:val="16"/>
                                <w:szCs w:val="16"/>
                              </w:rPr>
                            </w:pPr>
                            <w:r>
                              <w:rPr>
                                <w:sz w:val="16"/>
                                <w:szCs w:val="16"/>
                              </w:rPr>
                              <w:t>1</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dec="http://schemas.microsoft.com/office/drawing/2017/decorative" xmlns:a="http://schemas.openxmlformats.org/drawingml/2006/main">
            <w:pict w14:anchorId="15C5CFB4">
              <v:oval id="_x0000_s1091" style="position:absolute;margin-left:77.25pt;margin-top:37.7pt;width:15.25pt;height:14.65pt;z-index:25165828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4472c4 [3204]" strokecolor="#09101d [484]" strokeweight="1pt" w14:anchorId="5047EE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">
                <v:stroke joinstyle="miter"/>
                <v:textbox inset="0,0,0,0">
                  <w:txbxContent>
                    <w:p w:rsidRPr="00186FC4" w:rsidR="00BB7188" w:rsidP="00BB7188" w:rsidRDefault="00680E3C" w14:paraId="065D2414" w14:textId="58CE1ABA">
                      <w:pPr>
                        <w:jc w:val="center"/>
                        <w:rPr>
                          <w:sz w:val="16"/>
                          <w:szCs w:val="16"/>
                        </w:rPr>
                      </w:pPr>
                      <w:r>
                        <w:rPr>
                          <w:sz w:val="16"/>
                          <w:szCs w:val="16"/>
                        </w:rPr>
                        <w:t>1</w:t>
                      </w:r>
                    </w:p>
                  </w:txbxContent>
                </v:textbox>
              </v:oval>
            </w:pict>
          </mc:Fallback>
        </mc:AlternateContent>
      </w:r>
      <w:r w:rsidRPr="000E06A1" w:rsidR="000E06A1">
        <w:rPr>
          <w:noProof/>
        </w:rPr>
        <w:drawing>
          <wp:inline distT="0" distB="0" distL="0" distR="0" wp14:anchorId="59DC54BE" wp14:editId="475735AC">
            <wp:extent cx="5723467" cy="8731093"/>
            <wp:effectExtent l="0" t="0" r="0" b="0"/>
            <wp:docPr id="14215206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520618" name="Picture 1" descr="A screenshot of a computer&#10;&#10;AI-generated content may be incorrect."/>
                    <pic:cNvPicPr/>
                  </pic:nvPicPr>
                  <pic:blipFill>
                    <a:blip r:embed="rId36"/>
                    <a:stretch>
                      <a:fillRect/>
                    </a:stretch>
                  </pic:blipFill>
                  <pic:spPr>
                    <a:xfrm>
                      <a:off x="0" y="0"/>
                      <a:ext cx="5729842" cy="8740818"/>
                    </a:xfrm>
                    <a:prstGeom prst="rect">
                      <a:avLst/>
                    </a:prstGeom>
                  </pic:spPr>
                </pic:pic>
              </a:graphicData>
            </a:graphic>
          </wp:inline>
        </w:drawing>
      </w:r>
    </w:p>
    <w:p w:rsidR="00123FD9" w:rsidP="00123FD9" w:rsidRDefault="00123FD9" w14:paraId="6EE0BB5A" w14:textId="5CAD9684">
      <w:pPr>
        <w:pStyle w:val="ListParagraph"/>
        <w:rPr>
          <w:b/>
          <w:bCs/>
        </w:rPr>
      </w:pPr>
    </w:p>
    <w:p w:rsidRPr="00C97BD6" w:rsidR="00123FD9" w:rsidP="00123FD9" w:rsidRDefault="00123FD9" w14:paraId="3E806049" w14:textId="55F86555">
      <w:pPr>
        <w:pStyle w:val="ListParagraph"/>
        <w:rPr>
          <w:b/>
          <w:bCs/>
        </w:rPr>
      </w:pPr>
      <w:r w:rsidRPr="00C97BD6">
        <w:rPr>
          <w:b/>
          <w:bCs/>
          <w:noProof/>
        </w:rPr>
        <mc:AlternateContent>
          <mc:Choice Requires="wps">
            <w:drawing>
              <wp:anchor distT="0" distB="0" distL="114300" distR="114300" simplePos="0" relativeHeight="251658305" behindDoc="0" locked="0" layoutInCell="1" allowOverlap="1" wp14:anchorId="2750797E" wp14:editId="0A802271">
                <wp:simplePos x="0" y="0"/>
                <wp:positionH relativeFrom="leftMargin">
                  <wp:posOffset>446405</wp:posOffset>
                </wp:positionH>
                <wp:positionV relativeFrom="paragraph">
                  <wp:posOffset>-23495</wp:posOffset>
                </wp:positionV>
                <wp:extent cx="193675" cy="186055"/>
                <wp:effectExtent l="0" t="0" r="15875" b="23495"/>
                <wp:wrapNone/>
                <wp:docPr id="1557960837" name="Oval 14"/>
                <wp:cNvGraphicFramePr/>
                <a:graphic xmlns:a="http://schemas.openxmlformats.org/drawingml/2006/main">
                  <a:graphicData uri="http://schemas.microsoft.com/office/word/2010/wordprocessingShape">
                    <wps:wsp>
                      <wps:cNvSpPr/>
                      <wps:spPr>
                        <a:xfrm>
                          <a:off x="0" y="0"/>
                          <a:ext cx="193675" cy="18605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Pr="00186FC4" w:rsidR="00123FD9" w:rsidP="00123FD9" w:rsidRDefault="00123FD9" w14:paraId="13157E9D" w14:textId="77777777">
                            <w:pPr>
                              <w:jc w:val="center"/>
                              <w:rPr>
                                <w:sz w:val="16"/>
                                <w:szCs w:val="16"/>
                              </w:rPr>
                            </w:pPr>
                            <w:r>
                              <w:rPr>
                                <w:sz w:val="16"/>
                                <w:szCs w:val="16"/>
                              </w:rPr>
                              <w:t>1</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dec="http://schemas.microsoft.com/office/drawing/2017/decorative" xmlns:a="http://schemas.openxmlformats.org/drawingml/2006/main">
            <w:pict w14:anchorId="36D40C4F">
              <v:oval id="_x0000_s1092" style="position:absolute;margin-left:35.15pt;margin-top:-1.85pt;width:15.25pt;height:14.65pt;z-index:251658305;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fillcolor="#4472c4 [3204]" strokecolor="#09101d [484]" strokeweight="1pt" w14:anchorId="2750797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">
                <v:stroke joinstyle="miter"/>
                <v:textbox inset="0,0,0,0">
                  <w:txbxContent>
                    <w:p w:rsidRPr="00186FC4" w:rsidR="00123FD9" w:rsidP="00123FD9" w:rsidRDefault="00123FD9" w14:paraId="2E32D521" w14:textId="77777777">
                      <w:pPr>
                        <w:jc w:val="center"/>
                        <w:rPr>
                          <w:sz w:val="16"/>
                          <w:szCs w:val="16"/>
                        </w:rPr>
                      </w:pPr>
                      <w:r>
                        <w:rPr>
                          <w:sz w:val="16"/>
                          <w:szCs w:val="16"/>
                        </w:rPr>
                        <w:t>1</w:t>
                      </w:r>
                    </w:p>
                  </w:txbxContent>
                </v:textbox>
                <w10:wrap anchorx="margin"/>
              </v:oval>
            </w:pict>
          </mc:Fallback>
        </mc:AlternateContent>
      </w:r>
      <w:r>
        <w:rPr>
          <w:b/>
          <w:bCs/>
        </w:rPr>
        <w:t>Parent</w:t>
      </w:r>
    </w:p>
    <w:p w:rsidR="00123FD9" w:rsidP="00123FD9" w:rsidRDefault="00123FD9" w14:paraId="5DFA9C45" w14:textId="7A487463">
      <w:pPr>
        <w:pStyle w:val="ListParagraph"/>
      </w:pPr>
      <w:r>
        <w:t xml:space="preserve">This </w:t>
      </w:r>
      <w:r w:rsidR="00A54C3E">
        <w:t>is used to group limits.</w:t>
      </w:r>
      <w:r w:rsidR="00F0493B">
        <w:t xml:space="preserve">  For </w:t>
      </w:r>
      <w:r w:rsidR="00BF15C5">
        <w:t>example:</w:t>
      </w:r>
    </w:p>
    <w:p w:rsidR="00BF15C5" w:rsidP="00123FD9" w:rsidRDefault="00BF15C5" w14:paraId="2280D51D" w14:textId="4A5DFAB3">
      <w:pPr>
        <w:pStyle w:val="ListParagraph"/>
      </w:pPr>
      <w:r>
        <w:t>P32/P33</w:t>
      </w:r>
      <w:r w:rsidR="009F1361">
        <w:t xml:space="preserve"> is a group where there is one limit to cover both radionuclides.  A </w:t>
      </w:r>
      <w:r w:rsidR="00402003">
        <w:t xml:space="preserve">P32/P33 </w:t>
      </w:r>
      <w:r w:rsidR="009F1361">
        <w:t xml:space="preserve">parent is created with </w:t>
      </w:r>
      <w:r w:rsidR="00222AB9">
        <w:t xml:space="preserve">the limit.  The individual radionuclides P32 and P33 are then added </w:t>
      </w:r>
      <w:r w:rsidR="00195A37">
        <w:t>against the parent ID so that both with utilise the one limit.</w:t>
      </w:r>
    </w:p>
    <w:p w:rsidR="000723E5" w:rsidP="00123FD9" w:rsidRDefault="000723E5" w14:paraId="5DB99F52" w14:textId="03E2FF73">
      <w:pPr>
        <w:pStyle w:val="ListParagraph"/>
      </w:pPr>
      <w:r>
        <w:t>In the example below there ar</w:t>
      </w:r>
      <w:r w:rsidR="00EA5482">
        <w:t xml:space="preserve">e multiple </w:t>
      </w:r>
      <w:r w:rsidR="00386FCD">
        <w:t>group</w:t>
      </w:r>
      <w:r w:rsidR="00EA5482">
        <w:t>s shown.</w:t>
      </w:r>
    </w:p>
    <w:p w:rsidR="00EA5482" w:rsidP="004E0B41" w:rsidRDefault="00EA5482" w14:paraId="187BC4DC" w14:textId="0F1DF4A0">
      <w:pPr>
        <w:pStyle w:val="ListParagraph"/>
        <w:numPr>
          <w:ilvl w:val="0"/>
          <w:numId w:val="35"/>
        </w:numPr>
      </w:pPr>
      <w:r>
        <w:t>Unsealed Sources is a “parent” that sits at the top of the hierarchy.</w:t>
      </w:r>
    </w:p>
    <w:p w:rsidR="00B31B54" w:rsidP="004E0B41" w:rsidRDefault="00B31B54" w14:paraId="77697813" w14:textId="49FCB1AD">
      <w:pPr>
        <w:pStyle w:val="ListParagraph"/>
        <w:numPr>
          <w:ilvl w:val="0"/>
          <w:numId w:val="35"/>
        </w:numPr>
      </w:pPr>
      <w:r>
        <w:t>P32/P33 is a parent that sits under Unsealed Sources and has 2 children, P32 and P33.</w:t>
      </w:r>
    </w:p>
    <w:p w:rsidR="00B31B54" w:rsidP="004E0B41" w:rsidRDefault="002F7E94" w14:paraId="6E78BB53" w14:textId="17B50315">
      <w:pPr>
        <w:pStyle w:val="ListParagraph"/>
        <w:numPr>
          <w:ilvl w:val="0"/>
          <w:numId w:val="35"/>
        </w:numPr>
      </w:pPr>
      <w:r>
        <w:t>Others Excluding Alphas is a parent that sits under Unsealed Sources and has 7 decay types listed as children.</w:t>
      </w:r>
    </w:p>
    <w:p w:rsidR="007242DA" w:rsidP="004E0B41" w:rsidRDefault="009A2D34" w14:paraId="3B3479AC" w14:textId="0ADD1EC9">
      <w:pPr>
        <w:pStyle w:val="ListParagraph"/>
        <w:numPr>
          <w:ilvl w:val="0"/>
          <w:numId w:val="35"/>
        </w:numPr>
      </w:pPr>
      <w:r>
        <w:rPr>
          <w:noProof/>
        </w:rPr>
        <w:drawing>
          <wp:anchor distT="0" distB="0" distL="114300" distR="114300" simplePos="0" relativeHeight="251658309" behindDoc="0" locked="0" layoutInCell="1" allowOverlap="1" wp14:anchorId="5CA4AD6D" wp14:editId="15C94579">
            <wp:simplePos x="0" y="0"/>
            <wp:positionH relativeFrom="margin">
              <wp:align>right</wp:align>
            </wp:positionH>
            <wp:positionV relativeFrom="paragraph">
              <wp:posOffset>654866</wp:posOffset>
            </wp:positionV>
            <wp:extent cx="6113417" cy="2379313"/>
            <wp:effectExtent l="0" t="0" r="1905" b="2540"/>
            <wp:wrapSquare wrapText="bothSides"/>
            <wp:docPr id="435302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30282" name="Picture 1" descr="A screenshot of a computer&#10;&#10;AI-generated content may be incorrect."/>
                    <pic:cNvPicPr/>
                  </pic:nvPicPr>
                  <pic:blipFill>
                    <a:blip r:embed="rId37">
                      <a:extLst>
                        <a:ext uri="{28A0092B-C50C-407E-A947-70E740481C1C}">
                          <a14:useLocalDpi xmlns:a14="http://schemas.microsoft.com/office/drawing/2010/main" val="0"/>
                        </a:ext>
                      </a:extLst>
                    </a:blip>
                    <a:stretch>
                      <a:fillRect/>
                    </a:stretch>
                  </pic:blipFill>
                  <pic:spPr>
                    <a:xfrm>
                      <a:off x="0" y="0"/>
                      <a:ext cx="6113417" cy="2379313"/>
                    </a:xfrm>
                    <a:prstGeom prst="rect">
                      <a:avLst/>
                    </a:prstGeom>
                  </pic:spPr>
                </pic:pic>
              </a:graphicData>
            </a:graphic>
          </wp:anchor>
        </w:drawing>
      </w:r>
      <w:r w:rsidR="007242DA">
        <w:t>5 individual radionuclides sit directly as children underneath Unsealed Sources</w:t>
      </w:r>
      <w:r w:rsidR="00626F7E">
        <w:t>, including Tritium and Carbon-14 etc.</w:t>
      </w:r>
      <w:r w:rsidR="000E5D77">
        <w:br/>
      </w:r>
    </w:p>
    <w:p w:rsidR="00DD7AD6" w:rsidP="00123FD9" w:rsidRDefault="00DD7AD6" w14:paraId="3BAB8888" w14:textId="44FBAD08">
      <w:pPr>
        <w:pStyle w:val="ListParagraph"/>
      </w:pPr>
    </w:p>
    <w:p w:rsidR="009A2D34" w:rsidP="00123FD9" w:rsidRDefault="009A2D34" w14:paraId="4BBA61C4" w14:textId="78D47D70">
      <w:pPr>
        <w:pStyle w:val="ListParagraph"/>
      </w:pPr>
      <w:r>
        <w:t>Note: the “parent hierarchy” is also used to control</w:t>
      </w:r>
      <w:r w:rsidR="009355BF">
        <w:t xml:space="preserve"> waste</w:t>
      </w:r>
      <w:r w:rsidR="002C2673">
        <w:t xml:space="preserve"> by waste type.  The example below shows the limits grouped by Organic Waste</w:t>
      </w:r>
      <w:r w:rsidR="00C42DF5">
        <w:t xml:space="preserve"> with a “parent” used to control “Others Excluding Alphas”</w:t>
      </w:r>
      <w:r w:rsidR="005846C4">
        <w:t>, whilst Tritium and Carbon-14 are listed as singular radionuclides</w:t>
      </w:r>
      <w:r w:rsidR="000E5D77">
        <w:t xml:space="preserve"> with individual limits.</w:t>
      </w:r>
    </w:p>
    <w:p w:rsidR="009A2D34" w:rsidP="00123FD9" w:rsidRDefault="009A2D34" w14:paraId="29EE4B44" w14:textId="1754EB07">
      <w:pPr>
        <w:pStyle w:val="ListParagraph"/>
      </w:pPr>
    </w:p>
    <w:p w:rsidR="00DD7AD6" w:rsidP="00123FD9" w:rsidRDefault="00EC4DB0" w14:paraId="57ECB17C" w14:textId="666C0EDA">
      <w:pPr>
        <w:pStyle w:val="ListParagraph"/>
      </w:pPr>
      <w:r>
        <w:rPr>
          <w:noProof/>
        </w:rPr>
        <w:drawing>
          <wp:inline distT="0" distB="0" distL="0" distR="0" wp14:anchorId="5A82A12D" wp14:editId="28777040">
            <wp:extent cx="6257108" cy="1497015"/>
            <wp:effectExtent l="0" t="0" r="0" b="8255"/>
            <wp:docPr id="20888328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832885" name="Picture 1" descr="A screenshot of a computer&#10;&#10;AI-generated content may be incorrect."/>
                    <pic:cNvPicPr/>
                  </pic:nvPicPr>
                  <pic:blipFill>
                    <a:blip r:embed="rId38"/>
                    <a:stretch>
                      <a:fillRect/>
                    </a:stretch>
                  </pic:blipFill>
                  <pic:spPr>
                    <a:xfrm>
                      <a:off x="0" y="0"/>
                      <a:ext cx="6314558" cy="1510760"/>
                    </a:xfrm>
                    <a:prstGeom prst="rect">
                      <a:avLst/>
                    </a:prstGeom>
                  </pic:spPr>
                </pic:pic>
              </a:graphicData>
            </a:graphic>
          </wp:inline>
        </w:drawing>
      </w:r>
      <w:r w:rsidR="009A2D34">
        <w:br w:type="textWrapping" w:clear="all"/>
      </w:r>
    </w:p>
    <w:p w:rsidR="00123FD9" w:rsidP="00123FD9" w:rsidRDefault="00123FD9" w14:paraId="7249F567" w14:textId="77777777">
      <w:pPr>
        <w:pStyle w:val="ListParagraph"/>
      </w:pPr>
    </w:p>
    <w:p w:rsidRPr="00147591" w:rsidR="00123FD9" w:rsidP="00123FD9" w:rsidRDefault="00123FD9" w14:paraId="1A5877AB" w14:textId="572A118C">
      <w:pPr>
        <w:pStyle w:val="ListParagraph"/>
        <w:rPr>
          <w:b/>
          <w:bCs/>
        </w:rPr>
      </w:pPr>
      <w:r w:rsidRPr="00147591">
        <w:rPr>
          <w:b/>
          <w:bCs/>
          <w:noProof/>
        </w:rPr>
        <mc:AlternateContent>
          <mc:Choice Requires="wps">
            <w:drawing>
              <wp:anchor distT="0" distB="0" distL="114300" distR="114300" simplePos="0" relativeHeight="251658306" behindDoc="0" locked="0" layoutInCell="1" allowOverlap="1" wp14:anchorId="364552FF" wp14:editId="1C8DDEE6">
                <wp:simplePos x="0" y="0"/>
                <wp:positionH relativeFrom="leftMargin">
                  <wp:posOffset>446405</wp:posOffset>
                </wp:positionH>
                <wp:positionV relativeFrom="paragraph">
                  <wp:posOffset>-7620</wp:posOffset>
                </wp:positionV>
                <wp:extent cx="193675" cy="186055"/>
                <wp:effectExtent l="0" t="0" r="15875" b="23495"/>
                <wp:wrapNone/>
                <wp:docPr id="459380306" name="Oval 14"/>
                <wp:cNvGraphicFramePr/>
                <a:graphic xmlns:a="http://schemas.openxmlformats.org/drawingml/2006/main">
                  <a:graphicData uri="http://schemas.microsoft.com/office/word/2010/wordprocessingShape">
                    <wps:wsp>
                      <wps:cNvSpPr/>
                      <wps:spPr>
                        <a:xfrm>
                          <a:off x="0" y="0"/>
                          <a:ext cx="193675" cy="18605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Pr="00186FC4" w:rsidR="00123FD9" w:rsidP="00123FD9" w:rsidRDefault="00123FD9" w14:paraId="35805F9B" w14:textId="77777777">
                            <w:pPr>
                              <w:jc w:val="center"/>
                              <w:rPr>
                                <w:sz w:val="16"/>
                                <w:szCs w:val="16"/>
                              </w:rPr>
                            </w:pPr>
                            <w:r>
                              <w:rPr>
                                <w:sz w:val="16"/>
                                <w:szCs w:val="16"/>
                              </w:rPr>
                              <w:t>2</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dec="http://schemas.microsoft.com/office/drawing/2017/decorative" xmlns:a="http://schemas.openxmlformats.org/drawingml/2006/main">
            <w:pict w14:anchorId="77872AA2">
              <v:oval id="_x0000_s1093" style="position:absolute;margin-left:35.15pt;margin-top:-.6pt;width:15.25pt;height:14.65pt;z-index:251658306;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fillcolor="#4472c4 [3204]" strokecolor="#09101d [484]" strokeweight="1pt" w14:anchorId="364552F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">
                <v:stroke joinstyle="miter"/>
                <v:textbox inset="0,0,0,0">
                  <w:txbxContent>
                    <w:p w:rsidRPr="00186FC4" w:rsidR="00123FD9" w:rsidP="00123FD9" w:rsidRDefault="00123FD9" w14:paraId="138328F9" w14:textId="77777777">
                      <w:pPr>
                        <w:jc w:val="center"/>
                        <w:rPr>
                          <w:sz w:val="16"/>
                          <w:szCs w:val="16"/>
                        </w:rPr>
                      </w:pPr>
                      <w:r>
                        <w:rPr>
                          <w:sz w:val="16"/>
                          <w:szCs w:val="16"/>
                        </w:rPr>
                        <w:t>2</w:t>
                      </w:r>
                    </w:p>
                  </w:txbxContent>
                </v:textbox>
                <w10:wrap anchorx="margin"/>
              </v:oval>
            </w:pict>
          </mc:Fallback>
        </mc:AlternateContent>
      </w:r>
      <w:r>
        <w:rPr>
          <w:b/>
          <w:bCs/>
        </w:rPr>
        <w:t>Authorising</w:t>
      </w:r>
      <w:r w:rsidRPr="00147591">
        <w:rPr>
          <w:b/>
          <w:bCs/>
        </w:rPr>
        <w:t xml:space="preserve"> Type</w:t>
      </w:r>
    </w:p>
    <w:p w:rsidR="00437648" w:rsidP="00967D23" w:rsidRDefault="00493096" w14:paraId="3CA8EEEC" w14:textId="77777777">
      <w:pPr>
        <w:pStyle w:val="ListParagraph"/>
        <w:ind w:left="5"/>
      </w:pPr>
      <w:r>
        <w:t xml:space="preserve">This is either by </w:t>
      </w:r>
      <w:r w:rsidR="00CC7FF1">
        <w:t xml:space="preserve">“radionuclide” or “decay type”.  This allows the addition of </w:t>
      </w:r>
      <w:r w:rsidR="00AA5572">
        <w:t>a radionuclide by decay type rather than</w:t>
      </w:r>
      <w:r w:rsidR="007F7707">
        <w:t xml:space="preserve"> having an individual</w:t>
      </w:r>
      <w:r w:rsidR="00437648">
        <w:t xml:space="preserve"> radionuclide</w:t>
      </w:r>
      <w:r w:rsidR="007F7707">
        <w:t xml:space="preserve"> limit created</w:t>
      </w:r>
      <w:r w:rsidR="00170EFD">
        <w:t xml:space="preserve">.  </w:t>
      </w:r>
    </w:p>
    <w:p w:rsidR="00123FD9" w:rsidP="00123FD9" w:rsidRDefault="00170EFD" w14:paraId="4EF3895A" w14:textId="4F6DF4C5">
      <w:pPr>
        <w:pStyle w:val="ListParagraph"/>
      </w:pPr>
      <w:r>
        <w:t>For example, if</w:t>
      </w:r>
      <w:r w:rsidR="00B55A7D">
        <w:t xml:space="preserve"> a</w:t>
      </w:r>
      <w:r w:rsidR="00431D23">
        <w:t xml:space="preserve"> limit is set for</w:t>
      </w:r>
      <w:r w:rsidR="00B55A7D">
        <w:t xml:space="preserve"> decay type </w:t>
      </w:r>
      <w:r w:rsidR="00541679">
        <w:t>“</w:t>
      </w:r>
      <w:r w:rsidR="00B55A7D">
        <w:t>alphas</w:t>
      </w:r>
      <w:r w:rsidR="00541679">
        <w:t>”</w:t>
      </w:r>
      <w:r w:rsidR="00DF3946">
        <w:t xml:space="preserve">, </w:t>
      </w:r>
      <w:r w:rsidR="00B55A7D">
        <w:t xml:space="preserve">but no specific radionuclides are listed, then </w:t>
      </w:r>
      <w:r w:rsidR="00EB46F9">
        <w:t>adding the radionuclide Americium-241</w:t>
      </w:r>
      <w:r w:rsidR="00DD1D9C">
        <w:t xml:space="preserve"> into inventory is possible</w:t>
      </w:r>
      <w:r w:rsidR="00EB46F9">
        <w:t xml:space="preserve"> as long as it is within the limit cited</w:t>
      </w:r>
      <w:r w:rsidR="0012564F">
        <w:t xml:space="preserve"> by the decay type </w:t>
      </w:r>
      <w:r w:rsidR="00DD1D9C">
        <w:t>alphas.</w:t>
      </w:r>
    </w:p>
    <w:p w:rsidR="00123FD9" w:rsidP="00123FD9" w:rsidRDefault="00123FD9" w14:paraId="6FE91E4E" w14:textId="77777777">
      <w:pPr>
        <w:pStyle w:val="ListParagraph"/>
      </w:pPr>
    </w:p>
    <w:p w:rsidR="00123FD9" w:rsidP="00123FD9" w:rsidRDefault="00123FD9" w14:paraId="5D3C83A8" w14:textId="77777777">
      <w:pPr>
        <w:pStyle w:val="ListParagraph"/>
        <w:rPr>
          <w:b/>
          <w:bCs/>
        </w:rPr>
      </w:pPr>
      <w:r>
        <w:rPr>
          <w:noProof/>
        </w:rPr>
        <mc:AlternateContent>
          <mc:Choice Requires="wps">
            <w:drawing>
              <wp:anchor distT="0" distB="0" distL="114300" distR="114300" simplePos="0" relativeHeight="251658307" behindDoc="0" locked="0" layoutInCell="1" allowOverlap="1" wp14:anchorId="09ACE45E" wp14:editId="48C19036">
                <wp:simplePos x="0" y="0"/>
                <wp:positionH relativeFrom="margin">
                  <wp:posOffset>-240030</wp:posOffset>
                </wp:positionH>
                <wp:positionV relativeFrom="paragraph">
                  <wp:posOffset>10795</wp:posOffset>
                </wp:positionV>
                <wp:extent cx="193675" cy="186055"/>
                <wp:effectExtent l="0" t="0" r="15875" b="23495"/>
                <wp:wrapNone/>
                <wp:docPr id="2048078470" name="Oval 14"/>
                <wp:cNvGraphicFramePr/>
                <a:graphic xmlns:a="http://schemas.openxmlformats.org/drawingml/2006/main">
                  <a:graphicData uri="http://schemas.microsoft.com/office/word/2010/wordprocessingShape">
                    <wps:wsp>
                      <wps:cNvSpPr/>
                      <wps:spPr>
                        <a:xfrm>
                          <a:off x="0" y="0"/>
                          <a:ext cx="193675" cy="18605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Pr="00186FC4" w:rsidR="00123FD9" w:rsidP="00123FD9" w:rsidRDefault="00123FD9" w14:paraId="791F34FA" w14:textId="77777777">
                            <w:pPr>
                              <w:jc w:val="center"/>
                              <w:rPr>
                                <w:sz w:val="16"/>
                                <w:szCs w:val="16"/>
                              </w:rPr>
                            </w:pPr>
                            <w:r>
                              <w:rPr>
                                <w:sz w:val="16"/>
                                <w:szCs w:val="16"/>
                              </w:rPr>
                              <w:t>3</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dec="http://schemas.microsoft.com/office/drawing/2017/decorative" xmlns:a="http://schemas.openxmlformats.org/drawingml/2006/main">
            <w:pict w14:anchorId="589E1CD0">
              <v:oval id="_x0000_s1094" style="position:absolute;margin-left:-18.9pt;margin-top:.85pt;width:15.25pt;height:14.65pt;z-index:251658307;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fillcolor="#4472c4 [3204]" strokecolor="#09101d [484]" strokeweight="1pt" w14:anchorId="09ACE45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">
                <v:stroke joinstyle="miter"/>
                <v:textbox inset="0,0,0,0">
                  <w:txbxContent>
                    <w:p w:rsidRPr="00186FC4" w:rsidR="00123FD9" w:rsidP="00123FD9" w:rsidRDefault="00123FD9" w14:paraId="297C039E" w14:textId="77777777">
                      <w:pPr>
                        <w:jc w:val="center"/>
                        <w:rPr>
                          <w:sz w:val="16"/>
                          <w:szCs w:val="16"/>
                        </w:rPr>
                      </w:pPr>
                      <w:r>
                        <w:rPr>
                          <w:sz w:val="16"/>
                          <w:szCs w:val="16"/>
                        </w:rPr>
                        <w:t>3</w:t>
                      </w:r>
                    </w:p>
                  </w:txbxContent>
                </v:textbox>
                <w10:wrap anchorx="margin"/>
              </v:oval>
            </w:pict>
          </mc:Fallback>
        </mc:AlternateContent>
      </w:r>
      <w:r w:rsidRPr="000A7406">
        <w:rPr>
          <w:b/>
          <w:bCs/>
        </w:rPr>
        <w:t>Radionuclide</w:t>
      </w:r>
    </w:p>
    <w:p w:rsidR="00123FD9" w:rsidP="00123FD9" w:rsidRDefault="00123FD9" w14:paraId="75939E77" w14:textId="411AC6D2">
      <w:pPr>
        <w:pStyle w:val="ListParagraph"/>
      </w:pPr>
      <w:r>
        <w:t xml:space="preserve">This is the </w:t>
      </w:r>
      <w:r w:rsidR="006F3615">
        <w:t>name of the radionuclide</w:t>
      </w:r>
      <w:r w:rsidR="002B1926">
        <w:t xml:space="preserve">.  Note: all radionuclides have been added to the system with their respective </w:t>
      </w:r>
      <w:r w:rsidR="00C64844">
        <w:t>half-lives</w:t>
      </w:r>
      <w:r w:rsidR="002B1926">
        <w:t>.  The</w:t>
      </w:r>
      <w:r w:rsidR="00C64844">
        <w:t>refore based on the inventory added</w:t>
      </w:r>
      <w:r w:rsidR="006A54CE">
        <w:t>, the system will calculate the relevant activity of the radionuclide.</w:t>
      </w:r>
    </w:p>
    <w:p w:rsidRPr="000A7406" w:rsidR="00123FD9" w:rsidP="00123FD9" w:rsidRDefault="00123FD9" w14:paraId="3B3344A6" w14:textId="77777777">
      <w:pPr>
        <w:pStyle w:val="ListParagraph"/>
      </w:pPr>
      <w:r>
        <w:rPr>
          <w:noProof/>
        </w:rPr>
        <mc:AlternateContent>
          <mc:Choice Requires="wps">
            <w:drawing>
              <wp:anchor distT="0" distB="0" distL="114300" distR="114300" simplePos="0" relativeHeight="251658308" behindDoc="0" locked="0" layoutInCell="1" allowOverlap="1" wp14:anchorId="44C64BF2" wp14:editId="065C6513">
                <wp:simplePos x="0" y="0"/>
                <wp:positionH relativeFrom="margin">
                  <wp:posOffset>-260910</wp:posOffset>
                </wp:positionH>
                <wp:positionV relativeFrom="paragraph">
                  <wp:posOffset>242346</wp:posOffset>
                </wp:positionV>
                <wp:extent cx="193675" cy="186055"/>
                <wp:effectExtent l="0" t="0" r="15875" b="23495"/>
                <wp:wrapNone/>
                <wp:docPr id="939764786" name="Oval 14"/>
                <wp:cNvGraphicFramePr/>
                <a:graphic xmlns:a="http://schemas.openxmlformats.org/drawingml/2006/main">
                  <a:graphicData uri="http://schemas.microsoft.com/office/word/2010/wordprocessingShape">
                    <wps:wsp>
                      <wps:cNvSpPr/>
                      <wps:spPr>
                        <a:xfrm>
                          <a:off x="0" y="0"/>
                          <a:ext cx="193675" cy="18605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Pr="00186FC4" w:rsidR="00123FD9" w:rsidP="00123FD9" w:rsidRDefault="00123FD9" w14:paraId="67195C22" w14:textId="77777777">
                            <w:pPr>
                              <w:jc w:val="center"/>
                              <w:rPr>
                                <w:sz w:val="16"/>
                                <w:szCs w:val="16"/>
                              </w:rPr>
                            </w:pPr>
                            <w:r>
                              <w:rPr>
                                <w:sz w:val="16"/>
                                <w:szCs w:val="16"/>
                              </w:rPr>
                              <w:t>4</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dec="http://schemas.microsoft.com/office/drawing/2017/decorative" xmlns:a="http://schemas.openxmlformats.org/drawingml/2006/main">
            <w:pict w14:anchorId="37CB1CC3">
              <v:oval id="_x0000_s1095" style="position:absolute;margin-left:-20.55pt;margin-top:19.1pt;width:15.25pt;height:14.65pt;z-index:2516583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fillcolor="#4472c4 [3204]" strokecolor="#09101d [484]" strokeweight="1pt" w14:anchorId="44C64BF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">
                <v:stroke joinstyle="miter"/>
                <v:textbox inset="0,0,0,0">
                  <w:txbxContent>
                    <w:p w:rsidRPr="00186FC4" w:rsidR="00123FD9" w:rsidP="00123FD9" w:rsidRDefault="00123FD9" w14:paraId="5055DCC4" w14:textId="77777777">
                      <w:pPr>
                        <w:jc w:val="center"/>
                        <w:rPr>
                          <w:sz w:val="16"/>
                          <w:szCs w:val="16"/>
                        </w:rPr>
                      </w:pPr>
                      <w:r>
                        <w:rPr>
                          <w:sz w:val="16"/>
                          <w:szCs w:val="16"/>
                        </w:rPr>
                        <w:t>4</w:t>
                      </w:r>
                    </w:p>
                  </w:txbxContent>
                </v:textbox>
                <w10:wrap anchorx="margin"/>
              </v:oval>
            </w:pict>
          </mc:Fallback>
        </mc:AlternateContent>
      </w:r>
    </w:p>
    <w:p w:rsidR="00123FD9" w:rsidP="00123FD9" w:rsidRDefault="00123FD9" w14:paraId="38DD733D" w14:textId="4A2C2EB9">
      <w:pPr>
        <w:pStyle w:val="ListParagraph"/>
        <w:rPr>
          <w:b/>
          <w:bCs/>
        </w:rPr>
      </w:pPr>
      <w:r>
        <w:rPr>
          <w:b/>
          <w:bCs/>
        </w:rPr>
        <w:t>Authorises RAM</w:t>
      </w:r>
    </w:p>
    <w:p w:rsidR="00123FD9" w:rsidP="00123FD9" w:rsidRDefault="00EB5ACC" w14:paraId="229ACA52" w14:textId="4E2F3493">
      <w:pPr>
        <w:pStyle w:val="ListParagraph"/>
      </w:pPr>
      <w:r>
        <w:t>Select this field</w:t>
      </w:r>
      <w:r w:rsidR="00A3375C">
        <w:t xml:space="preserve"> if the limit to be added will apply to </w:t>
      </w:r>
      <w:r w:rsidR="00436B67">
        <w:t xml:space="preserve">Unsealed Source </w:t>
      </w:r>
      <w:r w:rsidR="00A3375C">
        <w:t>holdings of a radionuclide.</w:t>
      </w:r>
      <w:r w:rsidR="00DD3230">
        <w:t xml:space="preserve">  </w:t>
      </w:r>
      <w:r w:rsidR="00B83F64">
        <w:t>Note: this should not be ticked if the limit doesn’t include Unsealed Sources and is to be applied to Sealed Sources or Waste.</w:t>
      </w:r>
    </w:p>
    <w:p w:rsidR="00663CEC" w:rsidP="3D7CAA9C" w:rsidRDefault="00663CEC" w14:paraId="38766044" w14:textId="77777777">
      <w:pPr>
        <w:pStyle w:val="ListParagraph"/>
      </w:pPr>
    </w:p>
    <w:p w:rsidRPr="00147591" w:rsidR="001D71C1" w:rsidP="001D71C1" w:rsidRDefault="001D71C1" w14:paraId="58D72577" w14:textId="7BB43706">
      <w:pPr>
        <w:pStyle w:val="ListParagraph"/>
        <w:rPr>
          <w:b/>
          <w:bCs/>
        </w:rPr>
      </w:pPr>
      <w:r w:rsidRPr="00147591">
        <w:rPr>
          <w:b/>
          <w:bCs/>
          <w:noProof/>
        </w:rPr>
        <mc:AlternateContent>
          <mc:Choice Requires="wps">
            <w:drawing>
              <wp:anchor distT="0" distB="0" distL="114300" distR="114300" simplePos="0" relativeHeight="251658310" behindDoc="0" locked="0" layoutInCell="1" allowOverlap="1" wp14:anchorId="0813E9E1" wp14:editId="7F0000A0">
                <wp:simplePos x="0" y="0"/>
                <wp:positionH relativeFrom="leftMargin">
                  <wp:posOffset>446405</wp:posOffset>
                </wp:positionH>
                <wp:positionV relativeFrom="paragraph">
                  <wp:posOffset>-7620</wp:posOffset>
                </wp:positionV>
                <wp:extent cx="193675" cy="186055"/>
                <wp:effectExtent l="0" t="0" r="15875" b="23495"/>
                <wp:wrapNone/>
                <wp:docPr id="855417633" name="Oval 14"/>
                <wp:cNvGraphicFramePr/>
                <a:graphic xmlns:a="http://schemas.openxmlformats.org/drawingml/2006/main">
                  <a:graphicData uri="http://schemas.microsoft.com/office/word/2010/wordprocessingShape">
                    <wps:wsp>
                      <wps:cNvSpPr/>
                      <wps:spPr>
                        <a:xfrm>
                          <a:off x="0" y="0"/>
                          <a:ext cx="193675" cy="18605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Pr="00186FC4" w:rsidR="001D71C1" w:rsidP="001D71C1" w:rsidRDefault="0037073A" w14:paraId="3CA1B24F" w14:textId="3189D967">
                            <w:pPr>
                              <w:jc w:val="center"/>
                              <w:rPr>
                                <w:sz w:val="16"/>
                                <w:szCs w:val="16"/>
                              </w:rPr>
                            </w:pPr>
                            <w:r>
                              <w:rPr>
                                <w:sz w:val="16"/>
                                <w:szCs w:val="16"/>
                              </w:rPr>
                              <w:t>5</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dec="http://schemas.microsoft.com/office/drawing/2017/decorative" xmlns:a="http://schemas.openxmlformats.org/drawingml/2006/main">
            <w:pict w14:anchorId="077D17C7">
              <v:oval id="_x0000_s1096" style="position:absolute;margin-left:35.15pt;margin-top:-.6pt;width:15.25pt;height:14.65pt;z-index:251658310;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fillcolor="#4472c4 [3204]" strokecolor="#09101d [484]" strokeweight="1pt" w14:anchorId="0813E9E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">
                <v:stroke joinstyle="miter"/>
                <v:textbox inset="0,0,0,0">
                  <w:txbxContent>
                    <w:p w:rsidRPr="00186FC4" w:rsidR="001D71C1" w:rsidP="001D71C1" w:rsidRDefault="0037073A" w14:paraId="14648C29" w14:textId="3189D967">
                      <w:pPr>
                        <w:jc w:val="center"/>
                        <w:rPr>
                          <w:sz w:val="16"/>
                          <w:szCs w:val="16"/>
                        </w:rPr>
                      </w:pPr>
                      <w:r>
                        <w:rPr>
                          <w:sz w:val="16"/>
                          <w:szCs w:val="16"/>
                        </w:rPr>
                        <w:t>5</w:t>
                      </w:r>
                    </w:p>
                  </w:txbxContent>
                </v:textbox>
                <w10:wrap anchorx="margin"/>
              </v:oval>
            </w:pict>
          </mc:Fallback>
        </mc:AlternateContent>
      </w:r>
      <w:r>
        <w:rPr>
          <w:b/>
          <w:bCs/>
        </w:rPr>
        <w:t>Authoris</w:t>
      </w:r>
      <w:r w:rsidR="00570C63">
        <w:rPr>
          <w:b/>
          <w:bCs/>
        </w:rPr>
        <w:t>es Sealed Sources</w:t>
      </w:r>
    </w:p>
    <w:p w:rsidR="001D71C1" w:rsidP="00A747D5" w:rsidRDefault="005E610A" w14:paraId="37DBE826" w14:textId="349DD45B">
      <w:pPr>
        <w:pStyle w:val="ListParagraph"/>
      </w:pPr>
      <w:r>
        <w:t xml:space="preserve">Select this field if the limit to be added will apply to Sealed Source holdings of a radionuclide.  Note: this should not be ticked if the limit </w:t>
      </w:r>
      <w:r w:rsidR="00115452">
        <w:t xml:space="preserve">doesn’t include Sealed Sources and </w:t>
      </w:r>
      <w:r>
        <w:t xml:space="preserve">is to be applied to </w:t>
      </w:r>
      <w:r w:rsidR="00E55FED">
        <w:t>Uns</w:t>
      </w:r>
      <w:r>
        <w:t xml:space="preserve">ealed Sources or </w:t>
      </w:r>
      <w:r w:rsidR="00115452">
        <w:t>Waste</w:t>
      </w:r>
      <w:r>
        <w:t>.</w:t>
      </w:r>
      <w:r w:rsidR="001D71C1">
        <w:t xml:space="preserve"> </w:t>
      </w:r>
    </w:p>
    <w:p w:rsidR="001D71C1" w:rsidP="001D71C1" w:rsidRDefault="001D71C1" w14:paraId="0A65C749" w14:textId="77777777">
      <w:pPr>
        <w:pStyle w:val="ListParagraph"/>
      </w:pPr>
    </w:p>
    <w:p w:rsidR="001D71C1" w:rsidP="001D71C1" w:rsidRDefault="001D71C1" w14:paraId="7D9AE7F3" w14:textId="2345BF19">
      <w:pPr>
        <w:pStyle w:val="ListParagraph"/>
        <w:rPr>
          <w:b/>
          <w:bCs/>
        </w:rPr>
      </w:pPr>
      <w:r>
        <w:rPr>
          <w:noProof/>
        </w:rPr>
        <mc:AlternateContent>
          <mc:Choice Requires="wps">
            <w:drawing>
              <wp:anchor distT="0" distB="0" distL="114300" distR="114300" simplePos="0" relativeHeight="251658311" behindDoc="0" locked="0" layoutInCell="1" allowOverlap="1" wp14:anchorId="3E24FA8D" wp14:editId="2BACD9F3">
                <wp:simplePos x="0" y="0"/>
                <wp:positionH relativeFrom="margin">
                  <wp:posOffset>-240030</wp:posOffset>
                </wp:positionH>
                <wp:positionV relativeFrom="paragraph">
                  <wp:posOffset>10795</wp:posOffset>
                </wp:positionV>
                <wp:extent cx="193675" cy="186055"/>
                <wp:effectExtent l="0" t="0" r="15875" b="23495"/>
                <wp:wrapNone/>
                <wp:docPr id="1238982087" name="Oval 14"/>
                <wp:cNvGraphicFramePr/>
                <a:graphic xmlns:a="http://schemas.openxmlformats.org/drawingml/2006/main">
                  <a:graphicData uri="http://schemas.microsoft.com/office/word/2010/wordprocessingShape">
                    <wps:wsp>
                      <wps:cNvSpPr/>
                      <wps:spPr>
                        <a:xfrm>
                          <a:off x="0" y="0"/>
                          <a:ext cx="193675" cy="18605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Pr="00186FC4" w:rsidR="001D71C1" w:rsidP="001D71C1" w:rsidRDefault="0037073A" w14:paraId="63289960" w14:textId="36D7B057">
                            <w:pPr>
                              <w:jc w:val="center"/>
                              <w:rPr>
                                <w:sz w:val="16"/>
                                <w:szCs w:val="16"/>
                              </w:rPr>
                            </w:pPr>
                            <w:r>
                              <w:rPr>
                                <w:sz w:val="16"/>
                                <w:szCs w:val="16"/>
                              </w:rPr>
                              <w:t>6</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dec="http://schemas.microsoft.com/office/drawing/2017/decorative" xmlns:a="http://schemas.openxmlformats.org/drawingml/2006/main">
            <w:pict w14:anchorId="37AB4F3A">
              <v:oval id="_x0000_s1097" style="position:absolute;margin-left:-18.9pt;margin-top:.85pt;width:15.25pt;height:14.65pt;z-index:25165831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fillcolor="#4472c4 [3204]" strokecolor="#09101d [484]" strokeweight="1pt" w14:anchorId="3E24FA8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">
                <v:stroke joinstyle="miter"/>
                <v:textbox inset="0,0,0,0">
                  <w:txbxContent>
                    <w:p w:rsidRPr="00186FC4" w:rsidR="001D71C1" w:rsidP="001D71C1" w:rsidRDefault="0037073A" w14:paraId="5D9A48CF" w14:textId="36D7B057">
                      <w:pPr>
                        <w:jc w:val="center"/>
                        <w:rPr>
                          <w:sz w:val="16"/>
                          <w:szCs w:val="16"/>
                        </w:rPr>
                      </w:pPr>
                      <w:r>
                        <w:rPr>
                          <w:sz w:val="16"/>
                          <w:szCs w:val="16"/>
                        </w:rPr>
                        <w:t>6</w:t>
                      </w:r>
                    </w:p>
                  </w:txbxContent>
                </v:textbox>
                <w10:wrap anchorx="margin"/>
              </v:oval>
            </w:pict>
          </mc:Fallback>
        </mc:AlternateContent>
      </w:r>
      <w:r w:rsidR="00570C63">
        <w:rPr>
          <w:b/>
          <w:bCs/>
        </w:rPr>
        <w:t>Authoris</w:t>
      </w:r>
      <w:r w:rsidRPr="000A7406">
        <w:rPr>
          <w:b/>
          <w:bCs/>
        </w:rPr>
        <w:t>e</w:t>
      </w:r>
      <w:r w:rsidR="00022605">
        <w:rPr>
          <w:b/>
          <w:bCs/>
        </w:rPr>
        <w:t>s Waste</w:t>
      </w:r>
    </w:p>
    <w:p w:rsidR="001D71C1" w:rsidP="001D71C1" w:rsidRDefault="005E610A" w14:paraId="3AC14A77" w14:textId="742964BC">
      <w:pPr>
        <w:pStyle w:val="ListParagraph"/>
      </w:pPr>
      <w:r>
        <w:t xml:space="preserve">Select this field if the limit to be added will apply to </w:t>
      </w:r>
      <w:r w:rsidR="00B83F64">
        <w:t>Waste holding</w:t>
      </w:r>
      <w:r w:rsidR="00320FDE">
        <w:t>s and Waste disposals</w:t>
      </w:r>
      <w:r w:rsidR="00A85A56">
        <w:t xml:space="preserve"> </w:t>
      </w:r>
      <w:r>
        <w:t xml:space="preserve">of a radionuclide.  Note: this should not be ticked if the limit is to be applied to </w:t>
      </w:r>
      <w:r w:rsidR="00A85A56">
        <w:t>holdings of Sealed or Unsealed Sources</w:t>
      </w:r>
      <w:r w:rsidR="00FD6589">
        <w:t>.</w:t>
      </w:r>
    </w:p>
    <w:p w:rsidRPr="000A7406" w:rsidR="001D71C1" w:rsidP="001D71C1" w:rsidRDefault="001D71C1" w14:paraId="2452945E" w14:textId="77777777">
      <w:pPr>
        <w:pStyle w:val="ListParagraph"/>
      </w:pPr>
      <w:r>
        <w:rPr>
          <w:noProof/>
        </w:rPr>
        <mc:AlternateContent>
          <mc:Choice Requires="wps">
            <w:drawing>
              <wp:anchor distT="0" distB="0" distL="114300" distR="114300" simplePos="0" relativeHeight="251658312" behindDoc="0" locked="0" layoutInCell="1" allowOverlap="1" wp14:anchorId="21321A3E" wp14:editId="1A2583A2">
                <wp:simplePos x="0" y="0"/>
                <wp:positionH relativeFrom="margin">
                  <wp:posOffset>-260910</wp:posOffset>
                </wp:positionH>
                <wp:positionV relativeFrom="paragraph">
                  <wp:posOffset>242346</wp:posOffset>
                </wp:positionV>
                <wp:extent cx="193675" cy="186055"/>
                <wp:effectExtent l="0" t="0" r="15875" b="23495"/>
                <wp:wrapNone/>
                <wp:docPr id="1677262444" name="Oval 14"/>
                <wp:cNvGraphicFramePr/>
                <a:graphic xmlns:a="http://schemas.openxmlformats.org/drawingml/2006/main">
                  <a:graphicData uri="http://schemas.microsoft.com/office/word/2010/wordprocessingShape">
                    <wps:wsp>
                      <wps:cNvSpPr/>
                      <wps:spPr>
                        <a:xfrm>
                          <a:off x="0" y="0"/>
                          <a:ext cx="193675" cy="18605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Pr="00186FC4" w:rsidR="001D71C1" w:rsidP="001D71C1" w:rsidRDefault="0037073A" w14:paraId="7EBAF23F" w14:textId="68834272">
                            <w:pPr>
                              <w:jc w:val="center"/>
                              <w:rPr>
                                <w:sz w:val="16"/>
                                <w:szCs w:val="16"/>
                              </w:rPr>
                            </w:pPr>
                            <w:r>
                              <w:rPr>
                                <w:sz w:val="16"/>
                                <w:szCs w:val="16"/>
                              </w:rPr>
                              <w:t>7</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dec="http://schemas.microsoft.com/office/drawing/2017/decorative" xmlns:a="http://schemas.openxmlformats.org/drawingml/2006/main">
            <w:pict w14:anchorId="40D82202">
              <v:oval id="_x0000_s1098" style="position:absolute;margin-left:-20.55pt;margin-top:19.1pt;width:15.25pt;height:14.65pt;z-index:251658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fillcolor="#4472c4 [3204]" strokecolor="#09101d [484]" strokeweight="1pt" w14:anchorId="21321A3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">
                <v:stroke joinstyle="miter"/>
                <v:textbox inset="0,0,0,0">
                  <w:txbxContent>
                    <w:p w:rsidRPr="00186FC4" w:rsidR="001D71C1" w:rsidP="001D71C1" w:rsidRDefault="0037073A" w14:paraId="1F87031A" w14:textId="68834272">
                      <w:pPr>
                        <w:jc w:val="center"/>
                        <w:rPr>
                          <w:sz w:val="16"/>
                          <w:szCs w:val="16"/>
                        </w:rPr>
                      </w:pPr>
                      <w:r>
                        <w:rPr>
                          <w:sz w:val="16"/>
                          <w:szCs w:val="16"/>
                        </w:rPr>
                        <w:t>7</w:t>
                      </w:r>
                    </w:p>
                  </w:txbxContent>
                </v:textbox>
                <w10:wrap anchorx="margin"/>
              </v:oval>
            </w:pict>
          </mc:Fallback>
        </mc:AlternateContent>
      </w:r>
    </w:p>
    <w:p w:rsidR="001D71C1" w:rsidP="001D71C1" w:rsidRDefault="00022605" w14:paraId="0F12AB86" w14:textId="232AEAA2">
      <w:pPr>
        <w:pStyle w:val="ListParagraph"/>
        <w:rPr>
          <w:b/>
          <w:bCs/>
        </w:rPr>
      </w:pPr>
      <w:r>
        <w:rPr>
          <w:b/>
          <w:bCs/>
        </w:rPr>
        <w:t>Waste Type</w:t>
      </w:r>
    </w:p>
    <w:p w:rsidR="00375192" w:rsidP="001D71C1" w:rsidRDefault="0082516B" w14:paraId="589387F7" w14:textId="3A835045">
      <w:pPr>
        <w:pStyle w:val="ListParagraph"/>
      </w:pPr>
      <w:r>
        <w:t xml:space="preserve">If the </w:t>
      </w:r>
      <w:r w:rsidR="00601B86">
        <w:t xml:space="preserve">“Authorises Waste” </w:t>
      </w:r>
      <w:r w:rsidR="00BA4FC6">
        <w:t>field as above is ticked</w:t>
      </w:r>
      <w:r w:rsidR="00907794">
        <w:t xml:space="preserve">, the drop down for Waste Type will allow </w:t>
      </w:r>
      <w:r w:rsidR="002B644E">
        <w:t>selection</w:t>
      </w:r>
      <w:r w:rsidR="00D94267">
        <w:t xml:space="preserve"> of waste streams as below.  Note: if a waste stream is not selected, then the limits put in will apply across all waste streams.</w:t>
      </w:r>
    </w:p>
    <w:p w:rsidR="001D71C1" w:rsidP="001D71C1" w:rsidRDefault="00375192" w14:paraId="5A4AF132" w14:textId="35655187">
      <w:pPr>
        <w:pStyle w:val="ListParagraph"/>
      </w:pPr>
      <w:r>
        <w:rPr>
          <w:noProof/>
        </w:rPr>
        <w:drawing>
          <wp:inline distT="0" distB="0" distL="0" distR="0" wp14:anchorId="0AF57BBE" wp14:editId="61CB354C">
            <wp:extent cx="3562376" cy="1385898"/>
            <wp:effectExtent l="0" t="0" r="0" b="5080"/>
            <wp:docPr id="3467910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791092" name="Picture 1" descr="A screenshot of a computer&#10;&#10;AI-generated content may be incorrect."/>
                    <pic:cNvPicPr/>
                  </pic:nvPicPr>
                  <pic:blipFill>
                    <a:blip r:embed="rId39"/>
                    <a:stretch>
                      <a:fillRect/>
                    </a:stretch>
                  </pic:blipFill>
                  <pic:spPr>
                    <a:xfrm>
                      <a:off x="0" y="0"/>
                      <a:ext cx="3562376" cy="1385898"/>
                    </a:xfrm>
                    <a:prstGeom prst="rect">
                      <a:avLst/>
                    </a:prstGeom>
                  </pic:spPr>
                </pic:pic>
              </a:graphicData>
            </a:graphic>
          </wp:inline>
        </w:drawing>
      </w:r>
      <w:r w:rsidRPr="0010505D" w:rsidR="001D71C1">
        <w:t xml:space="preserve"> </w:t>
      </w:r>
    </w:p>
    <w:p w:rsidR="001D71C1" w:rsidP="3D7CAA9C" w:rsidRDefault="001D71C1" w14:paraId="25C1F7EF" w14:textId="77777777">
      <w:pPr>
        <w:pStyle w:val="ListParagraph"/>
      </w:pPr>
    </w:p>
    <w:p w:rsidRPr="00147591" w:rsidR="00022605" w:rsidP="0050146E" w:rsidRDefault="00022605" w14:paraId="45F8638C" w14:textId="73382CD5">
      <w:pPr>
        <w:pStyle w:val="ListParagraph"/>
        <w:tabs>
          <w:tab w:val="center" w:pos="4890"/>
        </w:tabs>
        <w:rPr>
          <w:b/>
          <w:bCs/>
        </w:rPr>
      </w:pPr>
      <w:r w:rsidRPr="00147591">
        <w:rPr>
          <w:b/>
          <w:bCs/>
          <w:noProof/>
        </w:rPr>
        <mc:AlternateContent>
          <mc:Choice Requires="wps">
            <w:drawing>
              <wp:anchor distT="0" distB="0" distL="114300" distR="114300" simplePos="0" relativeHeight="251658313" behindDoc="0" locked="0" layoutInCell="1" allowOverlap="1" wp14:anchorId="2B01AA56" wp14:editId="79F07EEE">
                <wp:simplePos x="0" y="0"/>
                <wp:positionH relativeFrom="leftMargin">
                  <wp:posOffset>446405</wp:posOffset>
                </wp:positionH>
                <wp:positionV relativeFrom="paragraph">
                  <wp:posOffset>-7620</wp:posOffset>
                </wp:positionV>
                <wp:extent cx="193675" cy="186055"/>
                <wp:effectExtent l="0" t="0" r="15875" b="23495"/>
                <wp:wrapNone/>
                <wp:docPr id="1987902886" name="Oval 14"/>
                <wp:cNvGraphicFramePr/>
                <a:graphic xmlns:a="http://schemas.openxmlformats.org/drawingml/2006/main">
                  <a:graphicData uri="http://schemas.microsoft.com/office/word/2010/wordprocessingShape">
                    <wps:wsp>
                      <wps:cNvSpPr/>
                      <wps:spPr>
                        <a:xfrm>
                          <a:off x="0" y="0"/>
                          <a:ext cx="193675" cy="18605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Pr="00186FC4" w:rsidR="00022605" w:rsidP="00022605" w:rsidRDefault="00B65A11" w14:paraId="7291D3FA" w14:textId="44809F4A">
                            <w:pPr>
                              <w:jc w:val="center"/>
                              <w:rPr>
                                <w:sz w:val="16"/>
                                <w:szCs w:val="16"/>
                              </w:rPr>
                            </w:pPr>
                            <w:r>
                              <w:rPr>
                                <w:sz w:val="16"/>
                                <w:szCs w:val="16"/>
                              </w:rPr>
                              <w:t>8</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dec="http://schemas.microsoft.com/office/drawing/2017/decorative" xmlns:a="http://schemas.openxmlformats.org/drawingml/2006/main">
            <w:pict w14:anchorId="0043B80F">
              <v:oval id="_x0000_s1099" style="position:absolute;margin-left:35.15pt;margin-top:-.6pt;width:15.25pt;height:14.65pt;z-index:251658313;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fillcolor="#4472c4 [3204]" strokecolor="#09101d [484]" strokeweight="1pt" w14:anchorId="2B01AA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">
                <v:stroke joinstyle="miter"/>
                <v:textbox inset="0,0,0,0">
                  <w:txbxContent>
                    <w:p w:rsidRPr="00186FC4" w:rsidR="00022605" w:rsidP="00022605" w:rsidRDefault="00B65A11" w14:paraId="5FCB5F43" w14:textId="44809F4A">
                      <w:pPr>
                        <w:jc w:val="center"/>
                        <w:rPr>
                          <w:sz w:val="16"/>
                          <w:szCs w:val="16"/>
                        </w:rPr>
                      </w:pPr>
                      <w:r>
                        <w:rPr>
                          <w:sz w:val="16"/>
                          <w:szCs w:val="16"/>
                        </w:rPr>
                        <w:t>8</w:t>
                      </w:r>
                    </w:p>
                  </w:txbxContent>
                </v:textbox>
                <w10:wrap anchorx="margin"/>
              </v:oval>
            </w:pict>
          </mc:Fallback>
        </mc:AlternateContent>
      </w:r>
      <w:r w:rsidR="0044078A">
        <w:rPr>
          <w:b/>
          <w:bCs/>
        </w:rPr>
        <w:t>Experiment Limit</w:t>
      </w:r>
      <w:r w:rsidR="0050146E">
        <w:rPr>
          <w:b/>
          <w:bCs/>
        </w:rPr>
        <w:tab/>
      </w:r>
    </w:p>
    <w:p w:rsidR="00022605" w:rsidP="00022605" w:rsidRDefault="004F24B6" w14:paraId="6DC5052A" w14:textId="035A4647">
      <w:pPr>
        <w:pStyle w:val="ListParagraph"/>
      </w:pPr>
      <w:r>
        <w:t>Currently this is not used</w:t>
      </w:r>
      <w:r w:rsidR="00812E42">
        <w:t xml:space="preserve"> and is for information only.</w:t>
      </w:r>
    </w:p>
    <w:p w:rsidR="00812E42" w:rsidP="00022605" w:rsidRDefault="00812E42" w14:paraId="796CD684" w14:textId="77777777">
      <w:pPr>
        <w:pStyle w:val="ListParagraph"/>
      </w:pPr>
    </w:p>
    <w:p w:rsidR="00022605" w:rsidP="00022605" w:rsidRDefault="00022605" w14:paraId="3A640ADA" w14:textId="643129F4">
      <w:pPr>
        <w:pStyle w:val="ListParagraph"/>
        <w:rPr>
          <w:b/>
          <w:bCs/>
        </w:rPr>
      </w:pPr>
      <w:r>
        <w:rPr>
          <w:noProof/>
        </w:rPr>
        <mc:AlternateContent>
          <mc:Choice Requires="wps">
            <w:drawing>
              <wp:anchor distT="0" distB="0" distL="114300" distR="114300" simplePos="0" relativeHeight="251658314" behindDoc="0" locked="0" layoutInCell="1" allowOverlap="1" wp14:anchorId="1A425A90" wp14:editId="7E990194">
                <wp:simplePos x="0" y="0"/>
                <wp:positionH relativeFrom="margin">
                  <wp:posOffset>-240030</wp:posOffset>
                </wp:positionH>
                <wp:positionV relativeFrom="paragraph">
                  <wp:posOffset>10795</wp:posOffset>
                </wp:positionV>
                <wp:extent cx="193675" cy="186055"/>
                <wp:effectExtent l="0" t="0" r="15875" b="23495"/>
                <wp:wrapNone/>
                <wp:docPr id="1781612744" name="Oval 14"/>
                <wp:cNvGraphicFramePr/>
                <a:graphic xmlns:a="http://schemas.openxmlformats.org/drawingml/2006/main">
                  <a:graphicData uri="http://schemas.microsoft.com/office/word/2010/wordprocessingShape">
                    <wps:wsp>
                      <wps:cNvSpPr/>
                      <wps:spPr>
                        <a:xfrm>
                          <a:off x="0" y="0"/>
                          <a:ext cx="193675" cy="18605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Pr="00186FC4" w:rsidR="00022605" w:rsidP="00022605" w:rsidRDefault="00B65A11" w14:paraId="00B227A1" w14:textId="5EB83EF0">
                            <w:pPr>
                              <w:jc w:val="center"/>
                              <w:rPr>
                                <w:sz w:val="16"/>
                                <w:szCs w:val="16"/>
                              </w:rPr>
                            </w:pPr>
                            <w:r>
                              <w:rPr>
                                <w:sz w:val="16"/>
                                <w:szCs w:val="16"/>
                              </w:rPr>
                              <w:t>9</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dec="http://schemas.microsoft.com/office/drawing/2017/decorative" xmlns:a="http://schemas.openxmlformats.org/drawingml/2006/main">
            <w:pict w14:anchorId="31CF1AE9">
              <v:oval id="_x0000_s1100" style="position:absolute;margin-left:-18.9pt;margin-top:.85pt;width:15.25pt;height:14.65pt;z-index:25165831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fillcolor="#4472c4 [3204]" strokecolor="#09101d [484]" strokeweight="1pt" w14:anchorId="1A425A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">
                <v:stroke joinstyle="miter"/>
                <v:textbox inset="0,0,0,0">
                  <w:txbxContent>
                    <w:p w:rsidRPr="00186FC4" w:rsidR="00022605" w:rsidP="00022605" w:rsidRDefault="00B65A11" w14:paraId="1391D46B" w14:textId="5EB83EF0">
                      <w:pPr>
                        <w:jc w:val="center"/>
                        <w:rPr>
                          <w:sz w:val="16"/>
                          <w:szCs w:val="16"/>
                        </w:rPr>
                      </w:pPr>
                      <w:r>
                        <w:rPr>
                          <w:sz w:val="16"/>
                          <w:szCs w:val="16"/>
                        </w:rPr>
                        <w:t>9</w:t>
                      </w:r>
                    </w:p>
                  </w:txbxContent>
                </v:textbox>
                <w10:wrap anchorx="margin"/>
              </v:oval>
            </w:pict>
          </mc:Fallback>
        </mc:AlternateContent>
      </w:r>
      <w:r w:rsidR="009B58A7">
        <w:rPr>
          <w:b/>
          <w:bCs/>
        </w:rPr>
        <w:t>Vial Activity Limit</w:t>
      </w:r>
    </w:p>
    <w:p w:rsidR="00022605" w:rsidP="00022605" w:rsidRDefault="00022605" w14:paraId="2B012AEF" w14:textId="66B00747">
      <w:pPr>
        <w:pStyle w:val="ListParagraph"/>
      </w:pPr>
      <w:r>
        <w:t xml:space="preserve">This </w:t>
      </w:r>
      <w:r w:rsidR="007E1526">
        <w:t xml:space="preserve">is the maximum value for each </w:t>
      </w:r>
      <w:r w:rsidR="00A24BE1">
        <w:t>inventory stock.</w:t>
      </w:r>
    </w:p>
    <w:p w:rsidRPr="000A7406" w:rsidR="00022605" w:rsidP="00022605" w:rsidRDefault="00022605" w14:paraId="66D8CF37" w14:textId="77777777">
      <w:pPr>
        <w:pStyle w:val="ListParagraph"/>
      </w:pPr>
      <w:r>
        <w:rPr>
          <w:noProof/>
        </w:rPr>
        <mc:AlternateContent>
          <mc:Choice Requires="wps">
            <w:drawing>
              <wp:anchor distT="0" distB="0" distL="114300" distR="114300" simplePos="0" relativeHeight="251658315" behindDoc="0" locked="0" layoutInCell="1" allowOverlap="1" wp14:anchorId="4EDE7E9B" wp14:editId="48ABD341">
                <wp:simplePos x="0" y="0"/>
                <wp:positionH relativeFrom="margin">
                  <wp:posOffset>-260910</wp:posOffset>
                </wp:positionH>
                <wp:positionV relativeFrom="paragraph">
                  <wp:posOffset>242346</wp:posOffset>
                </wp:positionV>
                <wp:extent cx="193675" cy="186055"/>
                <wp:effectExtent l="0" t="0" r="15875" b="23495"/>
                <wp:wrapNone/>
                <wp:docPr id="1408440159" name="Oval 14"/>
                <wp:cNvGraphicFramePr/>
                <a:graphic xmlns:a="http://schemas.openxmlformats.org/drawingml/2006/main">
                  <a:graphicData uri="http://schemas.microsoft.com/office/word/2010/wordprocessingShape">
                    <wps:wsp>
                      <wps:cNvSpPr/>
                      <wps:spPr>
                        <a:xfrm>
                          <a:off x="0" y="0"/>
                          <a:ext cx="193675" cy="18605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Pr="00186FC4" w:rsidR="00022605" w:rsidP="00022605" w:rsidRDefault="00B65A11" w14:paraId="18C1503A" w14:textId="014B15B8">
                            <w:pPr>
                              <w:jc w:val="center"/>
                              <w:rPr>
                                <w:sz w:val="16"/>
                                <w:szCs w:val="16"/>
                              </w:rPr>
                            </w:pPr>
                            <w:r>
                              <w:rPr>
                                <w:sz w:val="16"/>
                                <w:szCs w:val="16"/>
                              </w:rPr>
                              <w:t>10</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dec="http://schemas.microsoft.com/office/drawing/2017/decorative" xmlns:a="http://schemas.openxmlformats.org/drawingml/2006/main">
            <w:pict w14:anchorId="6F9462C9">
              <v:oval id="_x0000_s1101" style="position:absolute;margin-left:-20.55pt;margin-top:19.1pt;width:15.25pt;height:14.65pt;z-index:25165831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fillcolor="#4472c4 [3204]" strokecolor="#09101d [484]" strokeweight="1pt" w14:anchorId="4EDE7E9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">
                <v:stroke joinstyle="miter"/>
                <v:textbox inset="0,0,0,0">
                  <w:txbxContent>
                    <w:p w:rsidRPr="00186FC4" w:rsidR="00022605" w:rsidP="00022605" w:rsidRDefault="00B65A11" w14:paraId="0FA5DB3D" w14:textId="014B15B8">
                      <w:pPr>
                        <w:jc w:val="center"/>
                        <w:rPr>
                          <w:sz w:val="16"/>
                          <w:szCs w:val="16"/>
                        </w:rPr>
                      </w:pPr>
                      <w:r>
                        <w:rPr>
                          <w:sz w:val="16"/>
                          <w:szCs w:val="16"/>
                        </w:rPr>
                        <w:t>10</w:t>
                      </w:r>
                    </w:p>
                  </w:txbxContent>
                </v:textbox>
                <w10:wrap anchorx="margin"/>
              </v:oval>
            </w:pict>
          </mc:Fallback>
        </mc:AlternateContent>
      </w:r>
    </w:p>
    <w:p w:rsidR="00022605" w:rsidP="00022605" w:rsidRDefault="009B58A7" w14:paraId="26925A42" w14:textId="78E44642">
      <w:pPr>
        <w:pStyle w:val="ListParagraph"/>
        <w:rPr>
          <w:b/>
          <w:bCs/>
        </w:rPr>
      </w:pPr>
      <w:r>
        <w:rPr>
          <w:b/>
          <w:bCs/>
        </w:rPr>
        <w:t>Possession Limit</w:t>
      </w:r>
    </w:p>
    <w:p w:rsidR="00022605" w:rsidP="00022605" w:rsidRDefault="00022605" w14:paraId="579D5152" w14:textId="409C8AEA">
      <w:pPr>
        <w:pStyle w:val="ListParagraph"/>
      </w:pPr>
      <w:r w:rsidRPr="0010505D">
        <w:t xml:space="preserve">This </w:t>
      </w:r>
      <w:r w:rsidR="00A921DD">
        <w:t xml:space="preserve">is the maximum value for possession of </w:t>
      </w:r>
      <w:r w:rsidR="002308E6">
        <w:t xml:space="preserve">holdings of </w:t>
      </w:r>
      <w:r w:rsidR="00A921DD">
        <w:t>a given radionuclide</w:t>
      </w:r>
      <w:r w:rsidR="0060637F">
        <w:t xml:space="preserve"> across all sites on a Department Limit</w:t>
      </w:r>
      <w:r w:rsidR="00C3207F">
        <w:t xml:space="preserve"> profile.</w:t>
      </w:r>
    </w:p>
    <w:p w:rsidR="00022605" w:rsidP="00022605" w:rsidRDefault="00022605" w14:paraId="49458B3C" w14:textId="77777777">
      <w:pPr>
        <w:pStyle w:val="ListParagraph"/>
      </w:pPr>
    </w:p>
    <w:p w:rsidRPr="00147591" w:rsidR="00022605" w:rsidP="00022605" w:rsidRDefault="00022605" w14:paraId="0BFB4B7A" w14:textId="64D39289">
      <w:pPr>
        <w:pStyle w:val="ListParagraph"/>
        <w:rPr>
          <w:b/>
          <w:bCs/>
        </w:rPr>
      </w:pPr>
      <w:r w:rsidRPr="00147591">
        <w:rPr>
          <w:b/>
          <w:bCs/>
          <w:noProof/>
        </w:rPr>
        <mc:AlternateContent>
          <mc:Choice Requires="wps">
            <w:drawing>
              <wp:anchor distT="0" distB="0" distL="114300" distR="114300" simplePos="0" relativeHeight="251658316" behindDoc="0" locked="0" layoutInCell="1" allowOverlap="1" wp14:anchorId="02D44161" wp14:editId="23DCD4C5">
                <wp:simplePos x="0" y="0"/>
                <wp:positionH relativeFrom="leftMargin">
                  <wp:posOffset>446405</wp:posOffset>
                </wp:positionH>
                <wp:positionV relativeFrom="paragraph">
                  <wp:posOffset>-7620</wp:posOffset>
                </wp:positionV>
                <wp:extent cx="193675" cy="186055"/>
                <wp:effectExtent l="0" t="0" r="15875" b="23495"/>
                <wp:wrapNone/>
                <wp:docPr id="139790195" name="Oval 14"/>
                <wp:cNvGraphicFramePr/>
                <a:graphic xmlns:a="http://schemas.openxmlformats.org/drawingml/2006/main">
                  <a:graphicData uri="http://schemas.microsoft.com/office/word/2010/wordprocessingShape">
                    <wps:wsp>
                      <wps:cNvSpPr/>
                      <wps:spPr>
                        <a:xfrm>
                          <a:off x="0" y="0"/>
                          <a:ext cx="193675" cy="18605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Pr="00186FC4" w:rsidR="00022605" w:rsidP="00022605" w:rsidRDefault="00B65A11" w14:paraId="79EF89FD" w14:textId="0D7B96BB">
                            <w:pPr>
                              <w:jc w:val="center"/>
                              <w:rPr>
                                <w:sz w:val="16"/>
                                <w:szCs w:val="16"/>
                              </w:rPr>
                            </w:pPr>
                            <w:r>
                              <w:rPr>
                                <w:sz w:val="16"/>
                                <w:szCs w:val="16"/>
                              </w:rPr>
                              <w:t>11</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dec="http://schemas.microsoft.com/office/drawing/2017/decorative" xmlns:a="http://schemas.openxmlformats.org/drawingml/2006/main">
            <w:pict w14:anchorId="02A54160">
              <v:oval id="_x0000_s1102" style="position:absolute;margin-left:35.15pt;margin-top:-.6pt;width:15.25pt;height:14.65pt;z-index:251658316;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fillcolor="#4472c4 [3204]" strokecolor="#09101d [484]" strokeweight="1pt" w14:anchorId="02D441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">
                <v:stroke joinstyle="miter"/>
                <v:textbox inset="0,0,0,0">
                  <w:txbxContent>
                    <w:p w:rsidRPr="00186FC4" w:rsidR="00022605" w:rsidP="00022605" w:rsidRDefault="00B65A11" w14:paraId="1D7208FC" w14:textId="0D7B96BB">
                      <w:pPr>
                        <w:jc w:val="center"/>
                        <w:rPr>
                          <w:sz w:val="16"/>
                          <w:szCs w:val="16"/>
                        </w:rPr>
                      </w:pPr>
                      <w:r>
                        <w:rPr>
                          <w:sz w:val="16"/>
                          <w:szCs w:val="16"/>
                        </w:rPr>
                        <w:t>11</w:t>
                      </w:r>
                    </w:p>
                  </w:txbxContent>
                </v:textbox>
                <w10:wrap anchorx="margin"/>
              </v:oval>
            </w:pict>
          </mc:Fallback>
        </mc:AlternateContent>
      </w:r>
      <w:r w:rsidR="009B58A7">
        <w:rPr>
          <w:b/>
          <w:bCs/>
        </w:rPr>
        <w:t>Site Limit</w:t>
      </w:r>
    </w:p>
    <w:p w:rsidR="00022605" w:rsidP="00022605" w:rsidRDefault="00022605" w14:paraId="428B3028" w14:textId="0737B55F">
      <w:pPr>
        <w:pStyle w:val="ListParagraph"/>
      </w:pPr>
      <w:r>
        <w:t xml:space="preserve">This </w:t>
      </w:r>
      <w:r w:rsidR="00A921DD">
        <w:t>is the maximum value for possession</w:t>
      </w:r>
      <w:r w:rsidR="006E3643">
        <w:t xml:space="preserve"> of a radionuclide</w:t>
      </w:r>
      <w:r w:rsidR="00B12AD2">
        <w:t xml:space="preserve"> per site on the Department limit. i.e. a limit for each lab</w:t>
      </w:r>
      <w:r w:rsidR="0060637F">
        <w:t xml:space="preserve"> and waste store.</w:t>
      </w:r>
    </w:p>
    <w:p w:rsidR="00022605" w:rsidP="00022605" w:rsidRDefault="00022605" w14:paraId="0EB39693" w14:textId="77777777">
      <w:pPr>
        <w:pStyle w:val="ListParagraph"/>
      </w:pPr>
    </w:p>
    <w:p w:rsidR="00022605" w:rsidP="00022605" w:rsidRDefault="00022605" w14:paraId="1AA444DF" w14:textId="0EB8A655">
      <w:pPr>
        <w:pStyle w:val="ListParagraph"/>
        <w:rPr>
          <w:b/>
          <w:bCs/>
        </w:rPr>
      </w:pPr>
      <w:r>
        <w:rPr>
          <w:noProof/>
        </w:rPr>
        <mc:AlternateContent>
          <mc:Choice Requires="wps">
            <w:drawing>
              <wp:anchor distT="0" distB="0" distL="114300" distR="114300" simplePos="0" relativeHeight="251658317" behindDoc="0" locked="0" layoutInCell="1" allowOverlap="1" wp14:anchorId="69DB5BB0" wp14:editId="1F5962C7">
                <wp:simplePos x="0" y="0"/>
                <wp:positionH relativeFrom="margin">
                  <wp:posOffset>-240030</wp:posOffset>
                </wp:positionH>
                <wp:positionV relativeFrom="paragraph">
                  <wp:posOffset>10795</wp:posOffset>
                </wp:positionV>
                <wp:extent cx="193675" cy="186055"/>
                <wp:effectExtent l="0" t="0" r="15875" b="23495"/>
                <wp:wrapNone/>
                <wp:docPr id="1739534662" name="Oval 14"/>
                <wp:cNvGraphicFramePr/>
                <a:graphic xmlns:a="http://schemas.openxmlformats.org/drawingml/2006/main">
                  <a:graphicData uri="http://schemas.microsoft.com/office/word/2010/wordprocessingShape">
                    <wps:wsp>
                      <wps:cNvSpPr/>
                      <wps:spPr>
                        <a:xfrm>
                          <a:off x="0" y="0"/>
                          <a:ext cx="193675" cy="18605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Pr="00186FC4" w:rsidR="00022605" w:rsidP="00022605" w:rsidRDefault="00B65A11" w14:paraId="57613ED5" w14:textId="5B5BB50D">
                            <w:pPr>
                              <w:jc w:val="center"/>
                              <w:rPr>
                                <w:sz w:val="16"/>
                                <w:szCs w:val="16"/>
                              </w:rPr>
                            </w:pPr>
                            <w:r>
                              <w:rPr>
                                <w:sz w:val="16"/>
                                <w:szCs w:val="16"/>
                              </w:rPr>
                              <w:t>12</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dec="http://schemas.microsoft.com/office/drawing/2017/decorative" xmlns:a="http://schemas.openxmlformats.org/drawingml/2006/main">
            <w:pict w14:anchorId="72FE6F32">
              <v:oval id="_x0000_s1103" style="position:absolute;margin-left:-18.9pt;margin-top:.85pt;width:15.25pt;height:14.65pt;z-index:251658317;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fillcolor="#4472c4 [3204]" strokecolor="#09101d [484]" strokeweight="1pt" w14:anchorId="69DB5BB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">
                <v:stroke joinstyle="miter"/>
                <v:textbox inset="0,0,0,0">
                  <w:txbxContent>
                    <w:p w:rsidRPr="00186FC4" w:rsidR="00022605" w:rsidP="00022605" w:rsidRDefault="00B65A11" w14:paraId="60063D61" w14:textId="5B5BB50D">
                      <w:pPr>
                        <w:jc w:val="center"/>
                        <w:rPr>
                          <w:sz w:val="16"/>
                          <w:szCs w:val="16"/>
                        </w:rPr>
                      </w:pPr>
                      <w:r>
                        <w:rPr>
                          <w:sz w:val="16"/>
                          <w:szCs w:val="16"/>
                        </w:rPr>
                        <w:t>12</w:t>
                      </w:r>
                    </w:p>
                  </w:txbxContent>
                </v:textbox>
                <w10:wrap anchorx="margin"/>
              </v:oval>
            </w:pict>
          </mc:Fallback>
        </mc:AlternateContent>
      </w:r>
      <w:r w:rsidR="009B58A7">
        <w:rPr>
          <w:b/>
          <w:bCs/>
        </w:rPr>
        <w:t>Vial Count Limit</w:t>
      </w:r>
    </w:p>
    <w:p w:rsidR="00022605" w:rsidP="00022605" w:rsidRDefault="00022605" w14:paraId="2AF2CCB8" w14:textId="21C09FE9">
      <w:pPr>
        <w:pStyle w:val="ListParagraph"/>
      </w:pPr>
      <w:r>
        <w:t xml:space="preserve">This </w:t>
      </w:r>
      <w:r w:rsidR="00A24BE1">
        <w:t xml:space="preserve">is </w:t>
      </w:r>
      <w:r w:rsidR="0007084C">
        <w:t>used for two things.  T</w:t>
      </w:r>
      <w:r w:rsidR="00A24BE1">
        <w:t>he maximum number of inventory stocks</w:t>
      </w:r>
      <w:r w:rsidR="00EA1038">
        <w:t xml:space="preserve"> for the radionuclide if applicable to holdings or the maximum number of waste containers if applicable to waste streams.</w:t>
      </w:r>
      <w:r w:rsidR="000916B1">
        <w:t xml:space="preserve">  Note: the Sealed Source Department limits currently show a vial count</w:t>
      </w:r>
      <w:r w:rsidR="007F5E70">
        <w:t xml:space="preserve"> as this is used to represent the number of each radionuclide source.</w:t>
      </w:r>
    </w:p>
    <w:p w:rsidRPr="000A7406" w:rsidR="00022605" w:rsidP="00022605" w:rsidRDefault="00022605" w14:paraId="3FA4810A" w14:textId="77777777">
      <w:pPr>
        <w:pStyle w:val="ListParagraph"/>
      </w:pPr>
      <w:r>
        <w:rPr>
          <w:noProof/>
        </w:rPr>
        <mc:AlternateContent>
          <mc:Choice Requires="wps">
            <w:drawing>
              <wp:anchor distT="0" distB="0" distL="114300" distR="114300" simplePos="0" relativeHeight="251658318" behindDoc="0" locked="0" layoutInCell="1" allowOverlap="1" wp14:anchorId="432F3F17" wp14:editId="0694242F">
                <wp:simplePos x="0" y="0"/>
                <wp:positionH relativeFrom="margin">
                  <wp:posOffset>-260910</wp:posOffset>
                </wp:positionH>
                <wp:positionV relativeFrom="paragraph">
                  <wp:posOffset>242346</wp:posOffset>
                </wp:positionV>
                <wp:extent cx="193675" cy="186055"/>
                <wp:effectExtent l="0" t="0" r="15875" b="23495"/>
                <wp:wrapNone/>
                <wp:docPr id="1354967048" name="Oval 14"/>
                <wp:cNvGraphicFramePr/>
                <a:graphic xmlns:a="http://schemas.openxmlformats.org/drawingml/2006/main">
                  <a:graphicData uri="http://schemas.microsoft.com/office/word/2010/wordprocessingShape">
                    <wps:wsp>
                      <wps:cNvSpPr/>
                      <wps:spPr>
                        <a:xfrm>
                          <a:off x="0" y="0"/>
                          <a:ext cx="193675" cy="18605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Pr="00186FC4" w:rsidR="00022605" w:rsidP="00022605" w:rsidRDefault="00B65A11" w14:paraId="4A5CD67F" w14:textId="491C8E90">
                            <w:pPr>
                              <w:jc w:val="center"/>
                              <w:rPr>
                                <w:sz w:val="16"/>
                                <w:szCs w:val="16"/>
                              </w:rPr>
                            </w:pPr>
                            <w:r>
                              <w:rPr>
                                <w:sz w:val="16"/>
                                <w:szCs w:val="16"/>
                              </w:rPr>
                              <w:t>13</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dec="http://schemas.microsoft.com/office/drawing/2017/decorative" xmlns:a="http://schemas.openxmlformats.org/drawingml/2006/main">
            <w:pict w14:anchorId="65A9BF8B">
              <v:oval id="_x0000_s1104" style="position:absolute;margin-left:-20.55pt;margin-top:19.1pt;width:15.25pt;height:14.65pt;z-index:25165831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fillcolor="#4472c4 [3204]" strokecolor="#09101d [484]" strokeweight="1pt" w14:anchorId="432F3F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">
                <v:stroke joinstyle="miter"/>
                <v:textbox inset="0,0,0,0">
                  <w:txbxContent>
                    <w:p w:rsidRPr="00186FC4" w:rsidR="00022605" w:rsidP="00022605" w:rsidRDefault="00B65A11" w14:paraId="5D0116D1" w14:textId="491C8E90">
                      <w:pPr>
                        <w:jc w:val="center"/>
                        <w:rPr>
                          <w:sz w:val="16"/>
                          <w:szCs w:val="16"/>
                        </w:rPr>
                      </w:pPr>
                      <w:r>
                        <w:rPr>
                          <w:sz w:val="16"/>
                          <w:szCs w:val="16"/>
                        </w:rPr>
                        <w:t>13</w:t>
                      </w:r>
                    </w:p>
                  </w:txbxContent>
                </v:textbox>
                <w10:wrap anchorx="margin"/>
              </v:oval>
            </w:pict>
          </mc:Fallback>
        </mc:AlternateContent>
      </w:r>
    </w:p>
    <w:p w:rsidR="00022605" w:rsidP="00022605" w:rsidRDefault="009B58A7" w14:paraId="24F74070" w14:textId="55F1A5AF">
      <w:pPr>
        <w:pStyle w:val="ListParagraph"/>
        <w:rPr>
          <w:b/>
          <w:bCs/>
        </w:rPr>
      </w:pPr>
      <w:r>
        <w:rPr>
          <w:b/>
          <w:bCs/>
        </w:rPr>
        <w:t>Accumulation Period Limit</w:t>
      </w:r>
    </w:p>
    <w:p w:rsidR="00022605" w:rsidP="00022605" w:rsidRDefault="00022605" w14:paraId="3C6FE06E" w14:textId="51B17DAC">
      <w:pPr>
        <w:pStyle w:val="ListParagraph"/>
      </w:pPr>
      <w:r w:rsidRPr="0010505D">
        <w:t xml:space="preserve">This </w:t>
      </w:r>
      <w:r w:rsidR="00F90292">
        <w:t>is defaulted to “Year” but can be amended to “Day” or “Hour”.  The majority of the limits are defined as annual</w:t>
      </w:r>
      <w:r w:rsidR="00583048">
        <w:t>.  This reflects the length of time that the waste can be held</w:t>
      </w:r>
      <w:r w:rsidR="001A00CE">
        <w:t xml:space="preserve"> as accumulated waste, which in most cases is 12 months.  Note: aqueous waste is generally held only for 3 months.</w:t>
      </w:r>
    </w:p>
    <w:p w:rsidR="008A4F46" w:rsidP="00022605" w:rsidRDefault="008A4F46" w14:paraId="715FB0E5" w14:textId="2267F8AA">
      <w:pPr>
        <w:pStyle w:val="ListParagraph"/>
      </w:pPr>
      <w:r>
        <w:t xml:space="preserve">Note: </w:t>
      </w:r>
      <w:r w:rsidR="00243102">
        <w:t xml:space="preserve">the Safety Office have a policy to collect waste from locations </w:t>
      </w:r>
      <w:r w:rsidR="00EA3530">
        <w:t xml:space="preserve">after 9 months or when the bin is known to be </w:t>
      </w:r>
      <w:r w:rsidR="00817067">
        <w:t>75% full.  The system is able to alert users</w:t>
      </w:r>
      <w:r w:rsidR="008F3F5C">
        <w:t xml:space="preserve"> in regard to the time frame</w:t>
      </w:r>
      <w:r w:rsidR="00D23787">
        <w:t xml:space="preserve"> but not in regard to capacity as it has no way of knowing how full the bin is.</w:t>
      </w:r>
    </w:p>
    <w:p w:rsidR="00B626C4" w:rsidP="00B626C4" w:rsidRDefault="00B626C4" w14:paraId="223CC35A" w14:textId="77777777">
      <w:pPr>
        <w:pStyle w:val="ListParagraph"/>
      </w:pPr>
    </w:p>
    <w:p w:rsidRPr="00147591" w:rsidR="00B626C4" w:rsidP="00B626C4" w:rsidRDefault="00B626C4" w14:paraId="101F1F87" w14:textId="02FF1436">
      <w:pPr>
        <w:pStyle w:val="ListParagraph"/>
        <w:rPr>
          <w:b/>
          <w:bCs/>
        </w:rPr>
      </w:pPr>
      <w:r w:rsidRPr="00147591">
        <w:rPr>
          <w:b/>
          <w:bCs/>
          <w:noProof/>
        </w:rPr>
        <mc:AlternateContent>
          <mc:Choice Requires="wps">
            <w:drawing>
              <wp:anchor distT="0" distB="0" distL="114300" distR="114300" simplePos="0" relativeHeight="251658319" behindDoc="0" locked="0" layoutInCell="1" allowOverlap="1" wp14:anchorId="7FD72376" wp14:editId="7B786B89">
                <wp:simplePos x="0" y="0"/>
                <wp:positionH relativeFrom="leftMargin">
                  <wp:posOffset>446405</wp:posOffset>
                </wp:positionH>
                <wp:positionV relativeFrom="paragraph">
                  <wp:posOffset>-7620</wp:posOffset>
                </wp:positionV>
                <wp:extent cx="193675" cy="186055"/>
                <wp:effectExtent l="0" t="0" r="15875" b="23495"/>
                <wp:wrapNone/>
                <wp:docPr id="1674504322" name="Oval 14"/>
                <wp:cNvGraphicFramePr/>
                <a:graphic xmlns:a="http://schemas.openxmlformats.org/drawingml/2006/main">
                  <a:graphicData uri="http://schemas.microsoft.com/office/word/2010/wordprocessingShape">
                    <wps:wsp>
                      <wps:cNvSpPr/>
                      <wps:spPr>
                        <a:xfrm>
                          <a:off x="0" y="0"/>
                          <a:ext cx="193675" cy="18605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Pr="00186FC4" w:rsidR="00B626C4" w:rsidP="00B626C4" w:rsidRDefault="00B626C4" w14:paraId="19B5E056" w14:textId="04A206AB">
                            <w:pPr>
                              <w:jc w:val="center"/>
                              <w:rPr>
                                <w:sz w:val="16"/>
                                <w:szCs w:val="16"/>
                              </w:rPr>
                            </w:pPr>
                            <w:r>
                              <w:rPr>
                                <w:sz w:val="16"/>
                                <w:szCs w:val="16"/>
                              </w:rPr>
                              <w:t>14</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dec="http://schemas.microsoft.com/office/drawing/2017/decorative" xmlns:a="http://schemas.openxmlformats.org/drawingml/2006/main">
            <w:pict w14:anchorId="492071D8">
              <v:oval id="_x0000_s1105" style="position:absolute;margin-left:35.15pt;margin-top:-.6pt;width:15.25pt;height:14.65pt;z-index:251658319;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fillcolor="#4472c4 [3204]" strokecolor="#09101d [484]" strokeweight="1pt" w14:anchorId="7FD723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">
                <v:stroke joinstyle="miter"/>
                <v:textbox inset="0,0,0,0">
                  <w:txbxContent>
                    <w:p w:rsidRPr="00186FC4" w:rsidR="00B626C4" w:rsidP="00B626C4" w:rsidRDefault="00B626C4" w14:paraId="0F953182" w14:textId="04A206AB">
                      <w:pPr>
                        <w:jc w:val="center"/>
                        <w:rPr>
                          <w:sz w:val="16"/>
                          <w:szCs w:val="16"/>
                        </w:rPr>
                      </w:pPr>
                      <w:r>
                        <w:rPr>
                          <w:sz w:val="16"/>
                          <w:szCs w:val="16"/>
                        </w:rPr>
                        <w:t>14</w:t>
                      </w:r>
                    </w:p>
                  </w:txbxContent>
                </v:textbox>
                <w10:wrap anchorx="margin"/>
              </v:oval>
            </w:pict>
          </mc:Fallback>
        </mc:AlternateContent>
      </w:r>
      <w:r>
        <w:rPr>
          <w:b/>
          <w:bCs/>
        </w:rPr>
        <w:t>Daily Disposal Limit</w:t>
      </w:r>
    </w:p>
    <w:p w:rsidR="00B626C4" w:rsidP="00B626C4" w:rsidRDefault="00B626C4" w14:paraId="15092AA1" w14:textId="50B48A24">
      <w:pPr>
        <w:pStyle w:val="ListParagraph"/>
      </w:pPr>
      <w:r>
        <w:t xml:space="preserve">This </w:t>
      </w:r>
      <w:r w:rsidR="00565B73">
        <w:t>is the amount of activity for the radionuclide that can be disposed of on a daily basis.</w:t>
      </w:r>
      <w:r w:rsidR="00937844">
        <w:t xml:space="preserve">  Note: it is only the gaseous limits that are </w:t>
      </w:r>
      <w:r w:rsidR="00A02A70">
        <w:t>cited with a daily limit.</w:t>
      </w:r>
    </w:p>
    <w:p w:rsidR="00B626C4" w:rsidP="00B626C4" w:rsidRDefault="00B626C4" w14:paraId="1BB518E4" w14:textId="77777777">
      <w:pPr>
        <w:pStyle w:val="ListParagraph"/>
      </w:pPr>
    </w:p>
    <w:p w:rsidR="00B626C4" w:rsidP="00B626C4" w:rsidRDefault="00B626C4" w14:paraId="0D88915D" w14:textId="4CEA2A7A">
      <w:pPr>
        <w:pStyle w:val="ListParagraph"/>
        <w:rPr>
          <w:b/>
          <w:bCs/>
        </w:rPr>
      </w:pPr>
      <w:r>
        <w:rPr>
          <w:noProof/>
        </w:rPr>
        <mc:AlternateContent>
          <mc:Choice Requires="wps">
            <w:drawing>
              <wp:anchor distT="0" distB="0" distL="114300" distR="114300" simplePos="0" relativeHeight="251658320" behindDoc="0" locked="0" layoutInCell="1" allowOverlap="1" wp14:anchorId="55C268C5" wp14:editId="1E3A2D1A">
                <wp:simplePos x="0" y="0"/>
                <wp:positionH relativeFrom="margin">
                  <wp:posOffset>-240030</wp:posOffset>
                </wp:positionH>
                <wp:positionV relativeFrom="paragraph">
                  <wp:posOffset>10795</wp:posOffset>
                </wp:positionV>
                <wp:extent cx="193675" cy="186055"/>
                <wp:effectExtent l="0" t="0" r="15875" b="23495"/>
                <wp:wrapNone/>
                <wp:docPr id="263389059" name="Oval 14"/>
                <wp:cNvGraphicFramePr/>
                <a:graphic xmlns:a="http://schemas.openxmlformats.org/drawingml/2006/main">
                  <a:graphicData uri="http://schemas.microsoft.com/office/word/2010/wordprocessingShape">
                    <wps:wsp>
                      <wps:cNvSpPr/>
                      <wps:spPr>
                        <a:xfrm>
                          <a:off x="0" y="0"/>
                          <a:ext cx="193675" cy="18605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Pr="00186FC4" w:rsidR="00B626C4" w:rsidP="00B626C4" w:rsidRDefault="00B626C4" w14:paraId="567FFB88" w14:textId="0676DDCD">
                            <w:pPr>
                              <w:jc w:val="center"/>
                              <w:rPr>
                                <w:sz w:val="16"/>
                                <w:szCs w:val="16"/>
                              </w:rPr>
                            </w:pPr>
                            <w:r>
                              <w:rPr>
                                <w:sz w:val="16"/>
                                <w:szCs w:val="16"/>
                              </w:rPr>
                              <w:t>15</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dec="http://schemas.microsoft.com/office/drawing/2017/decorative" xmlns:a="http://schemas.openxmlformats.org/drawingml/2006/main">
            <w:pict w14:anchorId="03D06445">
              <v:oval id="_x0000_s1106" style="position:absolute;margin-left:-18.9pt;margin-top:.85pt;width:15.25pt;height:14.65pt;z-index:251658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fillcolor="#4472c4 [3204]" strokecolor="#09101d [484]" strokeweight="1pt" w14:anchorId="55C268C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">
                <v:stroke joinstyle="miter"/>
                <v:textbox inset="0,0,0,0">
                  <w:txbxContent>
                    <w:p w:rsidRPr="00186FC4" w:rsidR="00B626C4" w:rsidP="00B626C4" w:rsidRDefault="00B626C4" w14:paraId="423D4B9D" w14:textId="0676DDCD">
                      <w:pPr>
                        <w:jc w:val="center"/>
                        <w:rPr>
                          <w:sz w:val="16"/>
                          <w:szCs w:val="16"/>
                        </w:rPr>
                      </w:pPr>
                      <w:r>
                        <w:rPr>
                          <w:sz w:val="16"/>
                          <w:szCs w:val="16"/>
                        </w:rPr>
                        <w:t>15</w:t>
                      </w:r>
                    </w:p>
                  </w:txbxContent>
                </v:textbox>
                <w10:wrap anchorx="margin"/>
              </v:oval>
            </w:pict>
          </mc:Fallback>
        </mc:AlternateContent>
      </w:r>
      <w:r>
        <w:rPr>
          <w:b/>
          <w:bCs/>
        </w:rPr>
        <w:t>Weekly Disposal Limit</w:t>
      </w:r>
    </w:p>
    <w:p w:rsidR="00565B73" w:rsidP="00565B73" w:rsidRDefault="00565B73" w14:paraId="7EC983C4" w14:textId="46C18BFD">
      <w:pPr>
        <w:pStyle w:val="ListParagraph"/>
      </w:pPr>
      <w:r>
        <w:t>This is the amount of activity for the radionuclide that can be disposed of on a weekly basis.</w:t>
      </w:r>
    </w:p>
    <w:p w:rsidR="00CE0BC1" w:rsidP="00565B73" w:rsidRDefault="00CE0BC1" w14:paraId="42DB3104" w14:textId="77777777">
      <w:pPr>
        <w:pStyle w:val="ListParagraph"/>
      </w:pPr>
    </w:p>
    <w:p w:rsidR="00CE0BC1" w:rsidP="00565B73" w:rsidRDefault="00CE0BC1" w14:paraId="4F13E641" w14:textId="77777777">
      <w:pPr>
        <w:pStyle w:val="ListParagraph"/>
      </w:pPr>
    </w:p>
    <w:p w:rsidR="00CE0BC1" w:rsidP="00565B73" w:rsidRDefault="00CE0BC1" w14:paraId="2CF9F286" w14:textId="77777777">
      <w:pPr>
        <w:pStyle w:val="ListParagraph"/>
      </w:pPr>
    </w:p>
    <w:p w:rsidR="00B626C4" w:rsidP="00B626C4" w:rsidRDefault="00B626C4" w14:paraId="7FE26DBD" w14:textId="44F0614A">
      <w:pPr>
        <w:pStyle w:val="ListParagraph"/>
        <w:rPr>
          <w:b/>
          <w:bCs/>
        </w:rPr>
      </w:pPr>
      <w:r>
        <w:rPr>
          <w:noProof/>
        </w:rPr>
        <mc:AlternateContent>
          <mc:Choice Requires="wps">
            <w:drawing>
              <wp:anchor distT="0" distB="0" distL="114300" distR="114300" simplePos="0" relativeHeight="251658321" behindDoc="0" locked="0" layoutInCell="1" allowOverlap="1" wp14:anchorId="38E108A0" wp14:editId="58663931">
                <wp:simplePos x="0" y="0"/>
                <wp:positionH relativeFrom="margin">
                  <wp:posOffset>-260350</wp:posOffset>
                </wp:positionH>
                <wp:positionV relativeFrom="paragraph">
                  <wp:posOffset>-13186</wp:posOffset>
                </wp:positionV>
                <wp:extent cx="193675" cy="186055"/>
                <wp:effectExtent l="0" t="0" r="15875" b="23495"/>
                <wp:wrapNone/>
                <wp:docPr id="2138907189" name="Oval 14"/>
                <wp:cNvGraphicFramePr/>
                <a:graphic xmlns:a="http://schemas.openxmlformats.org/drawingml/2006/main">
                  <a:graphicData uri="http://schemas.microsoft.com/office/word/2010/wordprocessingShape">
                    <wps:wsp>
                      <wps:cNvSpPr/>
                      <wps:spPr>
                        <a:xfrm>
                          <a:off x="0" y="0"/>
                          <a:ext cx="193675" cy="18605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Pr="00186FC4" w:rsidR="00B626C4" w:rsidP="00B626C4" w:rsidRDefault="00B626C4" w14:paraId="11C9B825" w14:textId="702FB798">
                            <w:pPr>
                              <w:jc w:val="center"/>
                              <w:rPr>
                                <w:sz w:val="16"/>
                                <w:szCs w:val="16"/>
                              </w:rPr>
                            </w:pPr>
                            <w:r>
                              <w:rPr>
                                <w:sz w:val="16"/>
                                <w:szCs w:val="16"/>
                              </w:rPr>
                              <w:t>16</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dec="http://schemas.microsoft.com/office/drawing/2017/decorative" xmlns:a="http://schemas.openxmlformats.org/drawingml/2006/main">
            <w:pict w14:anchorId="1100EB9E">
              <v:oval id="_x0000_s1107" style="position:absolute;margin-left:-20.5pt;margin-top:-1.05pt;width:15.25pt;height:14.65pt;z-index:25165832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fillcolor="#4472c4 [3204]" strokecolor="#09101d [484]" strokeweight="1pt" w14:anchorId="38E108A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">
                <v:stroke joinstyle="miter"/>
                <v:textbox inset="0,0,0,0">
                  <w:txbxContent>
                    <w:p w:rsidRPr="00186FC4" w:rsidR="00B626C4" w:rsidP="00B626C4" w:rsidRDefault="00B626C4" w14:paraId="632BF140" w14:textId="702FB798">
                      <w:pPr>
                        <w:jc w:val="center"/>
                        <w:rPr>
                          <w:sz w:val="16"/>
                          <w:szCs w:val="16"/>
                        </w:rPr>
                      </w:pPr>
                      <w:r>
                        <w:rPr>
                          <w:sz w:val="16"/>
                          <w:szCs w:val="16"/>
                        </w:rPr>
                        <w:t>16</w:t>
                      </w:r>
                    </w:p>
                  </w:txbxContent>
                </v:textbox>
                <w10:wrap anchorx="margin"/>
              </v:oval>
            </w:pict>
          </mc:Fallback>
        </mc:AlternateContent>
      </w:r>
      <w:r w:rsidR="00B1039B">
        <w:rPr>
          <w:b/>
          <w:bCs/>
        </w:rPr>
        <w:t>Monthly Disposal</w:t>
      </w:r>
      <w:r>
        <w:rPr>
          <w:b/>
          <w:bCs/>
        </w:rPr>
        <w:t xml:space="preserve"> Limit</w:t>
      </w:r>
    </w:p>
    <w:p w:rsidR="00565B73" w:rsidP="00565B73" w:rsidRDefault="00565B73" w14:paraId="6A6DABFB" w14:textId="64796EF8">
      <w:pPr>
        <w:pStyle w:val="ListParagraph"/>
      </w:pPr>
      <w:r>
        <w:t>This is the amount of activity for the radionuclide that can be disposed of on a monthly basis.</w:t>
      </w:r>
    </w:p>
    <w:p w:rsidR="00B626C4" w:rsidP="00B626C4" w:rsidRDefault="00B626C4" w14:paraId="1F33181A" w14:textId="77777777">
      <w:pPr>
        <w:pStyle w:val="ListParagraph"/>
      </w:pPr>
    </w:p>
    <w:p w:rsidRPr="00147591" w:rsidR="00B626C4" w:rsidP="00B626C4" w:rsidRDefault="00B626C4" w14:paraId="1A3E5D1B" w14:textId="341937B8">
      <w:pPr>
        <w:pStyle w:val="ListParagraph"/>
        <w:rPr>
          <w:b/>
          <w:bCs/>
        </w:rPr>
      </w:pPr>
      <w:r w:rsidRPr="00147591">
        <w:rPr>
          <w:b/>
          <w:bCs/>
          <w:noProof/>
        </w:rPr>
        <mc:AlternateContent>
          <mc:Choice Requires="wps">
            <w:drawing>
              <wp:anchor distT="0" distB="0" distL="114300" distR="114300" simplePos="0" relativeHeight="251658322" behindDoc="0" locked="0" layoutInCell="1" allowOverlap="1" wp14:anchorId="5A474F62" wp14:editId="7CBD3B50">
                <wp:simplePos x="0" y="0"/>
                <wp:positionH relativeFrom="leftMargin">
                  <wp:posOffset>446405</wp:posOffset>
                </wp:positionH>
                <wp:positionV relativeFrom="paragraph">
                  <wp:posOffset>-7620</wp:posOffset>
                </wp:positionV>
                <wp:extent cx="193675" cy="186055"/>
                <wp:effectExtent l="0" t="0" r="15875" b="23495"/>
                <wp:wrapNone/>
                <wp:docPr id="536284009" name="Oval 14"/>
                <wp:cNvGraphicFramePr/>
                <a:graphic xmlns:a="http://schemas.openxmlformats.org/drawingml/2006/main">
                  <a:graphicData uri="http://schemas.microsoft.com/office/word/2010/wordprocessingShape">
                    <wps:wsp>
                      <wps:cNvSpPr/>
                      <wps:spPr>
                        <a:xfrm>
                          <a:off x="0" y="0"/>
                          <a:ext cx="193675" cy="18605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Pr="00186FC4" w:rsidR="00B626C4" w:rsidP="00B626C4" w:rsidRDefault="00B626C4" w14:paraId="4CF5D6B8" w14:textId="239C50FD">
                            <w:pPr>
                              <w:jc w:val="center"/>
                              <w:rPr>
                                <w:sz w:val="16"/>
                                <w:szCs w:val="16"/>
                              </w:rPr>
                            </w:pPr>
                            <w:r>
                              <w:rPr>
                                <w:sz w:val="16"/>
                                <w:szCs w:val="16"/>
                              </w:rPr>
                              <w:t>17</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dec="http://schemas.microsoft.com/office/drawing/2017/decorative" xmlns:a="http://schemas.openxmlformats.org/drawingml/2006/main">
            <w:pict w14:anchorId="1A349DC4">
              <v:oval id="_x0000_s1108" style="position:absolute;margin-left:35.15pt;margin-top:-.6pt;width:15.25pt;height:14.65pt;z-index:251658322;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fillcolor="#4472c4 [3204]" strokecolor="#09101d [484]" strokeweight="1pt" w14:anchorId="5A474F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">
                <v:stroke joinstyle="miter"/>
                <v:textbox inset="0,0,0,0">
                  <w:txbxContent>
                    <w:p w:rsidRPr="00186FC4" w:rsidR="00B626C4" w:rsidP="00B626C4" w:rsidRDefault="00B626C4" w14:paraId="5DA96121" w14:textId="239C50FD">
                      <w:pPr>
                        <w:jc w:val="center"/>
                        <w:rPr>
                          <w:sz w:val="16"/>
                          <w:szCs w:val="16"/>
                        </w:rPr>
                      </w:pPr>
                      <w:r>
                        <w:rPr>
                          <w:sz w:val="16"/>
                          <w:szCs w:val="16"/>
                        </w:rPr>
                        <w:t>17</w:t>
                      </w:r>
                    </w:p>
                  </w:txbxContent>
                </v:textbox>
                <w10:wrap anchorx="margin"/>
              </v:oval>
            </w:pict>
          </mc:Fallback>
        </mc:AlternateContent>
      </w:r>
      <w:r w:rsidR="00B1039B">
        <w:rPr>
          <w:b/>
          <w:bCs/>
        </w:rPr>
        <w:t>Annual Disposal</w:t>
      </w:r>
      <w:r>
        <w:rPr>
          <w:b/>
          <w:bCs/>
        </w:rPr>
        <w:t xml:space="preserve"> Limit</w:t>
      </w:r>
    </w:p>
    <w:p w:rsidR="00937844" w:rsidP="00937844" w:rsidRDefault="00937844" w14:paraId="3B423E29" w14:textId="69385701">
      <w:pPr>
        <w:pStyle w:val="ListParagraph"/>
      </w:pPr>
      <w:r>
        <w:t>This is the amount of activity for the radionuclide that can be disposed of on an annual basis.</w:t>
      </w:r>
    </w:p>
    <w:p w:rsidR="00B626C4" w:rsidP="00B626C4" w:rsidRDefault="00B626C4" w14:paraId="7871644C" w14:textId="77777777">
      <w:pPr>
        <w:pStyle w:val="ListParagraph"/>
      </w:pPr>
    </w:p>
    <w:p w:rsidR="00B626C4" w:rsidP="00B626C4" w:rsidRDefault="00B626C4" w14:paraId="3121A528" w14:textId="39F7AFB8">
      <w:pPr>
        <w:pStyle w:val="ListParagraph"/>
        <w:rPr>
          <w:b/>
          <w:bCs/>
        </w:rPr>
      </w:pPr>
      <w:r>
        <w:rPr>
          <w:noProof/>
        </w:rPr>
        <mc:AlternateContent>
          <mc:Choice Requires="wps">
            <w:drawing>
              <wp:anchor distT="0" distB="0" distL="114300" distR="114300" simplePos="0" relativeHeight="251658323" behindDoc="0" locked="0" layoutInCell="1" allowOverlap="1" wp14:anchorId="02996EAB" wp14:editId="53373A50">
                <wp:simplePos x="0" y="0"/>
                <wp:positionH relativeFrom="margin">
                  <wp:posOffset>-240030</wp:posOffset>
                </wp:positionH>
                <wp:positionV relativeFrom="paragraph">
                  <wp:posOffset>10795</wp:posOffset>
                </wp:positionV>
                <wp:extent cx="193675" cy="186055"/>
                <wp:effectExtent l="0" t="0" r="15875" b="23495"/>
                <wp:wrapNone/>
                <wp:docPr id="518522750" name="Oval 14"/>
                <wp:cNvGraphicFramePr/>
                <a:graphic xmlns:a="http://schemas.openxmlformats.org/drawingml/2006/main">
                  <a:graphicData uri="http://schemas.microsoft.com/office/word/2010/wordprocessingShape">
                    <wps:wsp>
                      <wps:cNvSpPr/>
                      <wps:spPr>
                        <a:xfrm>
                          <a:off x="0" y="0"/>
                          <a:ext cx="193675" cy="18605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Pr="00186FC4" w:rsidR="00B626C4" w:rsidP="00B626C4" w:rsidRDefault="00B626C4" w14:paraId="0E827184" w14:textId="36F5764F">
                            <w:pPr>
                              <w:jc w:val="center"/>
                              <w:rPr>
                                <w:sz w:val="16"/>
                                <w:szCs w:val="16"/>
                              </w:rPr>
                            </w:pPr>
                            <w:r>
                              <w:rPr>
                                <w:sz w:val="16"/>
                                <w:szCs w:val="16"/>
                              </w:rPr>
                              <w:t>18</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dec="http://schemas.microsoft.com/office/drawing/2017/decorative" xmlns:a="http://schemas.openxmlformats.org/drawingml/2006/main">
            <w:pict w14:anchorId="2E642D6C">
              <v:oval id="_x0000_s1109" style="position:absolute;margin-left:-18.9pt;margin-top:.85pt;width:15.25pt;height:14.65pt;z-index:25165832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fillcolor="#4472c4 [3204]" strokecolor="#09101d [484]" strokeweight="1pt" w14:anchorId="02996EA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">
                <v:stroke joinstyle="miter"/>
                <v:textbox inset="0,0,0,0">
                  <w:txbxContent>
                    <w:p w:rsidRPr="00186FC4" w:rsidR="00B626C4" w:rsidP="00B626C4" w:rsidRDefault="00B626C4" w14:paraId="5D9857E1" w14:textId="36F5764F">
                      <w:pPr>
                        <w:jc w:val="center"/>
                        <w:rPr>
                          <w:sz w:val="16"/>
                          <w:szCs w:val="16"/>
                        </w:rPr>
                      </w:pPr>
                      <w:r>
                        <w:rPr>
                          <w:sz w:val="16"/>
                          <w:szCs w:val="16"/>
                        </w:rPr>
                        <w:t>18</w:t>
                      </w:r>
                    </w:p>
                  </w:txbxContent>
                </v:textbox>
                <w10:wrap anchorx="margin"/>
              </v:oval>
            </w:pict>
          </mc:Fallback>
        </mc:AlternateContent>
      </w:r>
      <w:r w:rsidR="00B1039B">
        <w:rPr>
          <w:b/>
          <w:bCs/>
        </w:rPr>
        <w:t>Make Amendment</w:t>
      </w:r>
    </w:p>
    <w:p w:rsidR="00B626C4" w:rsidP="00B626C4" w:rsidRDefault="00B626C4" w14:paraId="72C9B895" w14:textId="4F3EEDE4">
      <w:pPr>
        <w:pStyle w:val="ListParagraph"/>
      </w:pPr>
      <w:r>
        <w:t>T</w:t>
      </w:r>
      <w:r w:rsidR="004F3743">
        <w:t>his is not used.  Ignore.</w:t>
      </w:r>
    </w:p>
    <w:p w:rsidRPr="000A7406" w:rsidR="00B626C4" w:rsidP="00B626C4" w:rsidRDefault="00B626C4" w14:paraId="3FBB3027" w14:textId="3163A2C2">
      <w:pPr>
        <w:pStyle w:val="ListParagraph"/>
      </w:pPr>
      <w:r>
        <w:rPr>
          <w:noProof/>
        </w:rPr>
        <mc:AlternateContent>
          <mc:Choice Requires="wps">
            <w:drawing>
              <wp:anchor distT="0" distB="0" distL="114300" distR="114300" simplePos="0" relativeHeight="251658324" behindDoc="0" locked="0" layoutInCell="1" allowOverlap="1" wp14:anchorId="08C4DEA4" wp14:editId="67F9590E">
                <wp:simplePos x="0" y="0"/>
                <wp:positionH relativeFrom="margin">
                  <wp:posOffset>-260910</wp:posOffset>
                </wp:positionH>
                <wp:positionV relativeFrom="paragraph">
                  <wp:posOffset>242346</wp:posOffset>
                </wp:positionV>
                <wp:extent cx="193675" cy="186055"/>
                <wp:effectExtent l="0" t="0" r="15875" b="23495"/>
                <wp:wrapNone/>
                <wp:docPr id="1275477802" name="Oval 14"/>
                <wp:cNvGraphicFramePr/>
                <a:graphic xmlns:a="http://schemas.openxmlformats.org/drawingml/2006/main">
                  <a:graphicData uri="http://schemas.microsoft.com/office/word/2010/wordprocessingShape">
                    <wps:wsp>
                      <wps:cNvSpPr/>
                      <wps:spPr>
                        <a:xfrm>
                          <a:off x="0" y="0"/>
                          <a:ext cx="193675" cy="18605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Pr="00186FC4" w:rsidR="00B626C4" w:rsidP="00B626C4" w:rsidRDefault="00B626C4" w14:paraId="4C147254" w14:textId="4EBDAAB2">
                            <w:pPr>
                              <w:jc w:val="center"/>
                              <w:rPr>
                                <w:sz w:val="16"/>
                                <w:szCs w:val="16"/>
                              </w:rPr>
                            </w:pPr>
                            <w:r>
                              <w:rPr>
                                <w:sz w:val="16"/>
                                <w:szCs w:val="16"/>
                              </w:rPr>
                              <w:t>19</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dec="http://schemas.microsoft.com/office/drawing/2017/decorative" xmlns:a="http://schemas.openxmlformats.org/drawingml/2006/main">
            <w:pict w14:anchorId="7C20365A">
              <v:oval id="_x0000_s1110" style="position:absolute;margin-left:-20.55pt;margin-top:19.1pt;width:15.25pt;height:14.65pt;z-index:2516583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fillcolor="#4472c4 [3204]" strokecolor="#09101d [484]" strokeweight="1pt" w14:anchorId="08C4DEA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">
                <v:stroke joinstyle="miter"/>
                <v:textbox inset="0,0,0,0">
                  <w:txbxContent>
                    <w:p w:rsidRPr="00186FC4" w:rsidR="00B626C4" w:rsidP="00B626C4" w:rsidRDefault="00B626C4" w14:paraId="7C14D38D" w14:textId="4EBDAAB2">
                      <w:pPr>
                        <w:jc w:val="center"/>
                        <w:rPr>
                          <w:sz w:val="16"/>
                          <w:szCs w:val="16"/>
                        </w:rPr>
                      </w:pPr>
                      <w:r>
                        <w:rPr>
                          <w:sz w:val="16"/>
                          <w:szCs w:val="16"/>
                        </w:rPr>
                        <w:t>19</w:t>
                      </w:r>
                    </w:p>
                  </w:txbxContent>
                </v:textbox>
                <w10:wrap anchorx="margin"/>
              </v:oval>
            </w:pict>
          </mc:Fallback>
        </mc:AlternateContent>
      </w:r>
    </w:p>
    <w:p w:rsidR="00B626C4" w:rsidP="00B626C4" w:rsidRDefault="00B1039B" w14:paraId="0B33241C" w14:textId="31CA8684">
      <w:pPr>
        <w:pStyle w:val="ListParagraph"/>
        <w:rPr>
          <w:b/>
          <w:bCs/>
        </w:rPr>
      </w:pPr>
      <w:r>
        <w:rPr>
          <w:b/>
          <w:bCs/>
        </w:rPr>
        <w:t>Authorised Use</w:t>
      </w:r>
    </w:p>
    <w:p w:rsidR="00681002" w:rsidP="00B626C4" w:rsidRDefault="00B626C4" w14:paraId="1EDE6D7E" w14:textId="77777777">
      <w:pPr>
        <w:pStyle w:val="ListParagraph"/>
      </w:pPr>
      <w:r w:rsidRPr="0010505D">
        <w:t>This</w:t>
      </w:r>
      <w:r w:rsidR="00C179F1">
        <w:t xml:space="preserve"> describes how the radionuclide to be added into inventory will be used</w:t>
      </w:r>
      <w:r w:rsidR="00656FCA">
        <w:t xml:space="preserve"> or grouped.</w:t>
      </w:r>
      <w:r w:rsidR="00D262DE">
        <w:t xml:space="preserve">  There are several common groups across the Department Limits.</w:t>
      </w:r>
    </w:p>
    <w:p w:rsidR="00B626C4" w:rsidP="00B626C4" w:rsidRDefault="0088169F" w14:paraId="43FCF4C7" w14:textId="47BA4062">
      <w:pPr>
        <w:pStyle w:val="ListParagraph"/>
      </w:pPr>
      <w:r>
        <w:t>“</w:t>
      </w:r>
      <w:r w:rsidR="00681002">
        <w:t>Iodines</w:t>
      </w:r>
      <w:r>
        <w:t>”</w:t>
      </w:r>
      <w:r w:rsidR="00681002">
        <w:t xml:space="preserve"> – </w:t>
      </w:r>
      <w:r w:rsidR="00CD2407">
        <w:t xml:space="preserve">has a single set of limits and generally includes </w:t>
      </w:r>
      <w:r w:rsidR="00681002">
        <w:t>I-123, I-124, I-125</w:t>
      </w:r>
      <w:r w:rsidR="006A74E1">
        <w:t>, I-129 and I-131 (</w:t>
      </w:r>
      <w:r w:rsidR="00BE447F">
        <w:t xml:space="preserve">depending on the Department Limit, </w:t>
      </w:r>
      <w:r w:rsidR="006A74E1">
        <w:t>some are not included</w:t>
      </w:r>
      <w:r w:rsidR="00BE447F">
        <w:t>)</w:t>
      </w:r>
      <w:r w:rsidRPr="0010505D" w:rsidR="00B626C4">
        <w:t xml:space="preserve"> </w:t>
      </w:r>
    </w:p>
    <w:p w:rsidR="00BE447F" w:rsidP="00B626C4" w:rsidRDefault="0088169F" w14:paraId="6EBBAF12" w14:textId="1AAC51E1">
      <w:pPr>
        <w:pStyle w:val="ListParagraph"/>
      </w:pPr>
      <w:r>
        <w:t>“</w:t>
      </w:r>
      <w:r w:rsidR="00C50204">
        <w:t>P-32, P-33</w:t>
      </w:r>
      <w:r>
        <w:t>”</w:t>
      </w:r>
      <w:r w:rsidR="00C50204">
        <w:t xml:space="preserve"> – </w:t>
      </w:r>
      <w:r w:rsidR="00CD2407">
        <w:t>h</w:t>
      </w:r>
      <w:r w:rsidR="00C50204">
        <w:t>as a single set of limits and includes the radionuclides P-32 and P-33</w:t>
      </w:r>
    </w:p>
    <w:p w:rsidR="00C31F38" w:rsidP="00B626C4" w:rsidRDefault="0088169F" w14:paraId="30224336" w14:textId="1F12D739">
      <w:pPr>
        <w:pStyle w:val="ListParagraph"/>
      </w:pPr>
      <w:r>
        <w:t>“</w:t>
      </w:r>
      <w:r w:rsidR="00C31F38">
        <w:t>Others Excluding Alphas</w:t>
      </w:r>
      <w:r>
        <w:t>”</w:t>
      </w:r>
      <w:r w:rsidR="00C31F38">
        <w:t xml:space="preserve"> - has a single set of limits and includes Decay Types </w:t>
      </w:r>
      <w:r w:rsidRPr="000D78B1" w:rsidR="000D78B1">
        <w:t>β-</w:t>
      </w:r>
      <w:r w:rsidR="009A086E">
        <w:t>,</w:t>
      </w:r>
      <w:r w:rsidR="000D78B1">
        <w:t xml:space="preserve"> </w:t>
      </w:r>
      <w:r w:rsidRPr="000D78B1" w:rsidR="000D78B1">
        <w:t>β</w:t>
      </w:r>
      <w:r w:rsidR="000D78B1">
        <w:t>+</w:t>
      </w:r>
      <w:r w:rsidR="009A086E">
        <w:t xml:space="preserve">, </w:t>
      </w:r>
      <w:r w:rsidRPr="009A086E" w:rsidR="009A086E">
        <w:t>γ</w:t>
      </w:r>
      <w:r w:rsidR="009A086E">
        <w:t>, n, e, ec and X.</w:t>
      </w:r>
    </w:p>
    <w:p w:rsidRPr="000D78B1" w:rsidR="00081BDA" w:rsidP="00B626C4" w:rsidRDefault="00081BDA" w14:paraId="639E61EB" w14:textId="7D3DC9A1">
      <w:pPr>
        <w:pStyle w:val="ListParagraph"/>
        <w:rPr>
          <w:b/>
          <w:bCs/>
        </w:rPr>
      </w:pPr>
      <w:r>
        <w:t>The Exempt Limits</w:t>
      </w:r>
      <w:r w:rsidR="001850D0">
        <w:t xml:space="preserve"> have a large category </w:t>
      </w:r>
      <w:r w:rsidR="00A844C9">
        <w:t xml:space="preserve">that covers both </w:t>
      </w:r>
      <w:r w:rsidR="001850D0">
        <w:t>Sealed Sources and Waste</w:t>
      </w:r>
      <w:r w:rsidR="00A844C9">
        <w:t>, that is called “Exempt Limits Unspecified Source”</w:t>
      </w:r>
      <w:r w:rsidR="00FB556A">
        <w:t xml:space="preserve"> for which there is a 4MBq holding limit of individual stocks and waste aliquots</w:t>
      </w:r>
      <w:r w:rsidR="00F738BC">
        <w:t xml:space="preserve"> with an overall possession limit of 200MBq</w:t>
      </w:r>
      <w:r w:rsidR="00601840">
        <w:t xml:space="preserve"> of them all combined.</w:t>
      </w:r>
      <w:r w:rsidR="00B06FB5">
        <w:t xml:space="preserve">  The time limit for waste possession is 182 days (6 months).</w:t>
      </w:r>
    </w:p>
    <w:p w:rsidRPr="000A7406" w:rsidR="00B1039B" w:rsidP="00B1039B" w:rsidRDefault="00B1039B" w14:paraId="790AB78B" w14:textId="0408DBE0">
      <w:pPr>
        <w:pStyle w:val="ListParagraph"/>
      </w:pPr>
    </w:p>
    <w:p w:rsidR="00B1039B" w:rsidP="00B1039B" w:rsidRDefault="00B1039B" w14:paraId="2B303B05" w14:textId="3C076DB7">
      <w:pPr>
        <w:pStyle w:val="ListParagraph"/>
        <w:rPr>
          <w:b/>
          <w:bCs/>
        </w:rPr>
      </w:pPr>
      <w:r>
        <w:rPr>
          <w:noProof/>
        </w:rPr>
        <mc:AlternateContent>
          <mc:Choice Requires="wps">
            <w:drawing>
              <wp:anchor distT="0" distB="0" distL="114300" distR="114300" simplePos="0" relativeHeight="251658325" behindDoc="0" locked="0" layoutInCell="1" allowOverlap="1" wp14:anchorId="29879D22" wp14:editId="0FC5EBD3">
                <wp:simplePos x="0" y="0"/>
                <wp:positionH relativeFrom="margin">
                  <wp:posOffset>-257175</wp:posOffset>
                </wp:positionH>
                <wp:positionV relativeFrom="paragraph">
                  <wp:posOffset>2413</wp:posOffset>
                </wp:positionV>
                <wp:extent cx="193675" cy="186055"/>
                <wp:effectExtent l="0" t="0" r="15875" b="23495"/>
                <wp:wrapNone/>
                <wp:docPr id="285668005" name="Oval 14"/>
                <wp:cNvGraphicFramePr/>
                <a:graphic xmlns:a="http://schemas.openxmlformats.org/drawingml/2006/main">
                  <a:graphicData uri="http://schemas.microsoft.com/office/word/2010/wordprocessingShape">
                    <wps:wsp>
                      <wps:cNvSpPr/>
                      <wps:spPr>
                        <a:xfrm>
                          <a:off x="0" y="0"/>
                          <a:ext cx="193675" cy="18605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Pr="00186FC4" w:rsidR="00B1039B" w:rsidP="00B1039B" w:rsidRDefault="004F3743" w14:paraId="5DB1B1C8" w14:textId="3D554DD6">
                            <w:pPr>
                              <w:jc w:val="center"/>
                              <w:rPr>
                                <w:sz w:val="16"/>
                                <w:szCs w:val="16"/>
                              </w:rPr>
                            </w:pPr>
                            <w:r>
                              <w:rPr>
                                <w:sz w:val="16"/>
                                <w:szCs w:val="16"/>
                              </w:rPr>
                              <w:t>20</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dec="http://schemas.microsoft.com/office/drawing/2017/decorative" xmlns:a="http://schemas.openxmlformats.org/drawingml/2006/main">
            <w:pict w14:anchorId="6F901700">
              <v:oval id="_x0000_s1111" style="position:absolute;margin-left:-20.25pt;margin-top:.2pt;width:15.25pt;height:14.65pt;z-index:25165832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fillcolor="#4472c4 [3204]" strokecolor="#09101d [484]" strokeweight="1pt" w14:anchorId="29879D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">
                <v:stroke joinstyle="miter"/>
                <v:textbox inset="0,0,0,0">
                  <w:txbxContent>
                    <w:p w:rsidRPr="00186FC4" w:rsidR="00B1039B" w:rsidP="00B1039B" w:rsidRDefault="004F3743" w14:paraId="72A4FFC0" w14:textId="3D554DD6">
                      <w:pPr>
                        <w:jc w:val="center"/>
                        <w:rPr>
                          <w:sz w:val="16"/>
                          <w:szCs w:val="16"/>
                        </w:rPr>
                      </w:pPr>
                      <w:r>
                        <w:rPr>
                          <w:sz w:val="16"/>
                          <w:szCs w:val="16"/>
                        </w:rPr>
                        <w:t>20</w:t>
                      </w:r>
                    </w:p>
                  </w:txbxContent>
                </v:textbox>
                <w10:wrap anchorx="margin"/>
              </v:oval>
            </w:pict>
          </mc:Fallback>
        </mc:AlternateContent>
      </w:r>
      <w:r>
        <w:rPr>
          <w:b/>
          <w:bCs/>
        </w:rPr>
        <w:t>Alert Threshold</w:t>
      </w:r>
    </w:p>
    <w:p w:rsidR="00D528CC" w:rsidP="00B1039B" w:rsidRDefault="00B1039B" w14:paraId="66A71175" w14:textId="3A8FFD8D">
      <w:pPr>
        <w:pStyle w:val="ListParagraph"/>
      </w:pPr>
      <w:r w:rsidRPr="0010505D">
        <w:t xml:space="preserve">This </w:t>
      </w:r>
      <w:r w:rsidR="001A75EF">
        <w:t>specifically applies to</w:t>
      </w:r>
      <w:r w:rsidR="00B848EA">
        <w:t xml:space="preserve"> waste limits</w:t>
      </w:r>
      <w:r w:rsidR="001A75EF">
        <w:t xml:space="preserve"> and is set against the accumulation</w:t>
      </w:r>
      <w:r w:rsidR="00084FB9">
        <w:t xml:space="preserve"> period limit</w:t>
      </w:r>
      <w:r w:rsidR="008366F4">
        <w:t>.  Waste containers are held for no longer than 12 months.  Therefore, an alert is set up against</w:t>
      </w:r>
      <w:r w:rsidR="007A06EC">
        <w:t xml:space="preserve"> the accumulation period to notify the user at 9 months that the waste will need to be removed within the next 3 months.</w:t>
      </w:r>
    </w:p>
    <w:p w:rsidR="0090349B" w:rsidP="00B1039B" w:rsidRDefault="00500C89" w14:paraId="2C627081" w14:textId="77777777">
      <w:pPr>
        <w:pStyle w:val="ListParagraph"/>
      </w:pPr>
      <w:r>
        <w:t>Select the limit field as “Accumulation</w:t>
      </w:r>
      <w:r w:rsidR="00861986">
        <w:t xml:space="preserve"> Period”, set the Percentage to “75%” </w:t>
      </w:r>
      <w:r w:rsidR="000325CC">
        <w:t>and select who should be notified in regard to the limit. E.g. “Admins”</w:t>
      </w:r>
      <w:r w:rsidR="0090349B">
        <w:t xml:space="preserve">.  </w:t>
      </w:r>
    </w:p>
    <w:p w:rsidR="00500C89" w:rsidP="00B1039B" w:rsidRDefault="0090349B" w14:paraId="0CAB550F" w14:textId="1E3D2FE0">
      <w:pPr>
        <w:pStyle w:val="ListParagraph"/>
      </w:pPr>
      <w:r>
        <w:t>In this example, the system</w:t>
      </w:r>
      <w:r w:rsidR="007369D4">
        <w:t xml:space="preserve"> will notify the Safety Office when the waste item reaches the 9 month period</w:t>
      </w:r>
      <w:r>
        <w:t>.</w:t>
      </w:r>
    </w:p>
    <w:p w:rsidR="00A021A0" w:rsidP="00B1039B" w:rsidRDefault="00A021A0" w14:paraId="265D1207" w14:textId="040DFC3A">
      <w:pPr>
        <w:pStyle w:val="ListParagraph"/>
      </w:pPr>
      <w:r>
        <w:t xml:space="preserve">Note: at the time of writing, new functionality has </w:t>
      </w:r>
      <w:r w:rsidR="0084080E">
        <w:t>been added to</w:t>
      </w:r>
      <w:r w:rsidR="003C5BAD">
        <w:t xml:space="preserve"> the display to show a </w:t>
      </w:r>
      <w:r w:rsidR="009A4F8C">
        <w:t>bell icon</w:t>
      </w:r>
      <w:r w:rsidR="0007782B">
        <w:t xml:space="preserve"> against each</w:t>
      </w:r>
      <w:r w:rsidR="006B6C1A">
        <w:t xml:space="preserve"> waste item </w:t>
      </w:r>
      <w:r w:rsidR="00F44DCA">
        <w:t>where an alert has been set</w:t>
      </w:r>
      <w:r w:rsidR="00A35C3D">
        <w:t xml:space="preserve">.  Mouse over the icon to see the limit set e.g. </w:t>
      </w:r>
      <w:r w:rsidR="001C2FAA">
        <w:t>“</w:t>
      </w:r>
      <w:r w:rsidR="00A35C3D">
        <w:t>75% of accumulation period</w:t>
      </w:r>
      <w:r w:rsidR="001C2FAA">
        <w:t>”</w:t>
      </w:r>
      <w:r w:rsidR="00A35C3D">
        <w:t>.</w:t>
      </w:r>
    </w:p>
    <w:p w:rsidR="00022605" w:rsidP="3D7CAA9C" w:rsidRDefault="00022605" w14:paraId="5D75F41F" w14:textId="77777777">
      <w:pPr>
        <w:pStyle w:val="ListParagraph"/>
      </w:pPr>
    </w:p>
    <w:p w:rsidR="00593839" w:rsidP="007F1B5A" w:rsidRDefault="00684BB2" w14:paraId="58E06CF3" w14:textId="4353565F">
      <w:pPr>
        <w:pStyle w:val="Heading1"/>
      </w:pPr>
      <w:r>
        <w:t xml:space="preserve"> </w:t>
      </w:r>
      <w:bookmarkStart w:name="_Toc196918306" w:id="33"/>
      <w:r w:rsidR="00F221A0">
        <w:t>Inventory Management</w:t>
      </w:r>
      <w:bookmarkEnd w:id="29"/>
      <w:bookmarkEnd w:id="30"/>
      <w:bookmarkEnd w:id="33"/>
    </w:p>
    <w:p w:rsidR="007527FF" w:rsidP="004116DB" w:rsidRDefault="00C20C42" w14:paraId="4661FFF6" w14:textId="52E946A5">
      <w:pPr>
        <w:pStyle w:val="Heading2"/>
      </w:pPr>
      <w:bookmarkStart w:name="_Toc188606886" w:id="34"/>
      <w:bookmarkStart w:name="_Toc196918307" w:id="35"/>
      <w:bookmarkStart w:name="_Toc183421028" w:id="36"/>
      <w:r w:rsidRPr="004116DB">
        <w:t>Unsealed</w:t>
      </w:r>
      <w:r>
        <w:t xml:space="preserve"> Sources</w:t>
      </w:r>
      <w:bookmarkEnd w:id="34"/>
      <w:bookmarkEnd w:id="35"/>
    </w:p>
    <w:p w:rsidR="00C20C42" w:rsidP="00C20C42" w:rsidRDefault="00962A59" w14:paraId="1AD78088" w14:textId="1112CC4F">
      <w:pPr>
        <w:rPr>
          <w:lang w:eastAsia="en-GB"/>
        </w:rPr>
      </w:pPr>
      <w:r>
        <w:rPr>
          <w:lang w:eastAsia="en-GB"/>
        </w:rPr>
        <w:t>Unsealed sources may be held</w:t>
      </w:r>
      <w:r w:rsidR="005A3857">
        <w:rPr>
          <w:lang w:eastAsia="en-GB"/>
        </w:rPr>
        <w:t xml:space="preserve"> under an EA </w:t>
      </w:r>
      <w:r w:rsidRPr="4326A1DE" w:rsidR="55972719">
        <w:rPr>
          <w:lang w:eastAsia="en-GB"/>
        </w:rPr>
        <w:t>Department</w:t>
      </w:r>
      <w:r w:rsidR="005A3857">
        <w:rPr>
          <w:lang w:eastAsia="en-GB"/>
        </w:rPr>
        <w:t xml:space="preserve"> </w:t>
      </w:r>
      <w:r w:rsidR="0020063E">
        <w:rPr>
          <w:lang w:eastAsia="en-GB"/>
        </w:rPr>
        <w:t xml:space="preserve">Limit </w:t>
      </w:r>
      <w:r w:rsidR="005A3857">
        <w:rPr>
          <w:lang w:eastAsia="en-GB"/>
        </w:rPr>
        <w:t>or</w:t>
      </w:r>
      <w:r w:rsidR="00414CF8">
        <w:rPr>
          <w:lang w:eastAsia="en-GB"/>
        </w:rPr>
        <w:t xml:space="preserve"> under the guidelines given by the Exemption </w:t>
      </w:r>
      <w:r w:rsidR="008D745D">
        <w:rPr>
          <w:lang w:eastAsia="en-GB"/>
        </w:rPr>
        <w:t>O</w:t>
      </w:r>
      <w:r w:rsidR="00414CF8">
        <w:rPr>
          <w:lang w:eastAsia="en-GB"/>
        </w:rPr>
        <w:t>rder</w:t>
      </w:r>
      <w:r w:rsidR="008D745D">
        <w:rPr>
          <w:lang w:eastAsia="en-GB"/>
        </w:rPr>
        <w:t>.  The Exemption Order has</w:t>
      </w:r>
      <w:r w:rsidR="00EB6FA3">
        <w:rPr>
          <w:lang w:eastAsia="en-GB"/>
        </w:rPr>
        <w:t xml:space="preserve"> been defined as a series of </w:t>
      </w:r>
      <w:r w:rsidR="00C349F8">
        <w:rPr>
          <w:lang w:eastAsia="en-GB"/>
        </w:rPr>
        <w:t xml:space="preserve">identical limits as described </w:t>
      </w:r>
      <w:r w:rsidR="00202629">
        <w:rPr>
          <w:lang w:eastAsia="en-GB"/>
        </w:rPr>
        <w:t xml:space="preserve">in the system </w:t>
      </w:r>
      <w:r w:rsidR="00C349F8">
        <w:rPr>
          <w:lang w:eastAsia="en-GB"/>
        </w:rPr>
        <w:t xml:space="preserve">under the </w:t>
      </w:r>
      <w:r w:rsidR="00EB6FA3">
        <w:rPr>
          <w:lang w:eastAsia="en-GB"/>
        </w:rPr>
        <w:t xml:space="preserve">“Exempt </w:t>
      </w:r>
      <w:r w:rsidR="002F69C1">
        <w:rPr>
          <w:lang w:eastAsia="en-GB"/>
        </w:rPr>
        <w:t>Limit</w:t>
      </w:r>
      <w:r w:rsidR="00EB6FA3">
        <w:rPr>
          <w:lang w:eastAsia="en-GB"/>
        </w:rPr>
        <w:t>” per building</w:t>
      </w:r>
      <w:r w:rsidR="00BF3CE6">
        <w:rPr>
          <w:lang w:eastAsia="en-GB"/>
        </w:rPr>
        <w:t>.</w:t>
      </w:r>
    </w:p>
    <w:p w:rsidR="000C6799" w:rsidP="000C6799" w:rsidRDefault="000C6799" w14:paraId="2DCFF03C" w14:textId="77777777">
      <w:pPr>
        <w:spacing w:after="0"/>
        <w:rPr>
          <w:lang w:eastAsia="en-GB"/>
        </w:rPr>
      </w:pPr>
      <w:r>
        <w:rPr>
          <w:lang w:eastAsia="en-GB"/>
        </w:rPr>
        <w:t>The majority of our nuclear material is held under the Exemption Order as Uranium compounds and Thorium salts, as they are very low quantities.  For example, Uranyl Acetate.</w:t>
      </w:r>
    </w:p>
    <w:p w:rsidR="000C6799" w:rsidP="00536458" w:rsidRDefault="000C6799" w14:paraId="0A5EB586" w14:textId="77777777">
      <w:pPr>
        <w:rPr>
          <w:lang w:eastAsia="en-GB"/>
        </w:rPr>
      </w:pPr>
    </w:p>
    <w:p w:rsidR="00536458" w:rsidP="00536458" w:rsidRDefault="00BF3CE6" w14:paraId="3C5DC45F" w14:textId="67567B43">
      <w:pPr>
        <w:rPr>
          <w:lang w:eastAsia="en-GB"/>
        </w:rPr>
      </w:pPr>
      <w:r w:rsidRPr="00A47AA6">
        <w:rPr>
          <w:lang w:eastAsia="en-GB"/>
        </w:rPr>
        <w:t>Nuclear materials</w:t>
      </w:r>
      <w:r w:rsidRPr="00A47AA6" w:rsidR="00A47AA6">
        <w:rPr>
          <w:lang w:eastAsia="en-GB"/>
        </w:rPr>
        <w:t xml:space="preserve">, </w:t>
      </w:r>
      <w:r w:rsidR="001541E2">
        <w:rPr>
          <w:lang w:eastAsia="en-GB"/>
        </w:rPr>
        <w:t>(</w:t>
      </w:r>
      <w:r w:rsidRPr="00A47AA6" w:rsidR="00A47AA6">
        <w:rPr>
          <w:lang w:eastAsia="en-GB"/>
        </w:rPr>
        <w:t>Uranium, Plutonium and Th</w:t>
      </w:r>
      <w:r w:rsidR="00A47AA6">
        <w:rPr>
          <w:lang w:eastAsia="en-GB"/>
        </w:rPr>
        <w:t>orium</w:t>
      </w:r>
      <w:r w:rsidR="001541E2">
        <w:rPr>
          <w:lang w:eastAsia="en-GB"/>
        </w:rPr>
        <w:t xml:space="preserve">), </w:t>
      </w:r>
      <w:r w:rsidR="00A47BB8">
        <w:rPr>
          <w:lang w:eastAsia="en-GB"/>
        </w:rPr>
        <w:t xml:space="preserve">that are held as Unsealed Sources, </w:t>
      </w:r>
      <w:r w:rsidR="000D414E">
        <w:rPr>
          <w:lang w:eastAsia="en-GB"/>
        </w:rPr>
        <w:t xml:space="preserve">or Exempt Sources, </w:t>
      </w:r>
      <w:r w:rsidR="001541E2">
        <w:rPr>
          <w:lang w:eastAsia="en-GB"/>
        </w:rPr>
        <w:t xml:space="preserve">will also be subject to ONR </w:t>
      </w:r>
      <w:r w:rsidR="001853A6">
        <w:rPr>
          <w:lang w:eastAsia="en-GB"/>
        </w:rPr>
        <w:t>scrutiny and so will</w:t>
      </w:r>
      <w:r w:rsidR="0032508F">
        <w:rPr>
          <w:lang w:eastAsia="en-GB"/>
        </w:rPr>
        <w:t xml:space="preserve"> also</w:t>
      </w:r>
      <w:r w:rsidR="001853A6">
        <w:rPr>
          <w:lang w:eastAsia="en-GB"/>
        </w:rPr>
        <w:t xml:space="preserve"> be shown on the Safeguard reports.</w:t>
      </w:r>
    </w:p>
    <w:p w:rsidR="00721428" w:rsidP="00721428" w:rsidRDefault="00721428" w14:paraId="77722358" w14:textId="77777777">
      <w:pPr>
        <w:spacing w:after="0"/>
        <w:rPr>
          <w:lang w:eastAsia="en-GB"/>
        </w:rPr>
      </w:pPr>
    </w:p>
    <w:p w:rsidR="000B587E" w:rsidP="06DA91B3" w:rsidRDefault="000B587E" w14:paraId="2CF900B3" w14:textId="1E263CAC">
      <w:pPr>
        <w:pStyle w:val="Heading3"/>
        <w:rPr>
          <w:lang w:eastAsia="en-GB"/>
        </w:rPr>
        <w:sectPr w:rsidR="000B587E" w:rsidSect="00623780">
          <w:footerReference w:type="default" r:id="rId40"/>
          <w:pgSz w:w="11906" w:h="16838" w:orient="portrait"/>
          <w:pgMar w:top="1077" w:right="1048" w:bottom="993" w:left="1077" w:header="709" w:footer="0" w:gutter="0"/>
          <w:cols w:space="708"/>
          <w:docGrid w:linePitch="360"/>
        </w:sectPr>
      </w:pPr>
      <w:bookmarkStart w:name="_Toc188606887" w:id="37"/>
    </w:p>
    <w:p w:rsidR="00AF258F" w:rsidP="00AB7981" w:rsidRDefault="00AB7981" w14:paraId="4234ABC4" w14:textId="0BE4D46E">
      <w:pPr>
        <w:pStyle w:val="Heading3"/>
        <w:rPr>
          <w:lang w:eastAsia="en-GB"/>
        </w:rPr>
      </w:pPr>
      <w:bookmarkStart w:name="_Toc196918308" w:id="38"/>
      <w:r>
        <w:rPr>
          <w:lang w:eastAsia="en-GB"/>
        </w:rPr>
        <w:t xml:space="preserve">Unsealed </w:t>
      </w:r>
      <w:bookmarkEnd w:id="37"/>
      <w:r>
        <w:rPr>
          <w:lang w:eastAsia="en-GB"/>
        </w:rPr>
        <w:t>Source</w:t>
      </w:r>
      <w:r w:rsidR="00225E79">
        <w:rPr>
          <w:lang w:eastAsia="en-GB"/>
        </w:rPr>
        <w:t>s</w:t>
      </w:r>
      <w:r w:rsidR="006C0A87">
        <w:rPr>
          <w:lang w:eastAsia="en-GB"/>
        </w:rPr>
        <w:t xml:space="preserve"> Process</w:t>
      </w:r>
      <w:bookmarkEnd w:id="38"/>
    </w:p>
    <w:p w:rsidRPr="00034BBD" w:rsidR="00034BBD" w:rsidP="00034BBD" w:rsidRDefault="00034BBD" w14:paraId="190DA029" w14:textId="77777777">
      <w:pPr>
        <w:rPr>
          <w:lang w:eastAsia="en-GB"/>
        </w:rPr>
      </w:pPr>
    </w:p>
    <w:p w:rsidR="00AB7981" w:rsidP="007D1E1E" w:rsidRDefault="00034BBD" w14:paraId="108421AA" w14:textId="4F6E4718">
      <w:pPr>
        <w:rPr>
          <w:lang w:eastAsia="en-GB"/>
        </w:rPr>
      </w:pPr>
      <w:r>
        <w:rPr>
          <w:noProof/>
        </w:rPr>
        <w:drawing>
          <wp:inline distT="0" distB="0" distL="0" distR="0" wp14:anchorId="54AA3CBC" wp14:editId="24C7B2FC">
            <wp:extent cx="9219644" cy="3768132"/>
            <wp:effectExtent l="0" t="0" r="635" b="3810"/>
            <wp:docPr id="5463223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322377" name="Picture 1" descr="A screenshot of a computer&#10;&#10;AI-generated content may be incorrect."/>
                    <pic:cNvPicPr/>
                  </pic:nvPicPr>
                  <pic:blipFill>
                    <a:blip r:embed="rId41"/>
                    <a:stretch>
                      <a:fillRect/>
                    </a:stretch>
                  </pic:blipFill>
                  <pic:spPr>
                    <a:xfrm>
                      <a:off x="0" y="0"/>
                      <a:ext cx="9235844" cy="3774753"/>
                    </a:xfrm>
                    <a:prstGeom prst="rect">
                      <a:avLst/>
                    </a:prstGeom>
                  </pic:spPr>
                </pic:pic>
              </a:graphicData>
            </a:graphic>
          </wp:inline>
        </w:drawing>
      </w:r>
      <w:r w:rsidR="00C00662">
        <w:br/>
      </w:r>
    </w:p>
    <w:p w:rsidR="006B78B3" w:rsidP="00271FBD" w:rsidRDefault="006B78B3" w14:paraId="2FE0B135" w14:textId="77777777">
      <w:pPr>
        <w:pStyle w:val="Heading3"/>
        <w:sectPr w:rsidR="006B78B3" w:rsidSect="006B78B3">
          <w:footerReference w:type="default" r:id="rId42"/>
          <w:pgSz w:w="16838" w:h="11906" w:orient="landscape"/>
          <w:pgMar w:top="1077" w:right="1077" w:bottom="1048" w:left="993" w:header="709" w:footer="0" w:gutter="0"/>
          <w:cols w:space="708"/>
          <w:docGrid w:linePitch="360"/>
        </w:sectPr>
      </w:pPr>
      <w:bookmarkStart w:name="_Toc188606888" w:id="39"/>
    </w:p>
    <w:p w:rsidR="00805A38" w:rsidP="00573668" w:rsidRDefault="00805A38" w14:paraId="28EE3438" w14:textId="37BEE539">
      <w:pPr>
        <w:pStyle w:val="Heading3"/>
        <w:spacing w:after="0"/>
      </w:pPr>
      <w:bookmarkStart w:name="_Toc196918309" w:id="40"/>
      <w:r>
        <w:t>Unsealed Source</w:t>
      </w:r>
      <w:r w:rsidR="00CA6FA5">
        <w:t xml:space="preserve"> </w:t>
      </w:r>
      <w:r w:rsidR="007F361E">
        <w:t xml:space="preserve">Inventory </w:t>
      </w:r>
      <w:r w:rsidR="00CA6FA5">
        <w:t>Listing</w:t>
      </w:r>
      <w:bookmarkEnd w:id="39"/>
      <w:bookmarkEnd w:id="40"/>
      <w:r w:rsidR="005E18F8">
        <w:br/>
      </w:r>
    </w:p>
    <w:p w:rsidR="007D1E1E" w:rsidP="007D1E1E" w:rsidRDefault="00171A97" w14:paraId="748A5CCA" w14:textId="57522697">
      <w:pPr>
        <w:rPr>
          <w:lang w:eastAsia="en-GB"/>
        </w:rPr>
      </w:pPr>
      <w:r>
        <w:rPr>
          <w:lang w:eastAsia="en-GB"/>
        </w:rPr>
        <w:t>Action</w:t>
      </w:r>
      <w:r w:rsidR="005E6A9B">
        <w:tab/>
      </w:r>
    </w:p>
    <w:p w:rsidR="006E3E96" w:rsidP="004C2CC4" w:rsidRDefault="003A3598" w14:paraId="3F1FAA78" w14:textId="3065B123">
      <w:pPr>
        <w:pStyle w:val="ListParagraph"/>
        <w:numPr>
          <w:ilvl w:val="2"/>
          <w:numId w:val="12"/>
        </w:numPr>
        <w:ind w:left="426"/>
        <w:rPr>
          <w:lang w:eastAsia="en-GB"/>
        </w:rPr>
      </w:pPr>
      <w:r>
        <w:rPr>
          <w:lang w:eastAsia="en-GB"/>
        </w:rPr>
        <w:t xml:space="preserve">Click on the Unsealed Sources </w:t>
      </w:r>
      <w:r w:rsidR="007E4810">
        <w:rPr>
          <w:lang w:eastAsia="en-GB"/>
        </w:rPr>
        <w:t>tile</w:t>
      </w:r>
      <w:r w:rsidR="005C6B70">
        <w:rPr>
          <w:lang w:eastAsia="en-GB"/>
        </w:rPr>
        <w:t xml:space="preserve"> to </w:t>
      </w:r>
      <w:r w:rsidR="008456A6">
        <w:rPr>
          <w:lang w:eastAsia="en-GB"/>
        </w:rPr>
        <w:t xml:space="preserve">open the </w:t>
      </w:r>
      <w:r w:rsidR="00B26055">
        <w:rPr>
          <w:lang w:eastAsia="en-GB"/>
        </w:rPr>
        <w:t>U</w:t>
      </w:r>
      <w:r w:rsidR="008456A6">
        <w:rPr>
          <w:lang w:eastAsia="en-GB"/>
        </w:rPr>
        <w:t xml:space="preserve">nsealed </w:t>
      </w:r>
      <w:r w:rsidR="00B26055">
        <w:rPr>
          <w:lang w:eastAsia="en-GB"/>
        </w:rPr>
        <w:t>S</w:t>
      </w:r>
      <w:r w:rsidR="008456A6">
        <w:rPr>
          <w:lang w:eastAsia="en-GB"/>
        </w:rPr>
        <w:t>ource inventory</w:t>
      </w:r>
      <w:r w:rsidR="007F361E">
        <w:rPr>
          <w:lang w:eastAsia="en-GB"/>
        </w:rPr>
        <w:t>.</w:t>
      </w:r>
      <w:r w:rsidR="00F20A3B">
        <w:rPr>
          <w:lang w:eastAsia="en-GB"/>
        </w:rPr>
        <w:br/>
      </w:r>
    </w:p>
    <w:p w:rsidR="00F20A3B" w:rsidP="00F7491A" w:rsidRDefault="00F20A3B" w14:paraId="6D7307FE" w14:textId="5DAD6FD6">
      <w:pPr>
        <w:rPr>
          <w:lang w:eastAsia="en-GB"/>
        </w:rPr>
      </w:pPr>
      <w:r>
        <w:rPr>
          <w:noProof/>
        </w:rPr>
        <w:drawing>
          <wp:inline distT="0" distB="0" distL="0" distR="0" wp14:anchorId="10175603" wp14:editId="6A4B6E3B">
            <wp:extent cx="2657143" cy="1304762"/>
            <wp:effectExtent l="0" t="0" r="0" b="0"/>
            <wp:docPr id="1063618637" name="Picture 1"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618637" name="Picture 1" descr="A black and white logo&#10;&#10;Description automatically generated"/>
                    <pic:cNvPicPr/>
                  </pic:nvPicPr>
                  <pic:blipFill>
                    <a:blip r:embed="rId43"/>
                    <a:stretch>
                      <a:fillRect/>
                    </a:stretch>
                  </pic:blipFill>
                  <pic:spPr>
                    <a:xfrm>
                      <a:off x="0" y="0"/>
                      <a:ext cx="2657143" cy="1304762"/>
                    </a:xfrm>
                    <a:prstGeom prst="rect">
                      <a:avLst/>
                    </a:prstGeom>
                  </pic:spPr>
                </pic:pic>
              </a:graphicData>
            </a:graphic>
          </wp:inline>
        </w:drawing>
      </w:r>
      <w:r w:rsidR="00C00662">
        <w:rPr>
          <w:lang w:eastAsia="en-GB"/>
        </w:rPr>
        <w:br/>
      </w:r>
    </w:p>
    <w:p w:rsidR="00AB289B" w:rsidP="00F7491A" w:rsidRDefault="007F5789" w14:paraId="56056ABF" w14:textId="28ACCA7E">
      <w:pPr>
        <w:rPr>
          <w:lang w:eastAsia="en-GB"/>
        </w:rPr>
      </w:pPr>
      <w:r w:rsidRPr="1B7CA3BD">
        <w:rPr>
          <w:lang w:eastAsia="en-GB"/>
        </w:rPr>
        <w:t xml:space="preserve">Note: </w:t>
      </w:r>
      <w:r w:rsidRPr="1B7CA3BD" w:rsidR="00F20A3B">
        <w:rPr>
          <w:lang w:eastAsia="en-GB"/>
        </w:rPr>
        <w:t>The landing page for Unsealed Sources will open with a list</w:t>
      </w:r>
      <w:r w:rsidRPr="1B7CA3BD" w:rsidR="00ED5ADB">
        <w:rPr>
          <w:lang w:eastAsia="en-GB"/>
        </w:rPr>
        <w:t xml:space="preserve"> </w:t>
      </w:r>
      <w:r w:rsidRPr="1B7CA3BD" w:rsidR="00F20A3B">
        <w:rPr>
          <w:lang w:eastAsia="en-GB"/>
        </w:rPr>
        <w:t xml:space="preserve">of </w:t>
      </w:r>
      <w:r w:rsidRPr="1B7CA3BD" w:rsidR="36FD3630">
        <w:rPr>
          <w:lang w:eastAsia="en-GB"/>
        </w:rPr>
        <w:t>inventor</w:t>
      </w:r>
      <w:r w:rsidR="001673AD">
        <w:rPr>
          <w:lang w:eastAsia="en-GB"/>
        </w:rPr>
        <w:t>y</w:t>
      </w:r>
      <w:r w:rsidRPr="1B7CA3BD" w:rsidR="00F20A3B">
        <w:rPr>
          <w:lang w:eastAsia="en-GB"/>
        </w:rPr>
        <w:t xml:space="preserve"> for all current Unsealed Source</w:t>
      </w:r>
      <w:r w:rsidRPr="1B7CA3BD" w:rsidR="00C524D3">
        <w:rPr>
          <w:lang w:eastAsia="en-GB"/>
        </w:rPr>
        <w:t>s</w:t>
      </w:r>
      <w:r w:rsidRPr="1B7CA3BD" w:rsidR="00F20A3B">
        <w:rPr>
          <w:lang w:eastAsia="en-GB"/>
        </w:rPr>
        <w:t xml:space="preserve"> to which the user is entitled to see for their </w:t>
      </w:r>
      <w:r w:rsidRPr="1B7CA3BD" w:rsidR="00005005">
        <w:rPr>
          <w:lang w:eastAsia="en-GB"/>
        </w:rPr>
        <w:t>User profile</w:t>
      </w:r>
      <w:r w:rsidRPr="1B7CA3BD" w:rsidR="00342CF2">
        <w:rPr>
          <w:lang w:eastAsia="en-GB"/>
        </w:rPr>
        <w:t xml:space="preserve"> and Department that they are logged in to</w:t>
      </w:r>
      <w:r w:rsidRPr="1B7CA3BD" w:rsidR="00F20A3B">
        <w:rPr>
          <w:lang w:eastAsia="en-GB"/>
        </w:rPr>
        <w:t>.</w:t>
      </w:r>
      <w:r w:rsidRPr="1B7CA3BD" w:rsidR="00FE1BE4">
        <w:rPr>
          <w:lang w:eastAsia="en-GB"/>
        </w:rPr>
        <w:t xml:space="preserve">  For example, </w:t>
      </w:r>
      <w:r w:rsidRPr="1B7CA3BD" w:rsidR="7A429F19">
        <w:rPr>
          <w:lang w:eastAsia="en-GB"/>
        </w:rPr>
        <w:t>a</w:t>
      </w:r>
      <w:r w:rsidR="006E7D4D">
        <w:rPr>
          <w:lang w:eastAsia="en-GB"/>
        </w:rPr>
        <w:t>n</w:t>
      </w:r>
      <w:r w:rsidRPr="1B7CA3BD" w:rsidR="00FE1BE4">
        <w:rPr>
          <w:lang w:eastAsia="en-GB"/>
        </w:rPr>
        <w:t xml:space="preserve"> SRPS that </w:t>
      </w:r>
      <w:r w:rsidR="006E7D4D">
        <w:rPr>
          <w:lang w:eastAsia="en-GB"/>
        </w:rPr>
        <w:t>has</w:t>
      </w:r>
      <w:r w:rsidRPr="1B7CA3BD" w:rsidR="00FE1BE4">
        <w:rPr>
          <w:lang w:eastAsia="en-GB"/>
        </w:rPr>
        <w:t xml:space="preserve"> </w:t>
      </w:r>
      <w:r w:rsidRPr="1B7CA3BD" w:rsidR="00FD6BB7">
        <w:rPr>
          <w:lang w:eastAsia="en-GB"/>
        </w:rPr>
        <w:t xml:space="preserve">visibility of multiple </w:t>
      </w:r>
      <w:r w:rsidRPr="1B7CA3BD" w:rsidR="00675616">
        <w:rPr>
          <w:lang w:eastAsia="en-GB"/>
        </w:rPr>
        <w:t xml:space="preserve">Departments </w:t>
      </w:r>
      <w:r w:rsidRPr="1B7CA3BD" w:rsidR="00E56242">
        <w:rPr>
          <w:lang w:eastAsia="en-GB"/>
        </w:rPr>
        <w:t xml:space="preserve">i.e. Chemistry which oversees </w:t>
      </w:r>
      <w:r w:rsidRPr="1B7CA3BD" w:rsidR="006564A2">
        <w:rPr>
          <w:lang w:eastAsia="en-GB"/>
        </w:rPr>
        <w:t xml:space="preserve">4 </w:t>
      </w:r>
      <w:r w:rsidR="00282442">
        <w:rPr>
          <w:lang w:eastAsia="en-GB"/>
        </w:rPr>
        <w:t>Departments</w:t>
      </w:r>
      <w:r w:rsidRPr="1B7CA3BD" w:rsidR="006564A2">
        <w:rPr>
          <w:lang w:eastAsia="en-GB"/>
        </w:rPr>
        <w:t xml:space="preserve"> will be able to see </w:t>
      </w:r>
      <w:r w:rsidRPr="1B7CA3BD" w:rsidR="43A79CD9">
        <w:rPr>
          <w:lang w:eastAsia="en-GB"/>
        </w:rPr>
        <w:t>inventor</w:t>
      </w:r>
      <w:r w:rsidR="00282442">
        <w:rPr>
          <w:lang w:eastAsia="en-GB"/>
        </w:rPr>
        <w:t>y</w:t>
      </w:r>
      <w:r w:rsidRPr="1B7CA3BD" w:rsidR="006564A2">
        <w:rPr>
          <w:lang w:eastAsia="en-GB"/>
        </w:rPr>
        <w:t xml:space="preserve"> for all 4 </w:t>
      </w:r>
      <w:r w:rsidR="00282442">
        <w:rPr>
          <w:lang w:eastAsia="en-GB"/>
        </w:rPr>
        <w:t>Departments</w:t>
      </w:r>
      <w:r w:rsidRPr="1B7CA3BD" w:rsidR="006564A2">
        <w:rPr>
          <w:lang w:eastAsia="en-GB"/>
        </w:rPr>
        <w:t xml:space="preserve">.  Whereas the RPS in </w:t>
      </w:r>
      <w:r w:rsidRPr="1B7CA3BD" w:rsidR="00A36836">
        <w:rPr>
          <w:lang w:eastAsia="en-GB"/>
        </w:rPr>
        <w:t>one of those Departments will see only that Department</w:t>
      </w:r>
      <w:r w:rsidR="000F6FE0">
        <w:rPr>
          <w:lang w:eastAsia="en-GB"/>
        </w:rPr>
        <w:t>’</w:t>
      </w:r>
      <w:r w:rsidRPr="1B7CA3BD" w:rsidR="00A36836">
        <w:rPr>
          <w:lang w:eastAsia="en-GB"/>
        </w:rPr>
        <w:t>s inventory.</w:t>
      </w:r>
      <w:r>
        <w:br/>
      </w:r>
    </w:p>
    <w:p w:rsidR="003E52E6" w:rsidP="00F7491A" w:rsidRDefault="009B03FE" w14:paraId="5EE92E57" w14:textId="02B4355F">
      <w:pPr>
        <w:rPr>
          <w:lang w:eastAsia="en-GB"/>
        </w:rPr>
      </w:pPr>
      <w:r>
        <w:rPr>
          <w:lang w:eastAsia="en-GB"/>
        </w:rPr>
        <w:t>Unsealed Source inventory listing page.</w:t>
      </w:r>
      <w:r w:rsidR="008B153A">
        <w:rPr>
          <w:lang w:eastAsia="en-GB"/>
        </w:rPr>
        <w:t xml:space="preserve">  This</w:t>
      </w:r>
      <w:r w:rsidR="005A00DC">
        <w:rPr>
          <w:lang w:eastAsia="en-GB"/>
        </w:rPr>
        <w:t xml:space="preserve"> page will automatically open</w:t>
      </w:r>
      <w:r w:rsidR="00396139">
        <w:rPr>
          <w:lang w:eastAsia="en-GB"/>
        </w:rPr>
        <w:t xml:space="preserve"> to show all active Unsealed Sources.</w:t>
      </w:r>
    </w:p>
    <w:p w:rsidR="000F2DD8" w:rsidP="00F7491A" w:rsidRDefault="00D45BB0" w14:paraId="46E6FD19" w14:textId="5BD28D74">
      <w:pPr>
        <w:rPr>
          <w:lang w:eastAsia="en-GB"/>
        </w:rPr>
      </w:pPr>
      <w:r>
        <w:rPr>
          <w:lang w:eastAsia="en-GB"/>
        </w:rPr>
        <w:t>Note: any items in blue on the page are clickable links that will take the User to another destination in the system</w:t>
      </w:r>
      <w:r w:rsidRPr="1BC1A988" w:rsidR="06AD0E3E">
        <w:rPr>
          <w:lang w:eastAsia="en-GB"/>
        </w:rPr>
        <w:t xml:space="preserve">, providing they have </w:t>
      </w:r>
      <w:r w:rsidRPr="37FE35C6" w:rsidR="06AD0E3E">
        <w:rPr>
          <w:lang w:eastAsia="en-GB"/>
        </w:rPr>
        <w:t>permissions</w:t>
      </w:r>
      <w:r w:rsidRPr="1BC1A988" w:rsidR="06AD0E3E">
        <w:rPr>
          <w:lang w:eastAsia="en-GB"/>
        </w:rPr>
        <w:t xml:space="preserve"> to </w:t>
      </w:r>
      <w:r w:rsidRPr="3EF821B8" w:rsidR="06AD0E3E">
        <w:rPr>
          <w:lang w:eastAsia="en-GB"/>
        </w:rPr>
        <w:t>access</w:t>
      </w:r>
      <w:r>
        <w:rPr>
          <w:lang w:eastAsia="en-GB"/>
        </w:rPr>
        <w:t>.</w:t>
      </w:r>
    </w:p>
    <w:p w:rsidR="00F20A3B" w:rsidP="00E90B37" w:rsidRDefault="003715F2" w14:paraId="6F9867F1" w14:textId="7A574128">
      <w:pPr>
        <w:rPr>
          <w:lang w:eastAsia="en-GB"/>
        </w:rPr>
      </w:pPr>
      <w:r>
        <w:rPr>
          <w:noProof/>
        </w:rPr>
        <mc:AlternateContent>
          <mc:Choice Requires="wps">
            <w:drawing>
              <wp:anchor distT="0" distB="0" distL="114300" distR="114300" simplePos="0" relativeHeight="251658328" behindDoc="0" locked="0" layoutInCell="1" allowOverlap="1" wp14:anchorId="307BA317" wp14:editId="2026B33A">
                <wp:simplePos x="0" y="0"/>
                <wp:positionH relativeFrom="margin">
                  <wp:posOffset>2920251</wp:posOffset>
                </wp:positionH>
                <wp:positionV relativeFrom="paragraph">
                  <wp:posOffset>964565</wp:posOffset>
                </wp:positionV>
                <wp:extent cx="193675" cy="186055"/>
                <wp:effectExtent l="0" t="0" r="15875" b="23495"/>
                <wp:wrapNone/>
                <wp:docPr id="822125185" name="Oval 14"/>
                <wp:cNvGraphicFramePr/>
                <a:graphic xmlns:a="http://schemas.openxmlformats.org/drawingml/2006/main">
                  <a:graphicData uri="http://schemas.microsoft.com/office/word/2010/wordprocessingShape">
                    <wps:wsp>
                      <wps:cNvSpPr/>
                      <wps:spPr>
                        <a:xfrm>
                          <a:off x="0" y="0"/>
                          <a:ext cx="193675" cy="18605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Pr="00186FC4" w:rsidR="000F2DD8" w:rsidP="000F2DD8" w:rsidRDefault="000F2DD8" w14:paraId="434C2D8E" w14:textId="4A2AD167">
                            <w:pPr>
                              <w:jc w:val="center"/>
                              <w:rPr>
                                <w:sz w:val="16"/>
                                <w:szCs w:val="16"/>
                              </w:rPr>
                            </w:pPr>
                            <w:r>
                              <w:rPr>
                                <w:sz w:val="16"/>
                                <w:szCs w:val="16"/>
                              </w:rPr>
                              <w:t>3</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dec="http://schemas.microsoft.com/office/drawing/2017/decorative" xmlns:a="http://schemas.openxmlformats.org/drawingml/2006/main">
            <w:pict w14:anchorId="5ECA729D">
              <v:oval id="_x0000_s1112" style="position:absolute;margin-left:229.95pt;margin-top:75.95pt;width:15.25pt;height:14.65pt;z-index:2516583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fillcolor="#4472c4 [3204]" strokecolor="#09101d [484]" strokeweight="1pt" w14:anchorId="307BA3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">
                <v:stroke joinstyle="miter"/>
                <v:textbox inset="0,0,0,0">
                  <w:txbxContent>
                    <w:p w:rsidRPr="00186FC4" w:rsidR="000F2DD8" w:rsidP="000F2DD8" w:rsidRDefault="000F2DD8" w14:paraId="2A2176D0" w14:textId="4A2AD167">
                      <w:pPr>
                        <w:jc w:val="center"/>
                        <w:rPr>
                          <w:sz w:val="16"/>
                          <w:szCs w:val="16"/>
                        </w:rPr>
                      </w:pPr>
                      <w:r>
                        <w:rPr>
                          <w:sz w:val="16"/>
                          <w:szCs w:val="16"/>
                        </w:rPr>
                        <w:t>3</w:t>
                      </w:r>
                    </w:p>
                  </w:txbxContent>
                </v:textbox>
                <w10:wrap anchorx="margin"/>
              </v:oval>
            </w:pict>
          </mc:Fallback>
        </mc:AlternateContent>
      </w:r>
      <w:r w:rsidR="00E90B37">
        <w:rPr>
          <w:noProof/>
        </w:rPr>
        <mc:AlternateContent>
          <mc:Choice Requires="wps">
            <w:drawing>
              <wp:anchor distT="0" distB="0" distL="114300" distR="114300" simplePos="0" relativeHeight="251658331" behindDoc="0" locked="0" layoutInCell="1" allowOverlap="1" wp14:anchorId="13CCABE2" wp14:editId="4A96B2DB">
                <wp:simplePos x="0" y="0"/>
                <wp:positionH relativeFrom="margin">
                  <wp:posOffset>1514475</wp:posOffset>
                </wp:positionH>
                <wp:positionV relativeFrom="paragraph">
                  <wp:posOffset>551815</wp:posOffset>
                </wp:positionV>
                <wp:extent cx="193675" cy="186055"/>
                <wp:effectExtent l="0" t="0" r="15875" b="23495"/>
                <wp:wrapNone/>
                <wp:docPr id="1758670977" name="Oval 14"/>
                <wp:cNvGraphicFramePr/>
                <a:graphic xmlns:a="http://schemas.openxmlformats.org/drawingml/2006/main">
                  <a:graphicData uri="http://schemas.microsoft.com/office/word/2010/wordprocessingShape">
                    <wps:wsp>
                      <wps:cNvSpPr/>
                      <wps:spPr>
                        <a:xfrm>
                          <a:off x="0" y="0"/>
                          <a:ext cx="193675" cy="18605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Pr="00186FC4" w:rsidR="00C804EC" w:rsidP="00C804EC" w:rsidRDefault="00C7484F" w14:paraId="3D052311" w14:textId="428DAA3E">
                            <w:pPr>
                              <w:jc w:val="center"/>
                              <w:rPr>
                                <w:sz w:val="16"/>
                                <w:szCs w:val="16"/>
                              </w:rPr>
                            </w:pPr>
                            <w:r>
                              <w:rPr>
                                <w:sz w:val="16"/>
                                <w:szCs w:val="16"/>
                              </w:rPr>
                              <w:t>5</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dec="http://schemas.microsoft.com/office/drawing/2017/decorative" xmlns:a="http://schemas.openxmlformats.org/drawingml/2006/main">
            <w:pict w14:anchorId="3276E7B9">
              <v:oval id="_x0000_s1113" style="position:absolute;margin-left:119.25pt;margin-top:43.45pt;width:15.25pt;height:14.65pt;z-index:25165833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fillcolor="#4472c4 [3204]" strokecolor="#09101d [484]" strokeweight="1pt" w14:anchorId="13CCABE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">
                <v:stroke joinstyle="miter"/>
                <v:textbox inset="0,0,0,0">
                  <w:txbxContent>
                    <w:p w:rsidRPr="00186FC4" w:rsidR="00C804EC" w:rsidP="00C804EC" w:rsidRDefault="00C7484F" w14:paraId="34C3CC76" w14:textId="428DAA3E">
                      <w:pPr>
                        <w:jc w:val="center"/>
                        <w:rPr>
                          <w:sz w:val="16"/>
                          <w:szCs w:val="16"/>
                        </w:rPr>
                      </w:pPr>
                      <w:r>
                        <w:rPr>
                          <w:sz w:val="16"/>
                          <w:szCs w:val="16"/>
                        </w:rPr>
                        <w:t>5</w:t>
                      </w:r>
                    </w:p>
                  </w:txbxContent>
                </v:textbox>
                <w10:wrap anchorx="margin"/>
              </v:oval>
            </w:pict>
          </mc:Fallback>
        </mc:AlternateContent>
      </w:r>
      <w:r w:rsidR="00E90B37">
        <w:rPr>
          <w:noProof/>
        </w:rPr>
        <mc:AlternateContent>
          <mc:Choice Requires="wps">
            <w:drawing>
              <wp:anchor distT="0" distB="0" distL="114300" distR="114300" simplePos="0" relativeHeight="251658329" behindDoc="0" locked="0" layoutInCell="1" allowOverlap="1" wp14:anchorId="3E42400B" wp14:editId="0A3912E6">
                <wp:simplePos x="0" y="0"/>
                <wp:positionH relativeFrom="margin">
                  <wp:posOffset>155575</wp:posOffset>
                </wp:positionH>
                <wp:positionV relativeFrom="paragraph">
                  <wp:posOffset>1273175</wp:posOffset>
                </wp:positionV>
                <wp:extent cx="193675" cy="186055"/>
                <wp:effectExtent l="0" t="0" r="15875" b="23495"/>
                <wp:wrapNone/>
                <wp:docPr id="843991717" name="Oval 14"/>
                <wp:cNvGraphicFramePr/>
                <a:graphic xmlns:a="http://schemas.openxmlformats.org/drawingml/2006/main">
                  <a:graphicData uri="http://schemas.microsoft.com/office/word/2010/wordprocessingShape">
                    <wps:wsp>
                      <wps:cNvSpPr/>
                      <wps:spPr>
                        <a:xfrm>
                          <a:off x="0" y="0"/>
                          <a:ext cx="193675" cy="18605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Pr="00186FC4" w:rsidR="000F2DD8" w:rsidP="000F2DD8" w:rsidRDefault="00D310D5" w14:paraId="00E5A514" w14:textId="408631FF">
                            <w:pPr>
                              <w:jc w:val="center"/>
                              <w:rPr>
                                <w:sz w:val="16"/>
                                <w:szCs w:val="16"/>
                              </w:rPr>
                            </w:pPr>
                            <w:r>
                              <w:rPr>
                                <w:sz w:val="16"/>
                                <w:szCs w:val="16"/>
                              </w:rPr>
                              <w:t>4</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dec="http://schemas.microsoft.com/office/drawing/2017/decorative" xmlns:a="http://schemas.openxmlformats.org/drawingml/2006/main">
            <w:pict w14:anchorId="66BA0CBC">
              <v:oval id="_x0000_s1114" style="position:absolute;margin-left:12.25pt;margin-top:100.25pt;width:15.25pt;height:14.65pt;z-index:25165832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fillcolor="#4472c4 [3204]" strokecolor="#09101d [484]" strokeweight="1pt" w14:anchorId="3E42400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">
                <v:stroke joinstyle="miter"/>
                <v:textbox inset="0,0,0,0">
                  <w:txbxContent>
                    <w:p w:rsidRPr="00186FC4" w:rsidR="000F2DD8" w:rsidP="000F2DD8" w:rsidRDefault="00D310D5" w14:paraId="3BC2995D" w14:textId="408631FF">
                      <w:pPr>
                        <w:jc w:val="center"/>
                        <w:rPr>
                          <w:sz w:val="16"/>
                          <w:szCs w:val="16"/>
                        </w:rPr>
                      </w:pPr>
                      <w:r>
                        <w:rPr>
                          <w:sz w:val="16"/>
                          <w:szCs w:val="16"/>
                        </w:rPr>
                        <w:t>4</w:t>
                      </w:r>
                    </w:p>
                  </w:txbxContent>
                </v:textbox>
                <w10:wrap anchorx="margin"/>
              </v:oval>
            </w:pict>
          </mc:Fallback>
        </mc:AlternateContent>
      </w:r>
      <w:r w:rsidR="00E90B37">
        <w:rPr>
          <w:noProof/>
        </w:rPr>
        <mc:AlternateContent>
          <mc:Choice Requires="wps">
            <w:drawing>
              <wp:anchor distT="0" distB="0" distL="114300" distR="114300" simplePos="0" relativeHeight="251658327" behindDoc="0" locked="0" layoutInCell="1" allowOverlap="1" wp14:anchorId="020E3188" wp14:editId="3EFCFB14">
                <wp:simplePos x="0" y="0"/>
                <wp:positionH relativeFrom="margin">
                  <wp:posOffset>2807970</wp:posOffset>
                </wp:positionH>
                <wp:positionV relativeFrom="paragraph">
                  <wp:posOffset>560705</wp:posOffset>
                </wp:positionV>
                <wp:extent cx="193675" cy="186055"/>
                <wp:effectExtent l="0" t="0" r="15875" b="23495"/>
                <wp:wrapNone/>
                <wp:docPr id="312291922" name="Oval 14"/>
                <wp:cNvGraphicFramePr/>
                <a:graphic xmlns:a="http://schemas.openxmlformats.org/drawingml/2006/main">
                  <a:graphicData uri="http://schemas.microsoft.com/office/word/2010/wordprocessingShape">
                    <wps:wsp>
                      <wps:cNvSpPr/>
                      <wps:spPr>
                        <a:xfrm>
                          <a:off x="0" y="0"/>
                          <a:ext cx="193675" cy="18605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Pr="00186FC4" w:rsidR="000F2DD8" w:rsidP="000F2DD8" w:rsidRDefault="000F2DD8" w14:paraId="7E0B0F97" w14:textId="7ED43DA4">
                            <w:pPr>
                              <w:jc w:val="center"/>
                              <w:rPr>
                                <w:sz w:val="16"/>
                                <w:szCs w:val="16"/>
                              </w:rPr>
                            </w:pPr>
                            <w:r>
                              <w:rPr>
                                <w:sz w:val="16"/>
                                <w:szCs w:val="16"/>
                              </w:rPr>
                              <w:t>2</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dec="http://schemas.microsoft.com/office/drawing/2017/decorative" xmlns:a="http://schemas.openxmlformats.org/drawingml/2006/main">
            <w:pict w14:anchorId="6FF1E9A3">
              <v:oval id="_x0000_s1115" style="position:absolute;margin-left:221.1pt;margin-top:44.15pt;width:15.25pt;height:14.65pt;z-index:251658327;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fillcolor="#4472c4 [3204]" strokecolor="#09101d [484]" strokeweight="1pt" w14:anchorId="020E31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">
                <v:stroke joinstyle="miter"/>
                <v:textbox inset="0,0,0,0">
                  <w:txbxContent>
                    <w:p w:rsidRPr="00186FC4" w:rsidR="000F2DD8" w:rsidP="000F2DD8" w:rsidRDefault="000F2DD8" w14:paraId="54B6C890" w14:textId="7ED43DA4">
                      <w:pPr>
                        <w:jc w:val="center"/>
                        <w:rPr>
                          <w:sz w:val="16"/>
                          <w:szCs w:val="16"/>
                        </w:rPr>
                      </w:pPr>
                      <w:r>
                        <w:rPr>
                          <w:sz w:val="16"/>
                          <w:szCs w:val="16"/>
                        </w:rPr>
                        <w:t>2</w:t>
                      </w:r>
                    </w:p>
                  </w:txbxContent>
                </v:textbox>
                <w10:wrap anchorx="margin"/>
              </v:oval>
            </w:pict>
          </mc:Fallback>
        </mc:AlternateContent>
      </w:r>
      <w:r w:rsidR="00E90B37">
        <w:rPr>
          <w:noProof/>
        </w:rPr>
        <mc:AlternateContent>
          <mc:Choice Requires="wps">
            <w:drawing>
              <wp:anchor distT="0" distB="0" distL="114300" distR="114300" simplePos="0" relativeHeight="251658326" behindDoc="0" locked="0" layoutInCell="1" allowOverlap="1" wp14:anchorId="73675B3F" wp14:editId="3FB1637B">
                <wp:simplePos x="0" y="0"/>
                <wp:positionH relativeFrom="margin">
                  <wp:posOffset>1914639</wp:posOffset>
                </wp:positionH>
                <wp:positionV relativeFrom="paragraph">
                  <wp:posOffset>236220</wp:posOffset>
                </wp:positionV>
                <wp:extent cx="193675" cy="186055"/>
                <wp:effectExtent l="0" t="0" r="15875" b="23495"/>
                <wp:wrapNone/>
                <wp:docPr id="139765321" name="Oval 14"/>
                <wp:cNvGraphicFramePr/>
                <a:graphic xmlns:a="http://schemas.openxmlformats.org/drawingml/2006/main">
                  <a:graphicData uri="http://schemas.microsoft.com/office/word/2010/wordprocessingShape">
                    <wps:wsp>
                      <wps:cNvSpPr/>
                      <wps:spPr>
                        <a:xfrm>
                          <a:off x="0" y="0"/>
                          <a:ext cx="193675" cy="18605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Pr="00186FC4" w:rsidR="0055605A" w:rsidP="0055605A" w:rsidRDefault="002F63F0" w14:paraId="28848401" w14:textId="087B5464">
                            <w:pPr>
                              <w:jc w:val="center"/>
                              <w:rPr>
                                <w:sz w:val="16"/>
                                <w:szCs w:val="16"/>
                              </w:rPr>
                            </w:pPr>
                            <w:r>
                              <w:rPr>
                                <w:sz w:val="16"/>
                                <w:szCs w:val="16"/>
                              </w:rPr>
                              <w:t>1</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dec="http://schemas.microsoft.com/office/drawing/2017/decorative" xmlns:a="http://schemas.openxmlformats.org/drawingml/2006/main">
            <w:pict w14:anchorId="061FB5C9">
              <v:oval id="_x0000_s1116" style="position:absolute;margin-left:150.75pt;margin-top:18.6pt;width:15.25pt;height:14.65pt;z-index:25165832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fillcolor="#4472c4 [3204]" strokecolor="#09101d [484]" strokeweight="1pt" w14:anchorId="73675B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">
                <v:stroke joinstyle="miter"/>
                <v:textbox inset="0,0,0,0">
                  <w:txbxContent>
                    <w:p w:rsidRPr="00186FC4" w:rsidR="0055605A" w:rsidP="0055605A" w:rsidRDefault="002F63F0" w14:paraId="0C50080F" w14:textId="087B5464">
                      <w:pPr>
                        <w:jc w:val="center"/>
                        <w:rPr>
                          <w:sz w:val="16"/>
                          <w:szCs w:val="16"/>
                        </w:rPr>
                      </w:pPr>
                      <w:r>
                        <w:rPr>
                          <w:sz w:val="16"/>
                          <w:szCs w:val="16"/>
                        </w:rPr>
                        <w:t>1</w:t>
                      </w:r>
                    </w:p>
                  </w:txbxContent>
                </v:textbox>
                <w10:wrap anchorx="margin"/>
              </v:oval>
            </w:pict>
          </mc:Fallback>
        </mc:AlternateContent>
      </w:r>
      <w:r w:rsidR="00E90B37">
        <w:rPr>
          <w:noProof/>
        </w:rPr>
        <mc:AlternateContent>
          <mc:Choice Requires="wps">
            <w:drawing>
              <wp:anchor distT="0" distB="0" distL="114300" distR="114300" simplePos="0" relativeHeight="251658332" behindDoc="0" locked="0" layoutInCell="1" allowOverlap="1" wp14:anchorId="68693DD0" wp14:editId="5D586C16">
                <wp:simplePos x="0" y="0"/>
                <wp:positionH relativeFrom="margin">
                  <wp:posOffset>5279390</wp:posOffset>
                </wp:positionH>
                <wp:positionV relativeFrom="paragraph">
                  <wp:posOffset>725170</wp:posOffset>
                </wp:positionV>
                <wp:extent cx="193675" cy="186055"/>
                <wp:effectExtent l="0" t="0" r="15875" b="23495"/>
                <wp:wrapNone/>
                <wp:docPr id="1881410759" name="Oval 14"/>
                <wp:cNvGraphicFramePr/>
                <a:graphic xmlns:a="http://schemas.openxmlformats.org/drawingml/2006/main">
                  <a:graphicData uri="http://schemas.microsoft.com/office/word/2010/wordprocessingShape">
                    <wps:wsp>
                      <wps:cNvSpPr/>
                      <wps:spPr>
                        <a:xfrm>
                          <a:off x="0" y="0"/>
                          <a:ext cx="193675" cy="18605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Pr="00186FC4" w:rsidR="00C7484F" w:rsidP="00C7484F" w:rsidRDefault="00656F6B" w14:paraId="440CD319" w14:textId="2E2C086A">
                            <w:pPr>
                              <w:jc w:val="center"/>
                              <w:rPr>
                                <w:sz w:val="16"/>
                                <w:szCs w:val="16"/>
                              </w:rPr>
                            </w:pPr>
                            <w:r>
                              <w:rPr>
                                <w:sz w:val="16"/>
                                <w:szCs w:val="16"/>
                              </w:rPr>
                              <w:t>6</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dec="http://schemas.microsoft.com/office/drawing/2017/decorative" xmlns:a="http://schemas.openxmlformats.org/drawingml/2006/main">
            <w:pict w14:anchorId="7B6D9A2B">
              <v:oval id="_x0000_s1117" style="position:absolute;margin-left:415.7pt;margin-top:57.1pt;width:15.25pt;height:14.65pt;z-index:2516583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fillcolor="#4472c4 [3204]" strokecolor="#09101d [484]" strokeweight="1pt" w14:anchorId="68693DD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">
                <v:stroke joinstyle="miter"/>
                <v:textbox inset="0,0,0,0">
                  <w:txbxContent>
                    <w:p w:rsidRPr="00186FC4" w:rsidR="00C7484F" w:rsidP="00C7484F" w:rsidRDefault="00656F6B" w14:paraId="1AA1B773" w14:textId="2E2C086A">
                      <w:pPr>
                        <w:jc w:val="center"/>
                        <w:rPr>
                          <w:sz w:val="16"/>
                          <w:szCs w:val="16"/>
                        </w:rPr>
                      </w:pPr>
                      <w:r>
                        <w:rPr>
                          <w:sz w:val="16"/>
                          <w:szCs w:val="16"/>
                        </w:rPr>
                        <w:t>6</w:t>
                      </w:r>
                    </w:p>
                  </w:txbxContent>
                </v:textbox>
                <w10:wrap anchorx="margin"/>
              </v:oval>
            </w:pict>
          </mc:Fallback>
        </mc:AlternateContent>
      </w:r>
      <w:r w:rsidR="00E90B37">
        <w:rPr>
          <w:noProof/>
        </w:rPr>
        <mc:AlternateContent>
          <mc:Choice Requires="wps">
            <w:drawing>
              <wp:anchor distT="0" distB="0" distL="114300" distR="114300" simplePos="0" relativeHeight="251658330" behindDoc="0" locked="0" layoutInCell="1" allowOverlap="1" wp14:anchorId="6C2FEC73" wp14:editId="006B84E2">
                <wp:simplePos x="0" y="0"/>
                <wp:positionH relativeFrom="margin">
                  <wp:posOffset>5278869</wp:posOffset>
                </wp:positionH>
                <wp:positionV relativeFrom="paragraph">
                  <wp:posOffset>1310005</wp:posOffset>
                </wp:positionV>
                <wp:extent cx="193675" cy="186055"/>
                <wp:effectExtent l="0" t="0" r="15875" b="23495"/>
                <wp:wrapNone/>
                <wp:docPr id="163828929" name="Oval 14"/>
                <wp:cNvGraphicFramePr/>
                <a:graphic xmlns:a="http://schemas.openxmlformats.org/drawingml/2006/main">
                  <a:graphicData uri="http://schemas.microsoft.com/office/word/2010/wordprocessingShape">
                    <wps:wsp>
                      <wps:cNvSpPr/>
                      <wps:spPr>
                        <a:xfrm>
                          <a:off x="0" y="0"/>
                          <a:ext cx="193675" cy="18605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Pr="00186FC4" w:rsidR="000F2DD8" w:rsidP="000F2DD8" w:rsidRDefault="00C804EC" w14:paraId="66F51346" w14:textId="00CAEB1E">
                            <w:pPr>
                              <w:jc w:val="center"/>
                              <w:rPr>
                                <w:sz w:val="16"/>
                                <w:szCs w:val="16"/>
                              </w:rPr>
                            </w:pPr>
                            <w:r>
                              <w:rPr>
                                <w:sz w:val="16"/>
                                <w:szCs w:val="16"/>
                              </w:rPr>
                              <w:t>7</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dec="http://schemas.microsoft.com/office/drawing/2017/decorative" xmlns:a="http://schemas.openxmlformats.org/drawingml/2006/main">
            <w:pict w14:anchorId="043A77BB">
              <v:oval id="_x0000_s1118" style="position:absolute;margin-left:415.65pt;margin-top:103.15pt;width:15.25pt;height:14.65pt;z-index:25165833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fillcolor="#4472c4 [3204]" strokecolor="#09101d [484]" strokeweight="1pt" w14:anchorId="6C2FEC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">
                <v:stroke joinstyle="miter"/>
                <v:textbox inset="0,0,0,0">
                  <w:txbxContent>
                    <w:p w:rsidRPr="00186FC4" w:rsidR="000F2DD8" w:rsidP="000F2DD8" w:rsidRDefault="00C804EC" w14:paraId="67E6CB27" w14:textId="00CAEB1E">
                      <w:pPr>
                        <w:jc w:val="center"/>
                        <w:rPr>
                          <w:sz w:val="16"/>
                          <w:szCs w:val="16"/>
                        </w:rPr>
                      </w:pPr>
                      <w:r>
                        <w:rPr>
                          <w:sz w:val="16"/>
                          <w:szCs w:val="16"/>
                        </w:rPr>
                        <w:t>7</w:t>
                      </w:r>
                    </w:p>
                  </w:txbxContent>
                </v:textbox>
                <w10:wrap anchorx="margin"/>
              </v:oval>
            </w:pict>
          </mc:Fallback>
        </mc:AlternateContent>
      </w:r>
      <w:r w:rsidR="00513319">
        <w:br/>
      </w:r>
      <w:r w:rsidR="00641B37">
        <w:rPr>
          <w:noProof/>
        </w:rPr>
        <w:drawing>
          <wp:inline distT="0" distB="0" distL="0" distR="0" wp14:anchorId="7042AAF9" wp14:editId="7B9C086D">
            <wp:extent cx="5724567" cy="3114698"/>
            <wp:effectExtent l="0" t="0" r="9525" b="9525"/>
            <wp:docPr id="5272445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244591" name="Picture 1" descr="A screenshot of a computer&#10;&#10;AI-generated content may be incorrect."/>
                    <pic:cNvPicPr/>
                  </pic:nvPicPr>
                  <pic:blipFill>
                    <a:blip r:embed="rId44"/>
                    <a:stretch>
                      <a:fillRect/>
                    </a:stretch>
                  </pic:blipFill>
                  <pic:spPr>
                    <a:xfrm>
                      <a:off x="0" y="0"/>
                      <a:ext cx="5724567" cy="3114698"/>
                    </a:xfrm>
                    <a:prstGeom prst="rect">
                      <a:avLst/>
                    </a:prstGeom>
                  </pic:spPr>
                </pic:pic>
              </a:graphicData>
            </a:graphic>
          </wp:inline>
        </w:drawing>
      </w:r>
    </w:p>
    <w:p w:rsidR="00A92A34" w:rsidP="00D45BB0" w:rsidRDefault="00A92A34" w14:paraId="16D7886A" w14:textId="0CB5621F">
      <w:pPr>
        <w:ind w:left="720"/>
        <w:rPr>
          <w:lang w:eastAsia="en-GB"/>
        </w:rPr>
      </w:pPr>
    </w:p>
    <w:p w:rsidR="0001423C" w:rsidP="006B6D0A" w:rsidRDefault="00A4020D" w14:paraId="220571C5" w14:textId="1459C24E">
      <w:r>
        <w:rPr>
          <w:noProof/>
        </w:rPr>
        <mc:AlternateContent>
          <mc:Choice Requires="wps">
            <w:drawing>
              <wp:anchor distT="0" distB="0" distL="114300" distR="114300" simplePos="0" relativeHeight="251658333" behindDoc="0" locked="0" layoutInCell="1" allowOverlap="1" wp14:anchorId="2C77196D" wp14:editId="4D60570F">
                <wp:simplePos x="0" y="0"/>
                <wp:positionH relativeFrom="leftMargin">
                  <wp:posOffset>433087</wp:posOffset>
                </wp:positionH>
                <wp:positionV relativeFrom="paragraph">
                  <wp:posOffset>4445</wp:posOffset>
                </wp:positionV>
                <wp:extent cx="193675" cy="186055"/>
                <wp:effectExtent l="0" t="0" r="15875" b="23495"/>
                <wp:wrapNone/>
                <wp:docPr id="1273922932" name="Oval 14"/>
                <wp:cNvGraphicFramePr/>
                <a:graphic xmlns:a="http://schemas.openxmlformats.org/drawingml/2006/main">
                  <a:graphicData uri="http://schemas.microsoft.com/office/word/2010/wordprocessingShape">
                    <wps:wsp>
                      <wps:cNvSpPr/>
                      <wps:spPr>
                        <a:xfrm>
                          <a:off x="0" y="0"/>
                          <a:ext cx="193675" cy="18605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Pr="00186FC4" w:rsidR="00A4020D" w:rsidP="00A4020D" w:rsidRDefault="00A4020D" w14:paraId="63ABB1E6" w14:textId="77777777">
                            <w:pPr>
                              <w:jc w:val="center"/>
                              <w:rPr>
                                <w:sz w:val="16"/>
                                <w:szCs w:val="16"/>
                              </w:rPr>
                            </w:pPr>
                            <w:r>
                              <w:rPr>
                                <w:sz w:val="16"/>
                                <w:szCs w:val="16"/>
                              </w:rPr>
                              <w:t>1</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dec="http://schemas.microsoft.com/office/drawing/2017/decorative" xmlns:a="http://schemas.openxmlformats.org/drawingml/2006/main">
            <w:pict w14:anchorId="3E3921A5">
              <v:oval id="_x0000_s1119" style="position:absolute;margin-left:34.1pt;margin-top:.35pt;width:15.25pt;height:14.65pt;z-index:251658333;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fillcolor="#4472c4 [3204]" strokecolor="#09101d [484]" strokeweight="1pt" w14:anchorId="2C77196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">
                <v:stroke joinstyle="miter"/>
                <v:textbox inset="0,0,0,0">
                  <w:txbxContent>
                    <w:p w:rsidRPr="00186FC4" w:rsidR="00A4020D" w:rsidP="00A4020D" w:rsidRDefault="00A4020D" w14:paraId="050B3AD0" w14:textId="77777777">
                      <w:pPr>
                        <w:jc w:val="center"/>
                        <w:rPr>
                          <w:sz w:val="16"/>
                          <w:szCs w:val="16"/>
                        </w:rPr>
                      </w:pPr>
                      <w:r>
                        <w:rPr>
                          <w:sz w:val="16"/>
                          <w:szCs w:val="16"/>
                        </w:rPr>
                        <w:t>1</w:t>
                      </w:r>
                    </w:p>
                  </w:txbxContent>
                </v:textbox>
                <w10:wrap anchorx="margin"/>
              </v:oval>
            </w:pict>
          </mc:Fallback>
        </mc:AlternateContent>
      </w:r>
      <w:r w:rsidRPr="00216AEE" w:rsidR="00A65EC5">
        <w:t xml:space="preserve">The </w:t>
      </w:r>
      <w:r w:rsidRPr="00C628A2" w:rsidR="00A65EC5">
        <w:t>Breadcrumb</w:t>
      </w:r>
      <w:r w:rsidRPr="00216AEE" w:rsidR="00A65EC5">
        <w:t xml:space="preserve"> Trail</w:t>
      </w:r>
    </w:p>
    <w:p w:rsidR="00AF09FA" w:rsidP="00AF09FA" w:rsidRDefault="00AF09FA" w14:paraId="35F9CFCF" w14:textId="77777777">
      <w:pPr>
        <w:spacing w:after="0"/>
      </w:pPr>
    </w:p>
    <w:p w:rsidR="00A71A07" w:rsidP="00A60F22" w:rsidRDefault="00A015CC" w14:paraId="693362AB" w14:textId="066A5785">
      <w:r>
        <w:rPr>
          <w:noProof/>
        </w:rPr>
        <w:drawing>
          <wp:inline distT="0" distB="0" distL="0" distR="0" wp14:anchorId="38AC3380" wp14:editId="2A7E9EC0">
            <wp:extent cx="4427044" cy="568410"/>
            <wp:effectExtent l="0" t="0" r="0" b="3175"/>
            <wp:docPr id="329566057" name="Picture 1" descr="A close 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566057" name="Picture 1" descr="A close up of a sign&#10;&#10;AI-generated content may be incorrect."/>
                    <pic:cNvPicPr/>
                  </pic:nvPicPr>
                  <pic:blipFill>
                    <a:blip r:embed="rId45"/>
                    <a:stretch>
                      <a:fillRect/>
                    </a:stretch>
                  </pic:blipFill>
                  <pic:spPr>
                    <a:xfrm>
                      <a:off x="0" y="0"/>
                      <a:ext cx="4482101" cy="575479"/>
                    </a:xfrm>
                    <a:prstGeom prst="rect">
                      <a:avLst/>
                    </a:prstGeom>
                  </pic:spPr>
                </pic:pic>
              </a:graphicData>
            </a:graphic>
          </wp:inline>
        </w:drawing>
      </w:r>
      <w:r w:rsidR="00A71A07">
        <w:br/>
      </w:r>
    </w:p>
    <w:p w:rsidR="00B92EB1" w:rsidP="00A60F22" w:rsidRDefault="00B92EB1" w14:paraId="37100679" w14:textId="7591BD74">
      <w:pPr>
        <w:pStyle w:val="ListParagraph"/>
        <w:spacing w:after="0"/>
        <w:rPr>
          <w:lang w:eastAsia="en-GB"/>
        </w:rPr>
      </w:pPr>
      <w:r>
        <w:rPr>
          <w:lang w:eastAsia="en-GB"/>
        </w:rPr>
        <w:t>It is</w:t>
      </w:r>
      <w:r w:rsidR="00BA3AF5">
        <w:rPr>
          <w:lang w:eastAsia="en-GB"/>
        </w:rPr>
        <w:t xml:space="preserve"> important to keep an eye on the breadcrumb trail as that will inform the User</w:t>
      </w:r>
      <w:r w:rsidR="00DF6B73">
        <w:rPr>
          <w:lang w:eastAsia="en-GB"/>
        </w:rPr>
        <w:t xml:space="preserve"> as to where in the system </w:t>
      </w:r>
      <w:r w:rsidR="009F7021">
        <w:rPr>
          <w:lang w:eastAsia="en-GB"/>
        </w:rPr>
        <w:t>the screen is.  Given that it is possible to click</w:t>
      </w:r>
      <w:r w:rsidR="001B2D68">
        <w:rPr>
          <w:lang w:eastAsia="en-GB"/>
        </w:rPr>
        <w:t xml:space="preserve"> on links (any piece of data noted in blue has a link)</w:t>
      </w:r>
      <w:r w:rsidR="001B6EE7">
        <w:rPr>
          <w:lang w:eastAsia="en-GB"/>
        </w:rPr>
        <w:t xml:space="preserve"> from a page, the system will navigate to different modules.  If the User has no access to the relevant module, </w:t>
      </w:r>
      <w:r w:rsidRPr="13F7443B" w:rsidR="0EB0A698">
        <w:rPr>
          <w:lang w:eastAsia="en-GB"/>
        </w:rPr>
        <w:t>and</w:t>
      </w:r>
      <w:r w:rsidR="001B6EE7">
        <w:rPr>
          <w:lang w:eastAsia="en-GB"/>
        </w:rPr>
        <w:t xml:space="preserve"> </w:t>
      </w:r>
      <w:r w:rsidR="0068298B">
        <w:rPr>
          <w:lang w:eastAsia="en-GB"/>
        </w:rPr>
        <w:t>permissions access</w:t>
      </w:r>
      <w:r w:rsidR="001B6EE7">
        <w:rPr>
          <w:lang w:eastAsia="en-GB"/>
        </w:rPr>
        <w:t xml:space="preserve"> message will be</w:t>
      </w:r>
      <w:r w:rsidR="0068298B">
        <w:rPr>
          <w:lang w:eastAsia="en-GB"/>
        </w:rPr>
        <w:t xml:space="preserve"> shown instead.</w:t>
      </w:r>
      <w:r w:rsidR="00A805AC">
        <w:br/>
      </w:r>
    </w:p>
    <w:p w:rsidR="00436B38" w:rsidP="00031EBA" w:rsidRDefault="00A4020D" w14:paraId="49F54B05" w14:textId="731E038C">
      <w:r>
        <w:rPr>
          <w:noProof/>
        </w:rPr>
        <mc:AlternateContent>
          <mc:Choice Requires="wps">
            <w:drawing>
              <wp:anchor distT="0" distB="0" distL="114300" distR="114300" simplePos="0" relativeHeight="251658334" behindDoc="0" locked="0" layoutInCell="1" allowOverlap="1" wp14:anchorId="66D3CE2A" wp14:editId="48DB4849">
                <wp:simplePos x="0" y="0"/>
                <wp:positionH relativeFrom="margin">
                  <wp:posOffset>-243205</wp:posOffset>
                </wp:positionH>
                <wp:positionV relativeFrom="paragraph">
                  <wp:posOffset>-4445</wp:posOffset>
                </wp:positionV>
                <wp:extent cx="193675" cy="186055"/>
                <wp:effectExtent l="0" t="0" r="15875" b="23495"/>
                <wp:wrapNone/>
                <wp:docPr id="2134089489" name="Oval 14"/>
                <wp:cNvGraphicFramePr/>
                <a:graphic xmlns:a="http://schemas.openxmlformats.org/drawingml/2006/main">
                  <a:graphicData uri="http://schemas.microsoft.com/office/word/2010/wordprocessingShape">
                    <wps:wsp>
                      <wps:cNvSpPr/>
                      <wps:spPr>
                        <a:xfrm>
                          <a:off x="0" y="0"/>
                          <a:ext cx="193675" cy="18605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Pr="00186FC4" w:rsidR="00A4020D" w:rsidP="00A4020D" w:rsidRDefault="00A4020D" w14:paraId="374911CC" w14:textId="77777777">
                            <w:pPr>
                              <w:jc w:val="center"/>
                              <w:rPr>
                                <w:sz w:val="16"/>
                                <w:szCs w:val="16"/>
                              </w:rPr>
                            </w:pPr>
                            <w:r>
                              <w:rPr>
                                <w:sz w:val="16"/>
                                <w:szCs w:val="16"/>
                              </w:rPr>
                              <w:t>2</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dec="http://schemas.microsoft.com/office/drawing/2017/decorative" xmlns:a="http://schemas.openxmlformats.org/drawingml/2006/main">
            <w:pict w14:anchorId="2FF89F1B">
              <v:oval id="_x0000_s1120" style="position:absolute;margin-left:-19.15pt;margin-top:-.35pt;width:15.25pt;height:14.65pt;z-index:25165833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fillcolor="#4472c4 [3204]" strokecolor="#09101d [484]" strokeweight="1pt" w14:anchorId="66D3CE2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">
                <v:stroke joinstyle="miter"/>
                <v:textbox inset="0,0,0,0">
                  <w:txbxContent>
                    <w:p w:rsidRPr="00186FC4" w:rsidR="00A4020D" w:rsidP="00A4020D" w:rsidRDefault="00A4020D" w14:paraId="58A8CB7E" w14:textId="77777777">
                      <w:pPr>
                        <w:jc w:val="center"/>
                        <w:rPr>
                          <w:sz w:val="16"/>
                          <w:szCs w:val="16"/>
                        </w:rPr>
                      </w:pPr>
                      <w:r>
                        <w:rPr>
                          <w:sz w:val="16"/>
                          <w:szCs w:val="16"/>
                        </w:rPr>
                        <w:t>2</w:t>
                      </w:r>
                    </w:p>
                  </w:txbxContent>
                </v:textbox>
                <w10:wrap anchorx="margin"/>
              </v:oval>
            </w:pict>
          </mc:Fallback>
        </mc:AlternateContent>
      </w:r>
      <w:r w:rsidRPr="00216AEE" w:rsidR="000E334E">
        <w:t>Archived Inventory</w:t>
      </w:r>
    </w:p>
    <w:p w:rsidR="00DF6C61" w:rsidP="00AF09FA" w:rsidRDefault="00DF6C61" w14:paraId="1998F3B3" w14:textId="77777777">
      <w:pPr>
        <w:spacing w:after="0"/>
      </w:pPr>
    </w:p>
    <w:p w:rsidR="00976F34" w:rsidP="00AF09FA" w:rsidRDefault="00AC6279" w14:paraId="082818A1" w14:textId="77777777">
      <w:pPr>
        <w:spacing w:after="0"/>
        <w:rPr>
          <w:lang w:eastAsia="en-GB"/>
        </w:rPr>
      </w:pPr>
      <w:r>
        <w:rPr>
          <w:noProof/>
        </w:rPr>
        <w:drawing>
          <wp:inline distT="0" distB="0" distL="0" distR="0" wp14:anchorId="2F8D0C59" wp14:editId="0D60D1DE">
            <wp:extent cx="5599416" cy="535514"/>
            <wp:effectExtent l="0" t="0" r="1905" b="0"/>
            <wp:docPr id="323186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186090" name=""/>
                    <pic:cNvPicPr/>
                  </pic:nvPicPr>
                  <pic:blipFill>
                    <a:blip r:embed="rId46"/>
                    <a:stretch>
                      <a:fillRect/>
                    </a:stretch>
                  </pic:blipFill>
                  <pic:spPr>
                    <a:xfrm>
                      <a:off x="0" y="0"/>
                      <a:ext cx="5696435" cy="544793"/>
                    </a:xfrm>
                    <a:prstGeom prst="rect">
                      <a:avLst/>
                    </a:prstGeom>
                  </pic:spPr>
                </pic:pic>
              </a:graphicData>
            </a:graphic>
          </wp:inline>
        </w:drawing>
      </w:r>
    </w:p>
    <w:p w:rsidR="008B6278" w:rsidP="00AF09FA" w:rsidRDefault="008B6278" w14:paraId="5FBE38F6" w14:textId="1B5219EB">
      <w:pPr>
        <w:spacing w:after="0"/>
        <w:rPr>
          <w:lang w:eastAsia="en-GB"/>
        </w:rPr>
      </w:pPr>
    </w:p>
    <w:p w:rsidR="00E2541A" w:rsidP="00AF09FA" w:rsidRDefault="00531477" w14:paraId="42BDD89C" w14:textId="67E88EE1">
      <w:pPr>
        <w:spacing w:after="0"/>
        <w:rPr>
          <w:lang w:eastAsia="en-GB"/>
        </w:rPr>
      </w:pPr>
      <w:r>
        <w:rPr>
          <w:lang w:eastAsia="en-GB"/>
        </w:rPr>
        <w:t>Inventory is moved to an “Archived” status</w:t>
      </w:r>
      <w:r w:rsidR="00E8681B">
        <w:rPr>
          <w:lang w:eastAsia="en-GB"/>
        </w:rPr>
        <w:t>, once it is no longer active</w:t>
      </w:r>
      <w:r w:rsidR="00A06A12">
        <w:rPr>
          <w:lang w:eastAsia="en-GB"/>
        </w:rPr>
        <w:t xml:space="preserve">ly held against the </w:t>
      </w:r>
      <w:r w:rsidRPr="4326A1DE" w:rsidR="55972719">
        <w:rPr>
          <w:lang w:eastAsia="en-GB"/>
        </w:rPr>
        <w:t>Department</w:t>
      </w:r>
      <w:r w:rsidRPr="4326A1DE" w:rsidR="00A06A12">
        <w:rPr>
          <w:lang w:eastAsia="en-GB"/>
        </w:rPr>
        <w:t>.</w:t>
      </w:r>
      <w:r w:rsidR="00A06A12">
        <w:rPr>
          <w:lang w:eastAsia="en-GB"/>
        </w:rPr>
        <w:t xml:space="preserve">  This can be achieved </w:t>
      </w:r>
      <w:r w:rsidR="00254CB8">
        <w:rPr>
          <w:lang w:eastAsia="en-GB"/>
        </w:rPr>
        <w:t xml:space="preserve">through disposal of a source i.e. </w:t>
      </w:r>
      <w:r w:rsidR="001E4B8C">
        <w:rPr>
          <w:lang w:eastAsia="en-GB"/>
        </w:rPr>
        <w:t xml:space="preserve">aqueous disposal </w:t>
      </w:r>
      <w:r w:rsidR="00254CB8">
        <w:rPr>
          <w:lang w:eastAsia="en-GB"/>
        </w:rPr>
        <w:t>to drain or</w:t>
      </w:r>
      <w:r>
        <w:rPr>
          <w:lang w:eastAsia="en-GB"/>
        </w:rPr>
        <w:t xml:space="preserve"> </w:t>
      </w:r>
      <w:r w:rsidR="001E4B8C">
        <w:rPr>
          <w:lang w:eastAsia="en-GB"/>
        </w:rPr>
        <w:t>gaseous discharge to air</w:t>
      </w:r>
      <w:r w:rsidR="00E352F1">
        <w:rPr>
          <w:lang w:eastAsia="en-GB"/>
        </w:rPr>
        <w:t xml:space="preserve"> via fume hood or stack.  It may also occur when a radionuclide decays to zero</w:t>
      </w:r>
      <w:r w:rsidR="00E4285E">
        <w:rPr>
          <w:lang w:eastAsia="en-GB"/>
        </w:rPr>
        <w:t xml:space="preserve"> and is no longer active.</w:t>
      </w:r>
      <w:r w:rsidR="00823667">
        <w:rPr>
          <w:lang w:eastAsia="en-GB"/>
        </w:rPr>
        <w:t xml:space="preserve"> Note point 5 below in regard to configuration of this activity.</w:t>
      </w:r>
    </w:p>
    <w:p w:rsidR="003528C0" w:rsidP="00AF09FA" w:rsidRDefault="003528C0" w14:paraId="2DEE59FB" w14:textId="77777777">
      <w:pPr>
        <w:pStyle w:val="ListParagraph"/>
        <w:spacing w:after="0"/>
        <w:rPr>
          <w:lang w:eastAsia="en-GB"/>
        </w:rPr>
      </w:pPr>
    </w:p>
    <w:p w:rsidR="00BB69E6" w:rsidP="00AF09FA" w:rsidRDefault="00E4285E" w14:paraId="5D411254" w14:textId="7DF4A86D">
      <w:pPr>
        <w:pStyle w:val="ListParagraph"/>
        <w:spacing w:after="0"/>
        <w:rPr>
          <w:lang w:eastAsia="en-GB"/>
        </w:rPr>
      </w:pPr>
      <w:r>
        <w:rPr>
          <w:lang w:eastAsia="en-GB"/>
        </w:rPr>
        <w:t xml:space="preserve">All inventory </w:t>
      </w:r>
      <w:r w:rsidR="00823667">
        <w:rPr>
          <w:lang w:eastAsia="en-GB"/>
        </w:rPr>
        <w:t xml:space="preserve">with </w:t>
      </w:r>
      <w:r w:rsidR="00BB69E6">
        <w:rPr>
          <w:lang w:eastAsia="en-GB"/>
        </w:rPr>
        <w:t>zero activity</w:t>
      </w:r>
      <w:r>
        <w:rPr>
          <w:lang w:eastAsia="en-GB"/>
        </w:rPr>
        <w:t xml:space="preserve"> will be held as an archived record in order to provide an auditable trail</w:t>
      </w:r>
      <w:r w:rsidR="004E77F0">
        <w:rPr>
          <w:lang w:eastAsia="en-GB"/>
        </w:rPr>
        <w:t xml:space="preserve"> for each radionuclide.</w:t>
      </w:r>
    </w:p>
    <w:p w:rsidR="00FE521F" w:rsidP="00AF09FA" w:rsidRDefault="004E77F0" w14:paraId="29270A4E" w14:textId="22C5D3F7">
      <w:pPr>
        <w:pStyle w:val="ListParagraph"/>
        <w:spacing w:after="0"/>
        <w:rPr>
          <w:lang w:eastAsia="en-GB"/>
        </w:rPr>
      </w:pPr>
      <w:r>
        <w:rPr>
          <w:lang w:eastAsia="en-GB"/>
        </w:rPr>
        <w:t>Further</w:t>
      </w:r>
      <w:r w:rsidR="00F61B1D">
        <w:rPr>
          <w:lang w:eastAsia="en-GB"/>
        </w:rPr>
        <w:t xml:space="preserve"> instances of archiving may occur when the Safety Office dispose of solid waste offsite</w:t>
      </w:r>
      <w:r w:rsidR="00EE3332">
        <w:rPr>
          <w:lang w:eastAsia="en-GB"/>
        </w:rPr>
        <w:t xml:space="preserve"> to a third party waste operator, or a radionuclide is transferred offsite to another organ</w:t>
      </w:r>
      <w:r w:rsidR="0083418F">
        <w:rPr>
          <w:lang w:eastAsia="en-GB"/>
        </w:rPr>
        <w:t>isation for a collaborative piece of work or because</w:t>
      </w:r>
      <w:r w:rsidR="00630426">
        <w:rPr>
          <w:lang w:eastAsia="en-GB"/>
        </w:rPr>
        <w:t xml:space="preserve"> the other organisation has a need for the radionuclide that </w:t>
      </w:r>
      <w:r w:rsidR="00FB1D0E">
        <w:rPr>
          <w:lang w:eastAsia="en-GB"/>
        </w:rPr>
        <w:t>the University of Oxford does not.</w:t>
      </w:r>
    </w:p>
    <w:p w:rsidR="00D14029" w:rsidP="00AF09FA" w:rsidRDefault="00D14029" w14:paraId="48839F52" w14:textId="77777777">
      <w:pPr>
        <w:pStyle w:val="ListParagraph"/>
        <w:spacing w:after="0"/>
        <w:rPr>
          <w:lang w:eastAsia="en-GB"/>
        </w:rPr>
      </w:pPr>
    </w:p>
    <w:p w:rsidR="00D14029" w:rsidP="00AF09FA" w:rsidRDefault="00D14029" w14:paraId="73A9CE88" w14:textId="77777777">
      <w:pPr>
        <w:pStyle w:val="ListParagraph"/>
        <w:spacing w:after="0"/>
        <w:rPr>
          <w:lang w:eastAsia="en-GB"/>
        </w:rPr>
      </w:pPr>
      <w:r>
        <w:rPr>
          <w:noProof/>
        </w:rPr>
        <w:drawing>
          <wp:inline distT="0" distB="0" distL="0" distR="0" wp14:anchorId="7F9E9F59" wp14:editId="0354077B">
            <wp:extent cx="1487656" cy="392576"/>
            <wp:effectExtent l="0" t="0" r="0" b="7620"/>
            <wp:docPr id="1209568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568408" name=""/>
                    <pic:cNvPicPr/>
                  </pic:nvPicPr>
                  <pic:blipFill>
                    <a:blip r:embed="rId47"/>
                    <a:stretch>
                      <a:fillRect/>
                    </a:stretch>
                  </pic:blipFill>
                  <pic:spPr>
                    <a:xfrm>
                      <a:off x="0" y="0"/>
                      <a:ext cx="1498578" cy="395458"/>
                    </a:xfrm>
                    <a:prstGeom prst="rect">
                      <a:avLst/>
                    </a:prstGeom>
                  </pic:spPr>
                </pic:pic>
              </a:graphicData>
            </a:graphic>
          </wp:inline>
        </w:drawing>
      </w:r>
    </w:p>
    <w:p w:rsidR="00D14029" w:rsidP="00AF09FA" w:rsidRDefault="00D14029" w14:paraId="74F24AE6" w14:textId="77777777">
      <w:pPr>
        <w:pStyle w:val="ListParagraph"/>
        <w:spacing w:after="0"/>
        <w:rPr>
          <w:lang w:eastAsia="en-GB"/>
        </w:rPr>
      </w:pPr>
    </w:p>
    <w:p w:rsidR="00C42C8A" w:rsidP="00AF09FA" w:rsidRDefault="00C42C8A" w14:paraId="5E934CFC" w14:textId="6C6B8C4D">
      <w:pPr>
        <w:pStyle w:val="ListParagraph"/>
        <w:rPr>
          <w:lang w:eastAsia="en-GB"/>
        </w:rPr>
      </w:pPr>
      <w:r>
        <w:rPr>
          <w:lang w:eastAsia="en-GB"/>
        </w:rPr>
        <w:t>Just as the “Archived Inventory” can be selected, the User can return to the “Active Inventory”</w:t>
      </w:r>
      <w:r w:rsidR="002D21BC">
        <w:rPr>
          <w:lang w:eastAsia="en-GB"/>
        </w:rPr>
        <w:t>, using the field again found on the top right-hand</w:t>
      </w:r>
      <w:r w:rsidR="006275A5">
        <w:rPr>
          <w:lang w:eastAsia="en-GB"/>
        </w:rPr>
        <w:t>-</w:t>
      </w:r>
      <w:r w:rsidR="002D21BC">
        <w:rPr>
          <w:lang w:eastAsia="en-GB"/>
        </w:rPr>
        <w:t>side of the</w:t>
      </w:r>
      <w:r w:rsidR="006275A5">
        <w:rPr>
          <w:lang w:eastAsia="en-GB"/>
        </w:rPr>
        <w:t xml:space="preserve"> page.</w:t>
      </w:r>
    </w:p>
    <w:p w:rsidR="001842DF" w:rsidP="00AF09FA" w:rsidRDefault="001842DF" w14:paraId="1921A5EA" w14:textId="5081A892">
      <w:pPr>
        <w:pStyle w:val="ListParagraph"/>
        <w:spacing w:after="0"/>
        <w:rPr>
          <w:lang w:eastAsia="en-GB"/>
        </w:rPr>
      </w:pPr>
    </w:p>
    <w:p w:rsidR="009F57ED" w:rsidRDefault="009F57ED" w14:paraId="3332B703" w14:textId="77777777">
      <w:r>
        <w:br w:type="page"/>
      </w:r>
    </w:p>
    <w:p w:rsidR="004C266D" w:rsidP="00031EBA" w:rsidRDefault="00A4020D" w14:paraId="6A8743F6" w14:textId="79A111BF">
      <w:r>
        <w:rPr>
          <w:noProof/>
        </w:rPr>
        <mc:AlternateContent>
          <mc:Choice Requires="wps">
            <w:drawing>
              <wp:anchor distT="0" distB="0" distL="114300" distR="114300" simplePos="0" relativeHeight="251658335" behindDoc="0" locked="0" layoutInCell="1" allowOverlap="1" wp14:anchorId="6728955E" wp14:editId="33FC203F">
                <wp:simplePos x="0" y="0"/>
                <wp:positionH relativeFrom="margin">
                  <wp:posOffset>-255527</wp:posOffset>
                </wp:positionH>
                <wp:positionV relativeFrom="paragraph">
                  <wp:posOffset>-25795</wp:posOffset>
                </wp:positionV>
                <wp:extent cx="193675" cy="186055"/>
                <wp:effectExtent l="0" t="0" r="15875" b="23495"/>
                <wp:wrapNone/>
                <wp:docPr id="2106774033" name="Oval 14"/>
                <wp:cNvGraphicFramePr/>
                <a:graphic xmlns:a="http://schemas.openxmlformats.org/drawingml/2006/main">
                  <a:graphicData uri="http://schemas.microsoft.com/office/word/2010/wordprocessingShape">
                    <wps:wsp>
                      <wps:cNvSpPr/>
                      <wps:spPr>
                        <a:xfrm>
                          <a:off x="0" y="0"/>
                          <a:ext cx="193675" cy="18605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Pr="00186FC4" w:rsidR="00A4020D" w:rsidP="00A4020D" w:rsidRDefault="00A4020D" w14:paraId="30ED9D58" w14:textId="77777777">
                            <w:pPr>
                              <w:jc w:val="center"/>
                              <w:rPr>
                                <w:sz w:val="16"/>
                                <w:szCs w:val="16"/>
                              </w:rPr>
                            </w:pPr>
                            <w:r>
                              <w:rPr>
                                <w:sz w:val="16"/>
                                <w:szCs w:val="16"/>
                              </w:rPr>
                              <w:t>3</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dec="http://schemas.microsoft.com/office/drawing/2017/decorative" xmlns:a="http://schemas.openxmlformats.org/drawingml/2006/main">
            <w:pict w14:anchorId="2BF378AF">
              <v:oval id="_x0000_s1121" style="position:absolute;margin-left:-20.1pt;margin-top:-2.05pt;width:15.25pt;height:14.65pt;z-index:25165833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fillcolor="#4472c4 [3204]" strokecolor="#09101d [484]" strokeweight="1pt" w14:anchorId="6728955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">
                <v:stroke joinstyle="miter"/>
                <v:textbox inset="0,0,0,0">
                  <w:txbxContent>
                    <w:p w:rsidRPr="00186FC4" w:rsidR="00A4020D" w:rsidP="00A4020D" w:rsidRDefault="00A4020D" w14:paraId="3C1ED14B" w14:textId="77777777">
                      <w:pPr>
                        <w:jc w:val="center"/>
                        <w:rPr>
                          <w:sz w:val="16"/>
                          <w:szCs w:val="16"/>
                        </w:rPr>
                      </w:pPr>
                      <w:r>
                        <w:rPr>
                          <w:sz w:val="16"/>
                          <w:szCs w:val="16"/>
                        </w:rPr>
                        <w:t>3</w:t>
                      </w:r>
                    </w:p>
                  </w:txbxContent>
                </v:textbox>
                <w10:wrap anchorx="margin"/>
              </v:oval>
            </w:pict>
          </mc:Fallback>
        </mc:AlternateContent>
      </w:r>
      <w:r w:rsidRPr="008A169B" w:rsidR="004C266D">
        <w:t>Search By</w:t>
      </w:r>
    </w:p>
    <w:p w:rsidR="00382FF8" w:rsidP="004D45EB" w:rsidRDefault="00382FF8" w14:paraId="72E38FB4" w14:textId="1F0CCE53">
      <w:pPr>
        <w:spacing w:after="0"/>
      </w:pPr>
      <w:r>
        <w:rPr>
          <w:lang w:eastAsia="en-GB"/>
        </w:rPr>
        <w:t xml:space="preserve">Filters can be applied to search for specific datasets.  For example, a User may wish to search for inventory with a specific “Owner” or perhaps a “Unique ID” or a particular “Compound”.  </w:t>
      </w:r>
    </w:p>
    <w:p w:rsidRPr="008A169B" w:rsidR="00FA4E15" w:rsidP="004D45EB" w:rsidRDefault="00FA4E15" w14:paraId="108246D6" w14:textId="77777777">
      <w:pPr>
        <w:pStyle w:val="BulletsinRed-Style4"/>
        <w:numPr>
          <w:ilvl w:val="0"/>
          <w:numId w:val="0"/>
        </w:numPr>
        <w:spacing w:before="0"/>
      </w:pPr>
    </w:p>
    <w:p w:rsidR="00FA4E15" w:rsidP="004D45EB" w:rsidRDefault="00FA4E15" w14:paraId="7297CE84" w14:textId="77777777">
      <w:pPr>
        <w:spacing w:after="0"/>
        <w:rPr>
          <w:lang w:eastAsia="en-GB"/>
        </w:rPr>
      </w:pPr>
      <w:r>
        <w:rPr>
          <w:noProof/>
        </w:rPr>
        <w:drawing>
          <wp:inline distT="0" distB="0" distL="0" distR="0" wp14:anchorId="1F4E473F" wp14:editId="6008993C">
            <wp:extent cx="5963130" cy="1705232"/>
            <wp:effectExtent l="0" t="0" r="0" b="9525"/>
            <wp:docPr id="210577967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779670" name="Picture 1" descr="A screenshot of a computer&#10;&#10;Description automatically generated"/>
                    <pic:cNvPicPr/>
                  </pic:nvPicPr>
                  <pic:blipFill>
                    <a:blip r:embed="rId48"/>
                    <a:stretch>
                      <a:fillRect/>
                    </a:stretch>
                  </pic:blipFill>
                  <pic:spPr>
                    <a:xfrm>
                      <a:off x="0" y="0"/>
                      <a:ext cx="6023129" cy="1722390"/>
                    </a:xfrm>
                    <a:prstGeom prst="rect">
                      <a:avLst/>
                    </a:prstGeom>
                  </pic:spPr>
                </pic:pic>
              </a:graphicData>
            </a:graphic>
          </wp:inline>
        </w:drawing>
      </w:r>
    </w:p>
    <w:p w:rsidR="00BE0CAE" w:rsidP="00F26132" w:rsidRDefault="00561314" w14:paraId="21061AA0" w14:textId="7F2CA0F4">
      <w:pPr>
        <w:spacing w:after="0"/>
        <w:rPr>
          <w:lang w:eastAsia="en-GB"/>
        </w:rPr>
      </w:pPr>
      <w:r>
        <w:rPr>
          <w:lang w:eastAsia="en-GB"/>
        </w:rPr>
        <w:br/>
      </w:r>
      <w:r w:rsidR="00F0415F">
        <w:rPr>
          <w:lang w:eastAsia="en-GB"/>
        </w:rPr>
        <w:t xml:space="preserve">It is also possible to be more advanced with the filtering and select everything that is “not like” or </w:t>
      </w:r>
      <w:r w:rsidR="00991322">
        <w:rPr>
          <w:lang w:eastAsia="en-GB"/>
        </w:rPr>
        <w:t>everything that is “exactly like”</w:t>
      </w:r>
      <w:r w:rsidR="00DB0F4A">
        <w:rPr>
          <w:lang w:eastAsia="en-GB"/>
        </w:rPr>
        <w:t xml:space="preserve">.  </w:t>
      </w:r>
      <w:r w:rsidR="005E18F8">
        <w:rPr>
          <w:lang w:eastAsia="en-GB"/>
        </w:rPr>
        <w:br/>
      </w:r>
    </w:p>
    <w:p w:rsidR="007A06FE" w:rsidP="00AF09FA" w:rsidRDefault="00F60155" w14:paraId="0C83E025" w14:textId="5ACF94E5">
      <w:r>
        <w:rPr>
          <w:noProof/>
        </w:rPr>
        <w:drawing>
          <wp:inline distT="0" distB="0" distL="0" distR="0" wp14:anchorId="3ACEF863" wp14:editId="053D0D24">
            <wp:extent cx="2787235" cy="836814"/>
            <wp:effectExtent l="0" t="0" r="0" b="1905"/>
            <wp:docPr id="9189673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967353" name="Picture 1" descr="A screenshot of a computer&#10;&#10;AI-generated content may be incorrect."/>
                    <pic:cNvPicPr/>
                  </pic:nvPicPr>
                  <pic:blipFill>
                    <a:blip r:embed="rId49"/>
                    <a:stretch>
                      <a:fillRect/>
                    </a:stretch>
                  </pic:blipFill>
                  <pic:spPr>
                    <a:xfrm>
                      <a:off x="0" y="0"/>
                      <a:ext cx="2831182" cy="850008"/>
                    </a:xfrm>
                    <a:prstGeom prst="rect">
                      <a:avLst/>
                    </a:prstGeom>
                  </pic:spPr>
                </pic:pic>
              </a:graphicData>
            </a:graphic>
          </wp:inline>
        </w:drawing>
      </w:r>
      <w:r w:rsidR="00B60E0C">
        <w:rPr>
          <w:noProof/>
        </w:rPr>
        <w:t xml:space="preserve"> </w:t>
      </w:r>
      <w:r w:rsidR="008431F1">
        <w:rPr>
          <w:noProof/>
        </w:rPr>
        <w:t xml:space="preserve"> </w:t>
      </w:r>
      <w:r w:rsidRPr="000C47E8" w:rsidR="000C47E8">
        <w:rPr>
          <w:noProof/>
        </w:rPr>
        <w:drawing>
          <wp:inline distT="0" distB="0" distL="0" distR="0" wp14:anchorId="3C64AD9B" wp14:editId="7D64E32E">
            <wp:extent cx="280990" cy="176214"/>
            <wp:effectExtent l="0" t="0" r="5080" b="0"/>
            <wp:docPr id="284438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438444" name=""/>
                    <pic:cNvPicPr/>
                  </pic:nvPicPr>
                  <pic:blipFill>
                    <a:blip r:embed="rId50"/>
                    <a:stretch>
                      <a:fillRect/>
                    </a:stretch>
                  </pic:blipFill>
                  <pic:spPr>
                    <a:xfrm>
                      <a:off x="0" y="0"/>
                      <a:ext cx="280990" cy="176214"/>
                    </a:xfrm>
                    <a:prstGeom prst="rect">
                      <a:avLst/>
                    </a:prstGeom>
                  </pic:spPr>
                </pic:pic>
              </a:graphicData>
            </a:graphic>
          </wp:inline>
        </w:drawing>
      </w:r>
      <w:r w:rsidR="000C47E8">
        <w:rPr>
          <w:noProof/>
        </w:rPr>
        <w:t xml:space="preserve"> </w:t>
      </w:r>
      <w:r w:rsidR="00B0793A">
        <w:rPr>
          <w:noProof/>
        </w:rPr>
        <w:drawing>
          <wp:inline distT="0" distB="0" distL="0" distR="0" wp14:anchorId="36D02C35" wp14:editId="53C1910A">
            <wp:extent cx="2743200" cy="825500"/>
            <wp:effectExtent l="0" t="0" r="0" b="0"/>
            <wp:docPr id="16307960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796020" name="Picture 1" descr="A screenshot of a computer&#10;&#10;AI-generated content may be incorrect."/>
                    <pic:cNvPicPr/>
                  </pic:nvPicPr>
                  <pic:blipFill>
                    <a:blip r:embed="rId51"/>
                    <a:stretch>
                      <a:fillRect/>
                    </a:stretch>
                  </pic:blipFill>
                  <pic:spPr>
                    <a:xfrm>
                      <a:off x="0" y="0"/>
                      <a:ext cx="2799935" cy="842573"/>
                    </a:xfrm>
                    <a:prstGeom prst="rect">
                      <a:avLst/>
                    </a:prstGeom>
                  </pic:spPr>
                </pic:pic>
              </a:graphicData>
            </a:graphic>
          </wp:inline>
        </w:drawing>
      </w:r>
    </w:p>
    <w:p w:rsidR="00F26132" w:rsidP="00E35408" w:rsidRDefault="007D299E" w14:paraId="303CF071" w14:textId="6E279AD0">
      <w:pPr>
        <w:spacing w:after="0"/>
        <w:rPr>
          <w:lang w:eastAsia="en-GB"/>
        </w:rPr>
      </w:pPr>
      <w:r>
        <w:rPr>
          <w:lang w:eastAsia="en-GB"/>
        </w:rPr>
        <w:t>The User can also select multiple filters within the same search e.g. all radionuclides with a specific owner.</w:t>
      </w:r>
    </w:p>
    <w:p w:rsidR="00E35408" w:rsidP="00E35408" w:rsidRDefault="00E35408" w14:paraId="24EB08D2" w14:textId="77777777">
      <w:pPr>
        <w:spacing w:after="0"/>
        <w:rPr>
          <w:lang w:eastAsia="en-GB"/>
        </w:rPr>
      </w:pPr>
    </w:p>
    <w:p w:rsidR="00542228" w:rsidP="00AF09FA" w:rsidRDefault="00B05146" w14:paraId="5628F736" w14:textId="26EAF034">
      <w:pPr>
        <w:rPr>
          <w:lang w:eastAsia="en-GB"/>
        </w:rPr>
      </w:pPr>
      <w:r>
        <w:rPr>
          <w:noProof/>
        </w:rPr>
        <w:drawing>
          <wp:inline distT="0" distB="0" distL="0" distR="0" wp14:anchorId="1CC80DF5" wp14:editId="324C83FA">
            <wp:extent cx="5955603" cy="1977082"/>
            <wp:effectExtent l="0" t="0" r="7620" b="4445"/>
            <wp:docPr id="190260691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606915" name="Picture 1" descr="A screenshot of a computer&#10;&#10;Description automatically generated"/>
                    <pic:cNvPicPr/>
                  </pic:nvPicPr>
                  <pic:blipFill>
                    <a:blip r:embed="rId52"/>
                    <a:stretch>
                      <a:fillRect/>
                    </a:stretch>
                  </pic:blipFill>
                  <pic:spPr>
                    <a:xfrm>
                      <a:off x="0" y="0"/>
                      <a:ext cx="5983185" cy="1986239"/>
                    </a:xfrm>
                    <a:prstGeom prst="rect">
                      <a:avLst/>
                    </a:prstGeom>
                  </pic:spPr>
                </pic:pic>
              </a:graphicData>
            </a:graphic>
          </wp:inline>
        </w:drawing>
      </w:r>
      <w:r w:rsidRPr="000C47E8" w:rsidR="000C47E8">
        <w:rPr>
          <w:noProof/>
        </w:rPr>
        <w:t xml:space="preserve">  </w:t>
      </w:r>
    </w:p>
    <w:p w:rsidR="00491699" w:rsidP="00AF09FA" w:rsidRDefault="00465476" w14:paraId="3E7831BE" w14:textId="664DFDD4">
      <w:pPr>
        <w:rPr>
          <w:lang w:eastAsia="en-GB"/>
        </w:rPr>
      </w:pPr>
      <w:r>
        <w:rPr>
          <w:noProof/>
        </w:rPr>
        <mc:AlternateContent>
          <mc:Choice Requires="wps">
            <w:drawing>
              <wp:anchor distT="0" distB="0" distL="114300" distR="114300" simplePos="0" relativeHeight="251658336" behindDoc="0" locked="0" layoutInCell="1" allowOverlap="1" wp14:anchorId="052F2FF3" wp14:editId="33739E42">
                <wp:simplePos x="0" y="0"/>
                <wp:positionH relativeFrom="leftMargin">
                  <wp:posOffset>449753</wp:posOffset>
                </wp:positionH>
                <wp:positionV relativeFrom="paragraph">
                  <wp:posOffset>293370</wp:posOffset>
                </wp:positionV>
                <wp:extent cx="193675" cy="186055"/>
                <wp:effectExtent l="0" t="0" r="15875" b="23495"/>
                <wp:wrapNone/>
                <wp:docPr id="315411941" name="Oval 14"/>
                <wp:cNvGraphicFramePr/>
                <a:graphic xmlns:a="http://schemas.openxmlformats.org/drawingml/2006/main">
                  <a:graphicData uri="http://schemas.microsoft.com/office/word/2010/wordprocessingShape">
                    <wps:wsp>
                      <wps:cNvSpPr/>
                      <wps:spPr>
                        <a:xfrm>
                          <a:off x="0" y="0"/>
                          <a:ext cx="193675" cy="18605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Pr="00186FC4" w:rsidR="00BD15C0" w:rsidP="00BD15C0" w:rsidRDefault="00BD15C0" w14:paraId="00A1BFAC" w14:textId="77777777">
                            <w:pPr>
                              <w:jc w:val="center"/>
                              <w:rPr>
                                <w:sz w:val="16"/>
                                <w:szCs w:val="16"/>
                              </w:rPr>
                            </w:pPr>
                            <w:r>
                              <w:rPr>
                                <w:sz w:val="16"/>
                                <w:szCs w:val="16"/>
                              </w:rPr>
                              <w:t>4</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dec="http://schemas.microsoft.com/office/drawing/2017/decorative" xmlns:a="http://schemas.openxmlformats.org/drawingml/2006/main">
            <w:pict w14:anchorId="7093E001">
              <v:oval id="_x0000_s1122" style="position:absolute;margin-left:35.4pt;margin-top:23.1pt;width:15.25pt;height:14.65pt;z-index:251658336;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fillcolor="#4472c4 [3204]" strokecolor="#09101d [484]" strokeweight="1pt" w14:anchorId="052F2FF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">
                <v:stroke joinstyle="miter"/>
                <v:textbox inset="0,0,0,0">
                  <w:txbxContent>
                    <w:p w:rsidRPr="00186FC4" w:rsidR="00BD15C0" w:rsidP="00BD15C0" w:rsidRDefault="00BD15C0" w14:paraId="7CD048C6" w14:textId="77777777">
                      <w:pPr>
                        <w:jc w:val="center"/>
                        <w:rPr>
                          <w:sz w:val="16"/>
                          <w:szCs w:val="16"/>
                        </w:rPr>
                      </w:pPr>
                      <w:r>
                        <w:rPr>
                          <w:sz w:val="16"/>
                          <w:szCs w:val="16"/>
                        </w:rPr>
                        <w:t>4</w:t>
                      </w:r>
                    </w:p>
                  </w:txbxContent>
                </v:textbox>
                <w10:wrap anchorx="margin"/>
              </v:oval>
            </w:pict>
          </mc:Fallback>
        </mc:AlternateContent>
      </w:r>
    </w:p>
    <w:p w:rsidRPr="00B2497B" w:rsidR="17BA9FCA" w:rsidP="00635A52" w:rsidRDefault="17BA9FCA" w14:paraId="3EAA8A93" w14:textId="3585BA6F">
      <w:pPr>
        <w:spacing w:after="0"/>
      </w:pPr>
      <w:r w:rsidRPr="00B2497B">
        <w:t>System Reference ID</w:t>
      </w:r>
    </w:p>
    <w:p w:rsidR="00B45295" w:rsidP="00B45295" w:rsidRDefault="00812926" w14:paraId="464CA655" w14:textId="77777777">
      <w:pPr>
        <w:ind w:firstLine="720"/>
        <w:rPr>
          <w:lang w:eastAsia="en-GB"/>
        </w:rPr>
      </w:pPr>
      <w:r>
        <w:br/>
      </w:r>
      <w:r w:rsidRPr="45B346AA" w:rsidR="0997088F">
        <w:rPr>
          <w:lang w:eastAsia="en-GB"/>
        </w:rPr>
        <w:t>This is the system generated unique identifier</w:t>
      </w:r>
      <w:r w:rsidRPr="45B346AA" w:rsidR="2093C5E2">
        <w:rPr>
          <w:lang w:eastAsia="en-GB"/>
        </w:rPr>
        <w:t xml:space="preserve"> for each piece of inventory within the system</w:t>
      </w:r>
      <w:r w:rsidRPr="45B346AA" w:rsidR="0F031B3C">
        <w:rPr>
          <w:lang w:eastAsia="en-GB"/>
        </w:rPr>
        <w:t xml:space="preserve">.  </w:t>
      </w:r>
      <w:r w:rsidR="00B45295">
        <w:rPr>
          <w:lang w:eastAsia="en-GB"/>
        </w:rPr>
        <w:t>The format is 3 digits with a suffix of 3 digits.</w:t>
      </w:r>
    </w:p>
    <w:p w:rsidR="001A6752" w:rsidP="00B45295" w:rsidRDefault="0F031B3C" w14:paraId="2F5F211D" w14:textId="77777777">
      <w:pPr>
        <w:rPr>
          <w:lang w:eastAsia="en-GB"/>
        </w:rPr>
      </w:pPr>
      <w:r w:rsidRPr="45B346AA">
        <w:rPr>
          <w:lang w:eastAsia="en-GB"/>
        </w:rPr>
        <w:t xml:space="preserve">Where an aliquot has been made, the system will automatically generate </w:t>
      </w:r>
      <w:r w:rsidR="007349BF">
        <w:rPr>
          <w:lang w:eastAsia="en-GB"/>
        </w:rPr>
        <w:t>a System Reference ID using</w:t>
      </w:r>
      <w:r w:rsidRPr="45B346AA" w:rsidR="76AA192E">
        <w:rPr>
          <w:lang w:eastAsia="en-GB"/>
        </w:rPr>
        <w:t xml:space="preserve"> the original number </w:t>
      </w:r>
      <w:r w:rsidR="00AD5037">
        <w:rPr>
          <w:lang w:eastAsia="en-GB"/>
        </w:rPr>
        <w:t xml:space="preserve">of </w:t>
      </w:r>
      <w:r w:rsidRPr="45B346AA" w:rsidR="5F1502E2">
        <w:rPr>
          <w:lang w:eastAsia="en-GB"/>
        </w:rPr>
        <w:t xml:space="preserve">the </w:t>
      </w:r>
      <w:r w:rsidR="00AD5037">
        <w:rPr>
          <w:lang w:eastAsia="en-GB"/>
        </w:rPr>
        <w:t xml:space="preserve">parent source and incrementally increasing </w:t>
      </w:r>
      <w:r w:rsidR="007349BF">
        <w:rPr>
          <w:lang w:eastAsia="en-GB"/>
        </w:rPr>
        <w:t>the suffix</w:t>
      </w:r>
      <w:r w:rsidRPr="45B346AA" w:rsidR="5F1502E2">
        <w:rPr>
          <w:lang w:eastAsia="en-GB"/>
        </w:rPr>
        <w:t xml:space="preserve">.  </w:t>
      </w:r>
    </w:p>
    <w:p w:rsidR="005018A4" w:rsidP="00B45295" w:rsidRDefault="005018A4" w14:paraId="381932E0" w14:textId="77777777">
      <w:pPr>
        <w:rPr>
          <w:lang w:eastAsia="en-GB"/>
        </w:rPr>
      </w:pPr>
    </w:p>
    <w:p w:rsidR="001A6752" w:rsidP="00B45295" w:rsidRDefault="5F1502E2" w14:paraId="09E866A5" w14:textId="012308E7">
      <w:pPr>
        <w:rPr>
          <w:lang w:eastAsia="en-GB"/>
        </w:rPr>
      </w:pPr>
      <w:r w:rsidRPr="45B346AA">
        <w:rPr>
          <w:lang w:eastAsia="en-GB"/>
        </w:rPr>
        <w:t>This makes it easy to trace</w:t>
      </w:r>
      <w:r w:rsidRPr="45B346AA" w:rsidR="2C700473">
        <w:rPr>
          <w:lang w:eastAsia="en-GB"/>
        </w:rPr>
        <w:t xml:space="preserve"> parent and sibling inventory throughout the system.  </w:t>
      </w:r>
    </w:p>
    <w:p w:rsidRPr="00A00B8B" w:rsidR="00EE6D61" w:rsidP="00B45295" w:rsidRDefault="2C700473" w14:paraId="2FB23E77" w14:textId="6FD8451D">
      <w:pPr>
        <w:rPr>
          <w:lang w:eastAsia="en-GB"/>
        </w:rPr>
      </w:pPr>
      <w:r w:rsidRPr="45B346AA">
        <w:rPr>
          <w:lang w:eastAsia="en-GB"/>
        </w:rPr>
        <w:t xml:space="preserve">For example, a parent inventory item may have a </w:t>
      </w:r>
      <w:r w:rsidRPr="00A5264A" w:rsidR="20798512">
        <w:rPr>
          <w:lang w:eastAsia="en-GB"/>
        </w:rPr>
        <w:t>System Reference ID</w:t>
      </w:r>
      <w:r w:rsidRPr="00A5264A">
        <w:rPr>
          <w:lang w:eastAsia="en-GB"/>
        </w:rPr>
        <w:t xml:space="preserve"> </w:t>
      </w:r>
      <w:r w:rsidRPr="092D5432" w:rsidR="22D2958D">
        <w:rPr>
          <w:lang w:eastAsia="en-GB"/>
        </w:rPr>
        <w:t>#122</w:t>
      </w:r>
      <w:r w:rsidRPr="00A5264A" w:rsidR="004F55B8">
        <w:rPr>
          <w:lang w:eastAsia="en-GB"/>
        </w:rPr>
        <w:t>-000</w:t>
      </w:r>
      <w:r w:rsidRPr="00A5264A" w:rsidR="22D2958D">
        <w:rPr>
          <w:lang w:eastAsia="en-GB"/>
        </w:rPr>
        <w:t>.</w:t>
      </w:r>
      <w:r w:rsidRPr="45B346AA" w:rsidR="22D2958D">
        <w:rPr>
          <w:lang w:eastAsia="en-GB"/>
        </w:rPr>
        <w:t xml:space="preserve">  The subsequent aliquot will have a </w:t>
      </w:r>
      <w:r w:rsidRPr="00A5264A" w:rsidR="10A2C280">
        <w:rPr>
          <w:lang w:eastAsia="en-GB"/>
        </w:rPr>
        <w:t>System Reference</w:t>
      </w:r>
      <w:r w:rsidRPr="00A5264A" w:rsidR="5B3DF8D8">
        <w:rPr>
          <w:lang w:eastAsia="en-GB"/>
        </w:rPr>
        <w:t xml:space="preserve"> ID </w:t>
      </w:r>
      <w:r w:rsidRPr="45B346AA" w:rsidR="5B3DF8D8">
        <w:rPr>
          <w:lang w:eastAsia="en-GB"/>
        </w:rPr>
        <w:t xml:space="preserve">of #122-001.  </w:t>
      </w:r>
      <w:r w:rsidRPr="45B346AA" w:rsidR="398BF280">
        <w:rPr>
          <w:lang w:eastAsia="en-GB"/>
        </w:rPr>
        <w:t xml:space="preserve">A further split that may be sent to waste will have a </w:t>
      </w:r>
      <w:r w:rsidRPr="00A5264A" w:rsidR="1B7A6947">
        <w:rPr>
          <w:lang w:eastAsia="en-GB"/>
        </w:rPr>
        <w:t>System Reference</w:t>
      </w:r>
      <w:r w:rsidRPr="00A5264A" w:rsidR="398BF280">
        <w:rPr>
          <w:lang w:eastAsia="en-GB"/>
        </w:rPr>
        <w:t xml:space="preserve"> ID</w:t>
      </w:r>
      <w:r w:rsidRPr="45B346AA" w:rsidR="398BF280">
        <w:rPr>
          <w:lang w:eastAsia="en-GB"/>
        </w:rPr>
        <w:t xml:space="preserve"> of #122-002</w:t>
      </w:r>
      <w:r w:rsidRPr="45B346AA" w:rsidR="58C314F3">
        <w:rPr>
          <w:lang w:eastAsia="en-GB"/>
        </w:rPr>
        <w:t>.  Therefore it is easy to see at a glance that the aliquots and waste items both relate to an original parent radionuclide.</w:t>
      </w:r>
    </w:p>
    <w:p w:rsidR="003F118C" w:rsidP="006D078F" w:rsidRDefault="003F118C" w14:paraId="3A44E779" w14:textId="364600F2">
      <w:pPr>
        <w:pStyle w:val="BulletsinRed-Style4"/>
        <w:numPr>
          <w:ilvl w:val="0"/>
          <w:numId w:val="0"/>
        </w:numPr>
        <w:ind w:left="720"/>
        <w:rPr>
          <w:rFonts w:eastAsiaTheme="minorEastAsia"/>
        </w:rPr>
      </w:pPr>
    </w:p>
    <w:p w:rsidRPr="008A169B" w:rsidR="004C46C1" w:rsidP="001D2036" w:rsidRDefault="00CF7D2C" w14:paraId="0338C980" w14:textId="369F19B5">
      <w:r>
        <w:rPr>
          <w:noProof/>
        </w:rPr>
        <mc:AlternateContent>
          <mc:Choice Requires="wps">
            <w:drawing>
              <wp:anchor distT="0" distB="0" distL="114300" distR="114300" simplePos="0" relativeHeight="251658337" behindDoc="0" locked="0" layoutInCell="1" allowOverlap="1" wp14:anchorId="40000E46" wp14:editId="07E6D258">
                <wp:simplePos x="0" y="0"/>
                <wp:positionH relativeFrom="leftMargin">
                  <wp:posOffset>439200</wp:posOffset>
                </wp:positionH>
                <wp:positionV relativeFrom="paragraph">
                  <wp:posOffset>-27115</wp:posOffset>
                </wp:positionV>
                <wp:extent cx="193675" cy="186055"/>
                <wp:effectExtent l="0" t="0" r="15875" b="23495"/>
                <wp:wrapNone/>
                <wp:docPr id="1503340324" name="Oval 14"/>
                <wp:cNvGraphicFramePr/>
                <a:graphic xmlns:a="http://schemas.openxmlformats.org/drawingml/2006/main">
                  <a:graphicData uri="http://schemas.microsoft.com/office/word/2010/wordprocessingShape">
                    <wps:wsp>
                      <wps:cNvSpPr/>
                      <wps:spPr>
                        <a:xfrm>
                          <a:off x="0" y="0"/>
                          <a:ext cx="193675" cy="18605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Pr="00186FC4" w:rsidR="00A5264A" w:rsidP="00A5264A" w:rsidRDefault="00A5264A" w14:paraId="5737E1D8" w14:textId="0DC04EEF">
                            <w:pPr>
                              <w:jc w:val="center"/>
                              <w:rPr>
                                <w:sz w:val="16"/>
                                <w:szCs w:val="16"/>
                              </w:rPr>
                            </w:pPr>
                            <w:r>
                              <w:rPr>
                                <w:sz w:val="16"/>
                                <w:szCs w:val="16"/>
                              </w:rPr>
                              <w:t>5</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dec="http://schemas.microsoft.com/office/drawing/2017/decorative" xmlns:a="http://schemas.openxmlformats.org/drawingml/2006/main">
            <w:pict w14:anchorId="393366B0">
              <v:oval id="_x0000_s1123" style="position:absolute;margin-left:34.6pt;margin-top:-2.15pt;width:15.25pt;height:14.65pt;z-index:251658337;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fillcolor="#4472c4 [3204]" strokecolor="#09101d [484]" strokeweight="1pt" w14:anchorId="40000E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">
                <v:stroke joinstyle="miter"/>
                <v:textbox inset="0,0,0,0">
                  <w:txbxContent>
                    <w:p w:rsidRPr="00186FC4" w:rsidR="00A5264A" w:rsidP="00A5264A" w:rsidRDefault="00A5264A" w14:paraId="5090736E" w14:textId="0DC04EEF">
                      <w:pPr>
                        <w:jc w:val="center"/>
                        <w:rPr>
                          <w:sz w:val="16"/>
                          <w:szCs w:val="16"/>
                        </w:rPr>
                      </w:pPr>
                      <w:r>
                        <w:rPr>
                          <w:sz w:val="16"/>
                          <w:szCs w:val="16"/>
                        </w:rPr>
                        <w:t>5</w:t>
                      </w:r>
                    </w:p>
                  </w:txbxContent>
                </v:textbox>
                <w10:wrap anchorx="margin"/>
              </v:oval>
            </w:pict>
          </mc:Fallback>
        </mc:AlternateContent>
      </w:r>
      <w:r w:rsidRPr="008A169B" w:rsidR="004C46C1">
        <w:t xml:space="preserve">Archive </w:t>
      </w:r>
      <w:r w:rsidR="006275A5">
        <w:t>Configuration</w:t>
      </w:r>
    </w:p>
    <w:p w:rsidR="00566539" w:rsidP="001D2036" w:rsidRDefault="212EF167" w14:paraId="4AD6CDB7" w14:textId="66F11E25">
      <w:pPr>
        <w:rPr>
          <w:lang w:eastAsia="en-GB"/>
        </w:rPr>
      </w:pPr>
      <w:r w:rsidRPr="7FAD0F98">
        <w:rPr>
          <w:lang w:eastAsia="en-GB"/>
        </w:rPr>
        <w:t>The Cog shown next to</w:t>
      </w:r>
      <w:r w:rsidRPr="030FEBED">
        <w:rPr>
          <w:lang w:eastAsia="en-GB"/>
        </w:rPr>
        <w:t xml:space="preserve"> Search Unsealed </w:t>
      </w:r>
      <w:r w:rsidRPr="66E498B5">
        <w:rPr>
          <w:lang w:eastAsia="en-GB"/>
        </w:rPr>
        <w:t xml:space="preserve">Sources is available to </w:t>
      </w:r>
      <w:r w:rsidRPr="5E9CF436">
        <w:rPr>
          <w:b/>
          <w:lang w:eastAsia="en-GB"/>
        </w:rPr>
        <w:t xml:space="preserve">ADMINS </w:t>
      </w:r>
      <w:r w:rsidRPr="50D1B167">
        <w:rPr>
          <w:lang w:eastAsia="en-GB"/>
        </w:rPr>
        <w:t xml:space="preserve">only. </w:t>
      </w:r>
    </w:p>
    <w:p w:rsidR="00566539" w:rsidP="001D2036" w:rsidRDefault="00522F73" w14:paraId="61B5C3B9" w14:textId="6A8DDEDA">
      <w:pPr>
        <w:rPr>
          <w:lang w:eastAsia="en-GB"/>
        </w:rPr>
      </w:pPr>
      <w:r>
        <w:rPr>
          <w:noProof/>
        </w:rPr>
        <w:drawing>
          <wp:inline distT="0" distB="0" distL="0" distR="0" wp14:anchorId="1534B760" wp14:editId="283825A3">
            <wp:extent cx="1552586" cy="238127"/>
            <wp:effectExtent l="0" t="0" r="0" b="9525"/>
            <wp:docPr id="1270329559" name="Picture 1" descr="A black and white photo of a wo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329559" name="Picture 1" descr="A black and white photo of a word&#10;&#10;AI-generated content may be incorrect."/>
                    <pic:cNvPicPr/>
                  </pic:nvPicPr>
                  <pic:blipFill>
                    <a:blip r:embed="rId53"/>
                    <a:stretch>
                      <a:fillRect/>
                    </a:stretch>
                  </pic:blipFill>
                  <pic:spPr>
                    <a:xfrm>
                      <a:off x="0" y="0"/>
                      <a:ext cx="1552586" cy="238127"/>
                    </a:xfrm>
                    <a:prstGeom prst="rect">
                      <a:avLst/>
                    </a:prstGeom>
                  </pic:spPr>
                </pic:pic>
              </a:graphicData>
            </a:graphic>
          </wp:inline>
        </w:drawing>
      </w:r>
      <w:r w:rsidR="00F07799">
        <w:rPr>
          <w:lang w:eastAsia="en-GB"/>
        </w:rPr>
        <w:t xml:space="preserve">     </w:t>
      </w:r>
      <w:r w:rsidRPr="000C47E8" w:rsidR="005774D7">
        <w:rPr>
          <w:noProof/>
        </w:rPr>
        <w:drawing>
          <wp:inline distT="0" distB="0" distL="0" distR="0" wp14:anchorId="15C6F009" wp14:editId="0BF33F85">
            <wp:extent cx="280990" cy="176214"/>
            <wp:effectExtent l="0" t="0" r="5080" b="0"/>
            <wp:docPr id="1866544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438444" name=""/>
                    <pic:cNvPicPr/>
                  </pic:nvPicPr>
                  <pic:blipFill>
                    <a:blip r:embed="rId50"/>
                    <a:stretch>
                      <a:fillRect/>
                    </a:stretch>
                  </pic:blipFill>
                  <pic:spPr>
                    <a:xfrm>
                      <a:off x="0" y="0"/>
                      <a:ext cx="280990" cy="176214"/>
                    </a:xfrm>
                    <a:prstGeom prst="rect">
                      <a:avLst/>
                    </a:prstGeom>
                  </pic:spPr>
                </pic:pic>
              </a:graphicData>
            </a:graphic>
          </wp:inline>
        </w:drawing>
      </w:r>
      <w:r w:rsidR="005774D7">
        <w:rPr>
          <w:lang w:eastAsia="en-GB"/>
        </w:rPr>
        <w:t xml:space="preserve"> </w:t>
      </w:r>
      <w:r w:rsidR="00F07799">
        <w:rPr>
          <w:lang w:eastAsia="en-GB"/>
        </w:rPr>
        <w:t xml:space="preserve">    </w:t>
      </w:r>
      <w:r w:rsidR="00F07799">
        <w:rPr>
          <w:noProof/>
        </w:rPr>
        <w:drawing>
          <wp:inline distT="0" distB="0" distL="0" distR="0" wp14:anchorId="0FCFA310" wp14:editId="0976A85E">
            <wp:extent cx="1433523" cy="457203"/>
            <wp:effectExtent l="0" t="0" r="0" b="0"/>
            <wp:docPr id="501085630" name="Picture 1" descr="A red arrow and blue rectangl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085630" name="Picture 1" descr="A red arrow and blue rectangle with black text&#10;&#10;AI-generated content may be incorrect."/>
                    <pic:cNvPicPr/>
                  </pic:nvPicPr>
                  <pic:blipFill>
                    <a:blip r:embed="rId54"/>
                    <a:stretch>
                      <a:fillRect/>
                    </a:stretch>
                  </pic:blipFill>
                  <pic:spPr>
                    <a:xfrm>
                      <a:off x="0" y="0"/>
                      <a:ext cx="1433523" cy="457203"/>
                    </a:xfrm>
                    <a:prstGeom prst="rect">
                      <a:avLst/>
                    </a:prstGeom>
                  </pic:spPr>
                </pic:pic>
              </a:graphicData>
            </a:graphic>
          </wp:inline>
        </w:drawing>
      </w:r>
    </w:p>
    <w:p w:rsidR="00566539" w:rsidP="001D2036" w:rsidRDefault="00566539" w14:paraId="65819210" w14:textId="77777777">
      <w:pPr>
        <w:rPr>
          <w:lang w:eastAsia="en-GB"/>
        </w:rPr>
      </w:pPr>
    </w:p>
    <w:p w:rsidR="00D7012D" w:rsidP="001D2036" w:rsidRDefault="5454664E" w14:paraId="5E377C26" w14:textId="25773B95">
      <w:pPr>
        <w:rPr>
          <w:lang w:eastAsia="en-GB"/>
        </w:rPr>
      </w:pPr>
      <w:r w:rsidRPr="248218F2">
        <w:rPr>
          <w:lang w:eastAsia="en-GB"/>
        </w:rPr>
        <w:t xml:space="preserve">This </w:t>
      </w:r>
      <w:r w:rsidRPr="6ED5480D">
        <w:rPr>
          <w:lang w:eastAsia="en-GB"/>
        </w:rPr>
        <w:t>allows</w:t>
      </w:r>
      <w:r w:rsidRPr="50D1B167" w:rsidR="00E80D10">
        <w:rPr>
          <w:lang w:eastAsia="en-GB"/>
        </w:rPr>
        <w:t xml:space="preserve"> “Auto Archive </w:t>
      </w:r>
      <w:r w:rsidRPr="79C3E4CF" w:rsidR="5DF4931A">
        <w:rPr>
          <w:lang w:eastAsia="en-GB"/>
        </w:rPr>
        <w:t xml:space="preserve">Unsealed </w:t>
      </w:r>
      <w:r w:rsidRPr="092D5432" w:rsidR="5DF4931A">
        <w:rPr>
          <w:lang w:eastAsia="en-GB"/>
        </w:rPr>
        <w:t>Sources</w:t>
      </w:r>
      <w:r w:rsidRPr="092D5432" w:rsidR="00E80D10">
        <w:rPr>
          <w:lang w:eastAsia="en-GB"/>
        </w:rPr>
        <w:t>”.</w:t>
      </w:r>
      <w:r w:rsidRPr="50D1B167" w:rsidR="00E80D10">
        <w:rPr>
          <w:lang w:eastAsia="en-GB"/>
        </w:rPr>
        <w:t xml:space="preserve">  </w:t>
      </w:r>
      <w:r w:rsidR="00E80D10">
        <w:rPr>
          <w:lang w:eastAsia="en-GB"/>
        </w:rPr>
        <w:t>When this is selected, the system will automatically</w:t>
      </w:r>
      <w:r w:rsidR="00204D00">
        <w:rPr>
          <w:lang w:eastAsia="en-GB"/>
        </w:rPr>
        <w:t xml:space="preserve"> move inventory that has decayed to zero to an “Archived” status</w:t>
      </w:r>
      <w:r w:rsidR="00BC5B5C">
        <w:rPr>
          <w:lang w:eastAsia="en-GB"/>
        </w:rPr>
        <w:t xml:space="preserve"> by adding an “Archived Date” to the record</w:t>
      </w:r>
      <w:r w:rsidR="00EE5AFC">
        <w:rPr>
          <w:lang w:eastAsia="en-GB"/>
        </w:rPr>
        <w:t>.</w:t>
      </w:r>
    </w:p>
    <w:p w:rsidR="00EE5AFC" w:rsidP="001D2036" w:rsidRDefault="00EE5AFC" w14:paraId="2F8F09B6" w14:textId="1182E734">
      <w:pPr>
        <w:rPr>
          <w:lang w:eastAsia="en-GB"/>
        </w:rPr>
      </w:pPr>
      <w:r>
        <w:rPr>
          <w:lang w:eastAsia="en-GB"/>
        </w:rPr>
        <w:t xml:space="preserve">If this </w:t>
      </w:r>
      <w:r w:rsidR="003415A1">
        <w:rPr>
          <w:lang w:eastAsia="en-GB"/>
        </w:rPr>
        <w:t>field</w:t>
      </w:r>
      <w:r>
        <w:rPr>
          <w:lang w:eastAsia="en-GB"/>
        </w:rPr>
        <w:t xml:space="preserve"> is not </w:t>
      </w:r>
      <w:r w:rsidR="00B21C12">
        <w:rPr>
          <w:lang w:eastAsia="en-GB"/>
        </w:rPr>
        <w:t>selected, then any inventory that decays to zero will still remain on the screen in the “Active Inventory” listing until the User individually amends the record using the Edit function.</w:t>
      </w:r>
      <w:r w:rsidR="00D21E1E">
        <w:rPr>
          <w:lang w:eastAsia="en-GB"/>
        </w:rPr>
        <w:t xml:space="preserve">  It is a University of Oxford policy decision to leave this field unticked.  The user will need to </w:t>
      </w:r>
      <w:r w:rsidR="004E0C7D">
        <w:rPr>
          <w:lang w:eastAsia="en-GB"/>
        </w:rPr>
        <w:t>actively amend the status of inventory to “Archived” as and when appropriate.</w:t>
      </w:r>
    </w:p>
    <w:p w:rsidR="00D863C9" w:rsidP="001D2036" w:rsidRDefault="00902DF0" w14:paraId="600AF079" w14:textId="3266F469">
      <w:pPr>
        <w:rPr>
          <w:lang w:eastAsia="en-GB"/>
        </w:rPr>
      </w:pPr>
      <w:r>
        <w:rPr>
          <w:noProof/>
        </w:rPr>
        <mc:AlternateContent>
          <mc:Choice Requires="wps">
            <w:drawing>
              <wp:anchor distT="0" distB="0" distL="114300" distR="114300" simplePos="0" relativeHeight="251658338" behindDoc="0" locked="0" layoutInCell="1" allowOverlap="1" wp14:anchorId="65169964" wp14:editId="30CDD4D0">
                <wp:simplePos x="0" y="0"/>
                <wp:positionH relativeFrom="leftMargin">
                  <wp:posOffset>440055</wp:posOffset>
                </wp:positionH>
                <wp:positionV relativeFrom="paragraph">
                  <wp:posOffset>271607</wp:posOffset>
                </wp:positionV>
                <wp:extent cx="193675" cy="186055"/>
                <wp:effectExtent l="0" t="0" r="15875" b="23495"/>
                <wp:wrapNone/>
                <wp:docPr id="1722772165" name="Oval 14"/>
                <wp:cNvGraphicFramePr/>
                <a:graphic xmlns:a="http://schemas.openxmlformats.org/drawingml/2006/main">
                  <a:graphicData uri="http://schemas.microsoft.com/office/word/2010/wordprocessingShape">
                    <wps:wsp>
                      <wps:cNvSpPr/>
                      <wps:spPr>
                        <a:xfrm>
                          <a:off x="0" y="0"/>
                          <a:ext cx="193675" cy="18605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Pr="00186FC4" w:rsidR="00902DF0" w:rsidP="00902DF0" w:rsidRDefault="00902DF0" w14:paraId="0791FB41" w14:textId="59C94978">
                            <w:pPr>
                              <w:jc w:val="center"/>
                              <w:rPr>
                                <w:sz w:val="16"/>
                                <w:szCs w:val="16"/>
                              </w:rPr>
                            </w:pPr>
                            <w:r>
                              <w:rPr>
                                <w:sz w:val="16"/>
                                <w:szCs w:val="16"/>
                              </w:rPr>
                              <w:t>6</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dec="http://schemas.microsoft.com/office/drawing/2017/decorative" xmlns:a="http://schemas.openxmlformats.org/drawingml/2006/main">
            <w:pict w14:anchorId="43701C4D">
              <v:oval id="_x0000_s1124" style="position:absolute;margin-left:34.65pt;margin-top:21.4pt;width:15.25pt;height:14.65pt;z-index:251658338;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fillcolor="#4472c4 [3204]" strokecolor="#09101d [484]" strokeweight="1pt" w14:anchorId="651699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">
                <v:stroke joinstyle="miter"/>
                <v:textbox inset="0,0,0,0">
                  <w:txbxContent>
                    <w:p w:rsidRPr="00186FC4" w:rsidR="00902DF0" w:rsidP="00902DF0" w:rsidRDefault="00902DF0" w14:paraId="1D3DECFD" w14:textId="59C94978">
                      <w:pPr>
                        <w:jc w:val="center"/>
                        <w:rPr>
                          <w:sz w:val="16"/>
                          <w:szCs w:val="16"/>
                        </w:rPr>
                      </w:pPr>
                      <w:r>
                        <w:rPr>
                          <w:sz w:val="16"/>
                          <w:szCs w:val="16"/>
                        </w:rPr>
                        <w:t>6</w:t>
                      </w:r>
                    </w:p>
                  </w:txbxContent>
                </v:textbox>
                <w10:wrap anchorx="margin"/>
              </v:oval>
            </w:pict>
          </mc:Fallback>
        </mc:AlternateContent>
      </w:r>
    </w:p>
    <w:p w:rsidRPr="005A2847" w:rsidR="004C46C1" w:rsidP="00010444" w:rsidRDefault="001652BA" w14:paraId="67F87D36" w14:textId="08716499">
      <w:pPr>
        <w:spacing w:after="0"/>
      </w:pPr>
      <w:r>
        <w:t xml:space="preserve">Add </w:t>
      </w:r>
      <w:r w:rsidR="0EE3DEC6">
        <w:t>Unsealed Source</w:t>
      </w:r>
    </w:p>
    <w:p w:rsidR="003F5F91" w:rsidP="00B223AA" w:rsidRDefault="003F5F91" w14:paraId="72A5F30C" w14:textId="745537FB">
      <w:pPr>
        <w:spacing w:after="0"/>
        <w:rPr>
          <w:lang w:eastAsia="en-GB"/>
        </w:rPr>
      </w:pPr>
    </w:p>
    <w:p w:rsidR="002074BD" w:rsidP="001D2036" w:rsidRDefault="004A36C1" w14:paraId="624413C0" w14:textId="77764D79">
      <w:pPr>
        <w:rPr>
          <w:lang w:eastAsia="en-GB"/>
        </w:rPr>
      </w:pPr>
      <w:r>
        <w:rPr>
          <w:lang w:eastAsia="en-GB"/>
        </w:rPr>
        <w:t>This</w:t>
      </w:r>
      <w:r w:rsidR="002E4CD0">
        <w:rPr>
          <w:lang w:eastAsia="en-GB"/>
        </w:rPr>
        <w:t xml:space="preserve"> is to add a new Unsealed Source into the inventory.</w:t>
      </w:r>
      <w:r w:rsidR="00120688">
        <w:rPr>
          <w:lang w:eastAsia="en-GB"/>
        </w:rPr>
        <w:t xml:space="preserve"> </w:t>
      </w:r>
      <w:r w:rsidR="007F79BC">
        <w:rPr>
          <w:lang w:eastAsia="en-GB"/>
        </w:rPr>
        <w:t xml:space="preserve"> Any User</w:t>
      </w:r>
      <w:r w:rsidRPr="66007A21" w:rsidR="45850C2B">
        <w:rPr>
          <w:lang w:eastAsia="en-GB"/>
        </w:rPr>
        <w:t xml:space="preserve"> can</w:t>
      </w:r>
      <w:r w:rsidRPr="07CB8908" w:rsidR="75BC6D14">
        <w:rPr>
          <w:lang w:eastAsia="en-GB"/>
        </w:rPr>
        <w:t xml:space="preserve"> </w:t>
      </w:r>
      <w:r w:rsidRPr="1EFBC6FB" w:rsidR="75BC6D14">
        <w:rPr>
          <w:lang w:eastAsia="en-GB"/>
        </w:rPr>
        <w:t xml:space="preserve">add inventory as long as they are </w:t>
      </w:r>
      <w:r w:rsidRPr="5A2A00D4" w:rsidR="75BC6D14">
        <w:rPr>
          <w:lang w:eastAsia="en-GB"/>
        </w:rPr>
        <w:t xml:space="preserve">on the department </w:t>
      </w:r>
      <w:r w:rsidRPr="4E9A06AA" w:rsidR="75BC6D14">
        <w:rPr>
          <w:lang w:eastAsia="en-GB"/>
        </w:rPr>
        <w:t xml:space="preserve">limit </w:t>
      </w:r>
      <w:r w:rsidRPr="0B8A420A" w:rsidR="0FB28C97">
        <w:rPr>
          <w:lang w:eastAsia="en-GB"/>
        </w:rPr>
        <w:t>a</w:t>
      </w:r>
      <w:r w:rsidRPr="0B8A420A" w:rsidR="00F93134">
        <w:rPr>
          <w:lang w:eastAsia="en-GB"/>
        </w:rPr>
        <w:t>nd</w:t>
      </w:r>
      <w:r w:rsidR="00F93134">
        <w:rPr>
          <w:lang w:eastAsia="en-GB"/>
        </w:rPr>
        <w:t xml:space="preserve"> there is availability within the limits</w:t>
      </w:r>
      <w:r w:rsidRPr="40BEB68B" w:rsidR="2AA84B19">
        <w:rPr>
          <w:lang w:eastAsia="en-GB"/>
        </w:rPr>
        <w:t>.</w:t>
      </w:r>
      <w:r w:rsidR="005A2847">
        <w:rPr>
          <w:lang w:eastAsia="en-GB"/>
        </w:rPr>
        <w:t xml:space="preserve"> The detail of this is covered in the next section.</w:t>
      </w:r>
    </w:p>
    <w:p w:rsidR="00566539" w:rsidP="001D2036" w:rsidRDefault="00566539" w14:paraId="4E153EA9" w14:textId="77777777">
      <w:pPr>
        <w:rPr>
          <w:lang w:eastAsia="en-GB"/>
        </w:rPr>
      </w:pPr>
    </w:p>
    <w:p w:rsidRPr="00E70499" w:rsidR="0012594D" w:rsidP="00C67523" w:rsidRDefault="009D392A" w14:paraId="794786A7" w14:textId="10870AAE">
      <w:pPr>
        <w:spacing w:after="0"/>
      </w:pPr>
      <w:r>
        <w:rPr>
          <w:noProof/>
        </w:rPr>
        <mc:AlternateContent>
          <mc:Choice Requires="wps">
            <w:drawing>
              <wp:anchor distT="0" distB="0" distL="114300" distR="114300" simplePos="0" relativeHeight="251658339" behindDoc="0" locked="0" layoutInCell="1" allowOverlap="1" wp14:anchorId="49E7CCB7" wp14:editId="1D423532">
                <wp:simplePos x="0" y="0"/>
                <wp:positionH relativeFrom="leftMargin">
                  <wp:posOffset>441789</wp:posOffset>
                </wp:positionH>
                <wp:positionV relativeFrom="paragraph">
                  <wp:posOffset>-34540</wp:posOffset>
                </wp:positionV>
                <wp:extent cx="193675" cy="186055"/>
                <wp:effectExtent l="0" t="0" r="15875" b="23495"/>
                <wp:wrapNone/>
                <wp:docPr id="1730421693" name="Oval 14"/>
                <wp:cNvGraphicFramePr/>
                <a:graphic xmlns:a="http://schemas.openxmlformats.org/drawingml/2006/main">
                  <a:graphicData uri="http://schemas.microsoft.com/office/word/2010/wordprocessingShape">
                    <wps:wsp>
                      <wps:cNvSpPr/>
                      <wps:spPr>
                        <a:xfrm>
                          <a:off x="0" y="0"/>
                          <a:ext cx="193675" cy="18605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Pr="00186FC4" w:rsidR="00E462AD" w:rsidP="00E462AD" w:rsidRDefault="00E462AD" w14:paraId="16F237E4" w14:textId="1B626F6B">
                            <w:pPr>
                              <w:jc w:val="center"/>
                              <w:rPr>
                                <w:sz w:val="16"/>
                                <w:szCs w:val="16"/>
                              </w:rPr>
                            </w:pPr>
                            <w:r>
                              <w:rPr>
                                <w:sz w:val="16"/>
                                <w:szCs w:val="16"/>
                              </w:rPr>
                              <w:t>7</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dec="http://schemas.microsoft.com/office/drawing/2017/decorative" xmlns:a="http://schemas.openxmlformats.org/drawingml/2006/main">
            <w:pict w14:anchorId="19AA3404">
              <v:oval id="_x0000_s1125" style="position:absolute;margin-left:34.8pt;margin-top:-2.7pt;width:15.25pt;height:14.65pt;z-index:251658339;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fillcolor="#4472c4 [3204]" strokecolor="#09101d [484]" strokeweight="1pt" w14:anchorId="49E7CCB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">
                <v:stroke joinstyle="miter"/>
                <v:textbox inset="0,0,0,0">
                  <w:txbxContent>
                    <w:p w:rsidRPr="00186FC4" w:rsidR="00E462AD" w:rsidP="00E462AD" w:rsidRDefault="00E462AD" w14:paraId="0D246AF9" w14:textId="1B626F6B">
                      <w:pPr>
                        <w:jc w:val="center"/>
                        <w:rPr>
                          <w:sz w:val="16"/>
                          <w:szCs w:val="16"/>
                        </w:rPr>
                      </w:pPr>
                      <w:r>
                        <w:rPr>
                          <w:sz w:val="16"/>
                          <w:szCs w:val="16"/>
                        </w:rPr>
                        <w:t>7</w:t>
                      </w:r>
                    </w:p>
                  </w:txbxContent>
                </v:textbox>
                <w10:wrap anchorx="margin"/>
              </v:oval>
            </w:pict>
          </mc:Fallback>
        </mc:AlternateContent>
      </w:r>
      <w:r w:rsidRPr="00E70499" w:rsidR="0012594D">
        <w:t>Column Configuration</w:t>
      </w:r>
    </w:p>
    <w:p w:rsidR="003F5F91" w:rsidP="003F5F91" w:rsidRDefault="003F5F91" w14:paraId="74E82ACD" w14:textId="77777777">
      <w:pPr>
        <w:pStyle w:val="ListParagraph"/>
        <w:spacing w:after="0"/>
        <w:ind w:left="720"/>
        <w:rPr>
          <w:lang w:eastAsia="en-GB"/>
        </w:rPr>
      </w:pPr>
    </w:p>
    <w:p w:rsidR="00A11A45" w:rsidP="001D2036" w:rsidRDefault="1B8C300D" w14:paraId="2EF3C30C" w14:textId="4CD4242B">
      <w:pPr>
        <w:rPr>
          <w:lang w:eastAsia="en-GB"/>
        </w:rPr>
      </w:pPr>
      <w:r w:rsidRPr="029D002B">
        <w:rPr>
          <w:lang w:eastAsia="en-GB"/>
        </w:rPr>
        <w:t xml:space="preserve">For </w:t>
      </w:r>
      <w:r w:rsidRPr="49593BB2">
        <w:rPr>
          <w:lang w:eastAsia="en-GB"/>
        </w:rPr>
        <w:t>Workers</w:t>
      </w:r>
      <w:r w:rsidRPr="029D002B">
        <w:rPr>
          <w:lang w:eastAsia="en-GB"/>
        </w:rPr>
        <w:t xml:space="preserve">/RPS/SRPS </w:t>
      </w:r>
      <w:r w:rsidRPr="7880A4E3">
        <w:rPr>
          <w:lang w:eastAsia="en-GB"/>
        </w:rPr>
        <w:t xml:space="preserve">there is a default view that is </w:t>
      </w:r>
      <w:r w:rsidRPr="3749AB0D">
        <w:rPr>
          <w:lang w:eastAsia="en-GB"/>
        </w:rPr>
        <w:t>shown</w:t>
      </w:r>
      <w:r w:rsidR="001232D2">
        <w:rPr>
          <w:lang w:eastAsia="en-GB"/>
        </w:rPr>
        <w:t>.  This has been configured as a site-wide setting across all Departments</w:t>
      </w:r>
      <w:r w:rsidRPr="49593BB2">
        <w:rPr>
          <w:lang w:eastAsia="en-GB"/>
        </w:rPr>
        <w:t>.</w:t>
      </w:r>
    </w:p>
    <w:p w:rsidR="000E3EB7" w:rsidP="001D2036" w:rsidRDefault="000E3EB7" w14:paraId="09470EDC" w14:textId="3662FD57">
      <w:pPr>
        <w:rPr>
          <w:lang w:eastAsia="en-GB"/>
        </w:rPr>
      </w:pPr>
      <w:r>
        <w:rPr>
          <w:lang w:eastAsia="en-GB"/>
        </w:rPr>
        <w:t>The ADMINS have the permissions to amend this if required</w:t>
      </w:r>
      <w:r w:rsidR="00A16BAB">
        <w:rPr>
          <w:lang w:eastAsia="en-GB"/>
        </w:rPr>
        <w:t xml:space="preserve"> to ensure a local setting for a particular Department that is more appropriate to meet their requirements.</w:t>
      </w:r>
      <w:r w:rsidR="00CF65A4">
        <w:rPr>
          <w:lang w:eastAsia="en-GB"/>
        </w:rPr>
        <w:t xml:space="preserve">  </w:t>
      </w:r>
    </w:p>
    <w:p w:rsidR="00CF65A4" w:rsidP="001D2036" w:rsidRDefault="00CF65A4" w14:paraId="5437FFED" w14:textId="7D8C5887">
      <w:pPr>
        <w:rPr>
          <w:lang w:eastAsia="en-GB"/>
        </w:rPr>
      </w:pPr>
      <w:r>
        <w:rPr>
          <w:lang w:eastAsia="en-GB"/>
        </w:rPr>
        <w:t xml:space="preserve">An example being where a Department does not </w:t>
      </w:r>
      <w:r w:rsidR="003C4753">
        <w:rPr>
          <w:lang w:eastAsia="en-GB"/>
        </w:rPr>
        <w:t>hold any</w:t>
      </w:r>
      <w:r w:rsidR="006C45AD">
        <w:rPr>
          <w:lang w:eastAsia="en-GB"/>
        </w:rPr>
        <w:t xml:space="preserve"> inventory recorded in mg and so does not wish to see “mass” on the screen as it is an inappropriate empty column.</w:t>
      </w:r>
    </w:p>
    <w:p w:rsidR="00A841F6" w:rsidRDefault="00A841F6" w14:paraId="20A92674" w14:textId="77777777">
      <w:pPr>
        <w:rPr>
          <w:lang w:eastAsia="en-GB"/>
        </w:rPr>
      </w:pPr>
      <w:r>
        <w:rPr>
          <w:lang w:eastAsia="en-GB"/>
        </w:rPr>
        <w:br w:type="page"/>
      </w:r>
    </w:p>
    <w:p w:rsidR="00611FCA" w:rsidP="001D2036" w:rsidRDefault="00A11A45" w14:paraId="1F60B8E3" w14:textId="77777777">
      <w:pPr>
        <w:rPr>
          <w:lang w:eastAsia="en-GB"/>
        </w:rPr>
      </w:pPr>
      <w:r w:rsidRPr="49593BB2">
        <w:rPr>
          <w:lang w:eastAsia="en-GB"/>
        </w:rPr>
        <w:t>Click</w:t>
      </w:r>
      <w:r>
        <w:rPr>
          <w:lang w:eastAsia="en-GB"/>
        </w:rPr>
        <w:t xml:space="preserve"> on the </w:t>
      </w:r>
      <w:r w:rsidR="00A16BAB">
        <w:rPr>
          <w:lang w:eastAsia="en-GB"/>
        </w:rPr>
        <w:t>ellipsis</w:t>
      </w:r>
      <w:r>
        <w:rPr>
          <w:lang w:eastAsia="en-GB"/>
        </w:rPr>
        <w:t xml:space="preserve"> 3 dots to “Show Columns”. </w:t>
      </w:r>
    </w:p>
    <w:p w:rsidR="00611FCA" w:rsidP="001D2036" w:rsidRDefault="00611FCA" w14:paraId="19F29B61" w14:textId="144E6AB7">
      <w:pPr>
        <w:rPr>
          <w:lang w:eastAsia="en-GB"/>
        </w:rPr>
      </w:pPr>
      <w:r>
        <w:rPr>
          <w:noProof/>
        </w:rPr>
        <w:drawing>
          <wp:inline distT="0" distB="0" distL="0" distR="0" wp14:anchorId="2D1CE011" wp14:editId="47CCBBD3">
            <wp:extent cx="1202076" cy="1416733"/>
            <wp:effectExtent l="0" t="0" r="0" b="0"/>
            <wp:docPr id="1722126824" name="Picture 1" descr="A screenshot of a search eng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126824" name="Picture 1" descr="A screenshot of a search engine&#10;&#10;AI-generated content may be incorrect."/>
                    <pic:cNvPicPr/>
                  </pic:nvPicPr>
                  <pic:blipFill>
                    <a:blip r:embed="rId55"/>
                    <a:stretch>
                      <a:fillRect/>
                    </a:stretch>
                  </pic:blipFill>
                  <pic:spPr>
                    <a:xfrm>
                      <a:off x="0" y="0"/>
                      <a:ext cx="1208388" cy="1424172"/>
                    </a:xfrm>
                    <a:prstGeom prst="rect">
                      <a:avLst/>
                    </a:prstGeom>
                  </pic:spPr>
                </pic:pic>
              </a:graphicData>
            </a:graphic>
          </wp:inline>
        </w:drawing>
      </w:r>
    </w:p>
    <w:p w:rsidR="00A11A45" w:rsidP="001D2036" w:rsidRDefault="00A11A45" w14:paraId="54551254" w14:textId="5CA19E1A">
      <w:pPr>
        <w:rPr>
          <w:lang w:eastAsia="en-GB"/>
        </w:rPr>
      </w:pPr>
      <w:r>
        <w:rPr>
          <w:lang w:eastAsia="en-GB"/>
        </w:rPr>
        <w:t>All current columns displayed will be shown at the top</w:t>
      </w:r>
      <w:r w:rsidR="00A514E0">
        <w:rPr>
          <w:lang w:eastAsia="en-GB"/>
        </w:rPr>
        <w:t xml:space="preserve"> and highlighted</w:t>
      </w:r>
      <w:r w:rsidR="00A841F6">
        <w:rPr>
          <w:lang w:eastAsia="en-GB"/>
        </w:rPr>
        <w:t xml:space="preserve"> at the top of the view</w:t>
      </w:r>
      <w:r w:rsidR="00A514E0">
        <w:rPr>
          <w:lang w:eastAsia="en-GB"/>
        </w:rPr>
        <w:t>.</w:t>
      </w:r>
    </w:p>
    <w:p w:rsidR="00B2692D" w:rsidP="001D2036" w:rsidRDefault="00611FCA" w14:paraId="4CED5903" w14:textId="14FB0FAE">
      <w:pPr>
        <w:rPr>
          <w:lang w:eastAsia="en-GB"/>
        </w:rPr>
      </w:pPr>
      <w:r>
        <w:rPr>
          <w:noProof/>
        </w:rPr>
        <w:drawing>
          <wp:inline distT="0" distB="0" distL="0" distR="0" wp14:anchorId="7E953470" wp14:editId="3D09AFAA">
            <wp:extent cx="1349467" cy="3001992"/>
            <wp:effectExtent l="0" t="0" r="3175" b="8255"/>
            <wp:docPr id="38176255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195979" name="Picture 1" descr="A screenshot of a computer&#10;&#10;Description automatically generated"/>
                    <pic:cNvPicPr/>
                  </pic:nvPicPr>
                  <pic:blipFill>
                    <a:blip r:embed="rId56"/>
                    <a:stretch>
                      <a:fillRect/>
                    </a:stretch>
                  </pic:blipFill>
                  <pic:spPr>
                    <a:xfrm>
                      <a:off x="0" y="0"/>
                      <a:ext cx="1354412" cy="3012992"/>
                    </a:xfrm>
                    <a:prstGeom prst="rect">
                      <a:avLst/>
                    </a:prstGeom>
                  </pic:spPr>
                </pic:pic>
              </a:graphicData>
            </a:graphic>
          </wp:inline>
        </w:drawing>
      </w:r>
      <w:r w:rsidR="00FC11F1">
        <w:rPr>
          <w:lang w:eastAsia="en-GB"/>
        </w:rPr>
        <w:t xml:space="preserve">  </w:t>
      </w:r>
    </w:p>
    <w:p w:rsidR="00A514E0" w:rsidP="001D2036" w:rsidRDefault="00A514E0" w14:paraId="4C788323" w14:textId="00923188">
      <w:pPr>
        <w:rPr>
          <w:lang w:eastAsia="en-GB"/>
        </w:rPr>
      </w:pPr>
      <w:r>
        <w:rPr>
          <w:lang w:eastAsia="en-GB"/>
        </w:rPr>
        <w:t>Click into the white space nex</w:t>
      </w:r>
      <w:r w:rsidR="007406BE">
        <w:rPr>
          <w:lang w:eastAsia="en-GB"/>
        </w:rPr>
        <w:t>t to</w:t>
      </w:r>
      <w:r w:rsidR="00C4654A">
        <w:rPr>
          <w:lang w:eastAsia="en-GB"/>
        </w:rPr>
        <w:t xml:space="preserve"> any of the highlighted</w:t>
      </w:r>
      <w:r w:rsidR="0045152B">
        <w:rPr>
          <w:lang w:eastAsia="en-GB"/>
        </w:rPr>
        <w:t xml:space="preserve"> fields and the unhighlighted (unselected) columns will show</w:t>
      </w:r>
      <w:r w:rsidR="006F7BE0">
        <w:rPr>
          <w:lang w:eastAsia="en-GB"/>
        </w:rPr>
        <w:t>.</w:t>
      </w:r>
    </w:p>
    <w:p w:rsidR="006F7BE0" w:rsidP="001D2036" w:rsidRDefault="006F7BE0" w14:paraId="50625E4A" w14:textId="55AC877E">
      <w:pPr>
        <w:rPr>
          <w:lang w:eastAsia="en-GB"/>
        </w:rPr>
      </w:pPr>
      <w:r>
        <w:rPr>
          <w:lang w:eastAsia="en-GB"/>
        </w:rPr>
        <w:t>Use the scroll bar to identify any further columns required and/or click the “x” next to a selected column to remove it from the display.</w:t>
      </w:r>
    </w:p>
    <w:p w:rsidR="00AC36BD" w:rsidP="003E166C" w:rsidRDefault="00AC36BD" w14:paraId="75A06576" w14:textId="72794211">
      <w:pPr>
        <w:spacing w:after="0"/>
        <w:rPr>
          <w:lang w:eastAsia="en-GB"/>
        </w:rPr>
      </w:pPr>
      <w:r>
        <w:rPr>
          <w:lang w:eastAsia="en-GB"/>
        </w:rPr>
        <w:t>Click on Apply when done</w:t>
      </w:r>
      <w:r w:rsidR="0040069C">
        <w:rPr>
          <w:lang w:eastAsia="en-GB"/>
        </w:rPr>
        <w:t xml:space="preserve"> and the new column selection will be reflected in the </w:t>
      </w:r>
      <w:r w:rsidR="00F748BC">
        <w:rPr>
          <w:lang w:eastAsia="en-GB"/>
        </w:rPr>
        <w:t xml:space="preserve">inventory listing </w:t>
      </w:r>
      <w:r w:rsidR="0040069C">
        <w:rPr>
          <w:lang w:eastAsia="en-GB"/>
        </w:rPr>
        <w:t>display.</w:t>
      </w:r>
    </w:p>
    <w:p w:rsidR="00B11818" w:rsidP="003E166C" w:rsidRDefault="00B11818" w14:paraId="64A01BBD" w14:textId="77777777">
      <w:pPr>
        <w:spacing w:after="0"/>
      </w:pPr>
    </w:p>
    <w:p w:rsidR="0012594D" w:rsidP="001D2036" w:rsidRDefault="0012594D" w14:paraId="7043F3F5" w14:textId="30E88E19">
      <w:r>
        <w:t>Up and Down Arrows</w:t>
      </w:r>
    </w:p>
    <w:p w:rsidR="003E166C" w:rsidP="001D2036" w:rsidRDefault="003E166C" w14:paraId="18F365D1" w14:textId="77777777">
      <w:pPr>
        <w:rPr>
          <w:lang w:eastAsia="en-GB"/>
        </w:rPr>
      </w:pPr>
      <w:r>
        <w:rPr>
          <w:noProof/>
        </w:rPr>
        <w:drawing>
          <wp:inline distT="0" distB="0" distL="0" distR="0" wp14:anchorId="2F29A7EB" wp14:editId="6C1B9C5D">
            <wp:extent cx="4180952" cy="495238"/>
            <wp:effectExtent l="0" t="0" r="0" b="635"/>
            <wp:docPr id="186022784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227847" name="Picture 1" descr="A screenshot of a computer&#10;&#10;Description automatically generated"/>
                    <pic:cNvPicPr/>
                  </pic:nvPicPr>
                  <pic:blipFill>
                    <a:blip r:embed="rId57"/>
                    <a:stretch>
                      <a:fillRect/>
                    </a:stretch>
                  </pic:blipFill>
                  <pic:spPr>
                    <a:xfrm>
                      <a:off x="0" y="0"/>
                      <a:ext cx="4180952" cy="495238"/>
                    </a:xfrm>
                    <a:prstGeom prst="rect">
                      <a:avLst/>
                    </a:prstGeom>
                  </pic:spPr>
                </pic:pic>
              </a:graphicData>
            </a:graphic>
          </wp:inline>
        </w:drawing>
      </w:r>
    </w:p>
    <w:p w:rsidR="00933587" w:rsidP="001D2036" w:rsidRDefault="00933587" w14:paraId="0B4FF9FF" w14:textId="4C95D26D">
      <w:pPr>
        <w:rPr>
          <w:lang w:eastAsia="en-GB"/>
        </w:rPr>
      </w:pPr>
      <w:r>
        <w:rPr>
          <w:lang w:eastAsia="en-GB"/>
        </w:rPr>
        <w:t>Use the up and down arrows</w:t>
      </w:r>
      <w:r w:rsidR="00036636">
        <w:rPr>
          <w:lang w:eastAsia="en-GB"/>
        </w:rPr>
        <w:t xml:space="preserve"> shown next to the </w:t>
      </w:r>
      <w:r w:rsidR="0017659F">
        <w:rPr>
          <w:lang w:eastAsia="en-GB"/>
        </w:rPr>
        <w:t>names in each column header</w:t>
      </w:r>
      <w:r>
        <w:rPr>
          <w:lang w:eastAsia="en-GB"/>
        </w:rPr>
        <w:t xml:space="preserve"> to</w:t>
      </w:r>
      <w:r w:rsidR="00036636">
        <w:rPr>
          <w:lang w:eastAsia="en-GB"/>
        </w:rPr>
        <w:t xml:space="preserve"> sort the data</w:t>
      </w:r>
      <w:r w:rsidR="0017659F">
        <w:rPr>
          <w:lang w:eastAsia="en-GB"/>
        </w:rPr>
        <w:t xml:space="preserve"> shown on the page</w:t>
      </w:r>
      <w:r w:rsidR="00036636">
        <w:rPr>
          <w:lang w:eastAsia="en-GB"/>
        </w:rPr>
        <w:t xml:space="preserve"> in alphabetical order, </w:t>
      </w:r>
      <w:r w:rsidR="0017659F">
        <w:rPr>
          <w:lang w:eastAsia="en-GB"/>
        </w:rPr>
        <w:t xml:space="preserve">either </w:t>
      </w:r>
      <w:r w:rsidR="00036636">
        <w:rPr>
          <w:lang w:eastAsia="en-GB"/>
        </w:rPr>
        <w:t>ascending or descending as required.</w:t>
      </w:r>
      <w:r w:rsidR="009F1BC3">
        <w:rPr>
          <w:lang w:eastAsia="en-GB"/>
        </w:rPr>
        <w:t xml:space="preserve">  For Example, it may be required to sort in </w:t>
      </w:r>
      <w:r w:rsidR="004C1390">
        <w:rPr>
          <w:lang w:eastAsia="en-GB"/>
        </w:rPr>
        <w:t>order of Activity.</w:t>
      </w:r>
    </w:p>
    <w:p w:rsidR="00111B55" w:rsidRDefault="00111B55" w14:paraId="5DB7142C" w14:textId="293AEB58">
      <w:pPr>
        <w:rPr>
          <w:rFonts w:eastAsiaTheme="majorEastAsia" w:cstheme="majorBidi"/>
          <w:iCs/>
          <w:color w:val="2F5496" w:themeColor="accent1" w:themeShade="BF"/>
          <w:lang w:eastAsia="en-GB"/>
        </w:rPr>
      </w:pPr>
    </w:p>
    <w:p w:rsidR="003C4753" w:rsidRDefault="003C4753" w14:paraId="029C3730" w14:textId="77777777">
      <w:pPr>
        <w:rPr>
          <w:rFonts w:eastAsia="Noto Serif" w:cs="Noto Serif"/>
          <w:color w:val="2F5496" w:themeColor="accent1" w:themeShade="BF"/>
          <w:lang w:eastAsia="en-GB"/>
        </w:rPr>
      </w:pPr>
      <w:bookmarkStart w:name="_Toc188606889" w:id="41"/>
      <w:r>
        <w:rPr>
          <w:lang w:eastAsia="en-GB"/>
        </w:rPr>
        <w:br w:type="page"/>
      </w:r>
    </w:p>
    <w:p w:rsidR="005B0D40" w:rsidP="00557A6E" w:rsidRDefault="005B0D40" w14:paraId="5C32FFC6" w14:textId="54635AB8">
      <w:pPr>
        <w:pStyle w:val="Heading3"/>
        <w:rPr>
          <w:lang w:eastAsia="en-GB"/>
        </w:rPr>
      </w:pPr>
      <w:bookmarkStart w:name="_Toc196918310" w:id="42"/>
      <w:r>
        <w:rPr>
          <w:lang w:eastAsia="en-GB"/>
        </w:rPr>
        <w:t>Add a new Unsealed Source</w:t>
      </w:r>
      <w:bookmarkEnd w:id="41"/>
      <w:bookmarkEnd w:id="42"/>
    </w:p>
    <w:p w:rsidRPr="00A959DE" w:rsidR="00A959DE" w:rsidP="00A959DE" w:rsidRDefault="00171A97" w14:paraId="6BA418E8" w14:textId="2384E188">
      <w:pPr>
        <w:rPr>
          <w:lang w:eastAsia="en-GB"/>
        </w:rPr>
      </w:pPr>
      <w:r>
        <w:rPr>
          <w:lang w:eastAsia="en-GB"/>
        </w:rPr>
        <w:t>Action</w:t>
      </w:r>
    </w:p>
    <w:p w:rsidR="00370706" w:rsidP="00171A97" w:rsidRDefault="006E3E96" w14:paraId="695F4499" w14:textId="467BF70D">
      <w:pPr>
        <w:pStyle w:val="ListParagraph"/>
        <w:numPr>
          <w:ilvl w:val="2"/>
          <w:numId w:val="12"/>
        </w:numPr>
        <w:ind w:left="426"/>
        <w:rPr>
          <w:lang w:eastAsia="en-GB"/>
        </w:rPr>
      </w:pPr>
      <w:r>
        <w:rPr>
          <w:lang w:eastAsia="en-GB"/>
        </w:rPr>
        <w:t>Click Add</w:t>
      </w:r>
      <w:r w:rsidR="005E6B83">
        <w:rPr>
          <w:lang w:eastAsia="en-GB"/>
        </w:rPr>
        <w:t xml:space="preserve"> </w:t>
      </w:r>
      <w:r w:rsidRPr="003C4753" w:rsidR="4D143D07">
        <w:rPr>
          <w:lang w:eastAsia="en-GB"/>
        </w:rPr>
        <w:t>Unsealed Source</w:t>
      </w:r>
      <w:r w:rsidRPr="003C4753" w:rsidR="00FA73D3">
        <w:rPr>
          <w:lang w:eastAsia="en-GB"/>
        </w:rPr>
        <w:t xml:space="preserve"> </w:t>
      </w:r>
      <w:r w:rsidR="00FA73D3">
        <w:rPr>
          <w:lang w:eastAsia="en-GB"/>
        </w:rPr>
        <w:t>shown on the top right-hand-side</w:t>
      </w:r>
    </w:p>
    <w:p w:rsidR="000C69D6" w:rsidP="001D2036" w:rsidRDefault="1DA051DB" w14:paraId="40B5BA2A" w14:textId="5C6EE7CA">
      <w:pPr>
        <w:rPr>
          <w:lang w:eastAsia="en-GB"/>
        </w:rPr>
      </w:pPr>
      <w:r>
        <w:rPr>
          <w:noProof/>
        </w:rPr>
        <w:drawing>
          <wp:inline distT="0" distB="0" distL="0" distR="0" wp14:anchorId="30F1AFFB" wp14:editId="1AC3E4E7">
            <wp:extent cx="5715000" cy="590550"/>
            <wp:effectExtent l="0" t="0" r="0" b="0"/>
            <wp:docPr id="1119459454" name="Picture 1119459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9459454"/>
                    <pic:cNvPicPr/>
                  </pic:nvPicPr>
                  <pic:blipFill>
                    <a:blip r:embed="rId58">
                      <a:extLst>
                        <a:ext uri="{28A0092B-C50C-407E-A947-70E740481C1C}">
                          <a14:useLocalDpi xmlns:a14="http://schemas.microsoft.com/office/drawing/2010/main" val="0"/>
                        </a:ext>
                      </a:extLst>
                    </a:blip>
                    <a:stretch>
                      <a:fillRect/>
                    </a:stretch>
                  </pic:blipFill>
                  <pic:spPr>
                    <a:xfrm>
                      <a:off x="0" y="0"/>
                      <a:ext cx="5715000" cy="590550"/>
                    </a:xfrm>
                    <a:prstGeom prst="rect">
                      <a:avLst/>
                    </a:prstGeom>
                  </pic:spPr>
                </pic:pic>
              </a:graphicData>
            </a:graphic>
          </wp:inline>
        </w:drawing>
      </w:r>
      <w:r w:rsidR="00370706">
        <w:br/>
      </w:r>
      <w:r w:rsidR="009C2769">
        <w:rPr>
          <w:lang w:eastAsia="en-GB"/>
        </w:rPr>
        <w:t xml:space="preserve"> </w:t>
      </w:r>
    </w:p>
    <w:p w:rsidR="000B5C00" w:rsidP="001D2036" w:rsidRDefault="00C737C4" w14:paraId="562B31FC" w14:textId="218A1797">
      <w:pPr>
        <w:rPr>
          <w:lang w:eastAsia="en-GB"/>
        </w:rPr>
      </w:pPr>
      <w:r>
        <w:rPr>
          <w:lang w:eastAsia="en-GB"/>
        </w:rPr>
        <w:t>This will open a standard template</w:t>
      </w:r>
      <w:r w:rsidR="003E291F">
        <w:rPr>
          <w:lang w:eastAsia="en-GB"/>
        </w:rPr>
        <w:t xml:space="preserve"> to be completed prior to saving the record which will add the source to the inventory.</w:t>
      </w:r>
    </w:p>
    <w:p w:rsidR="00672286" w:rsidP="001D2036" w:rsidRDefault="00672286" w14:paraId="116FB881" w14:textId="4875916F">
      <w:pPr>
        <w:rPr>
          <w:lang w:eastAsia="en-GB"/>
        </w:rPr>
      </w:pPr>
      <w:r>
        <w:rPr>
          <w:lang w:eastAsia="en-GB"/>
        </w:rPr>
        <w:t>Some of the fields are mandatory and will have the label “Required</w:t>
      </w:r>
      <w:r w:rsidR="00135884">
        <w:rPr>
          <w:lang w:eastAsia="en-GB"/>
        </w:rPr>
        <w:t>”.  Other fields are non-mandatory and may be left blank if unknown.</w:t>
      </w:r>
    </w:p>
    <w:p w:rsidR="00DE35E5" w:rsidP="001D2036" w:rsidRDefault="007E5745" w14:paraId="44F76DA0" w14:textId="574DC0CC">
      <w:pPr>
        <w:rPr>
          <w:lang w:eastAsia="en-GB"/>
        </w:rPr>
      </w:pPr>
      <w:r>
        <w:rPr>
          <w:lang w:eastAsia="en-GB"/>
        </w:rPr>
        <w:t xml:space="preserve">Some fields, the system will make suggestions based on data input </w:t>
      </w:r>
      <w:r w:rsidR="00332E81">
        <w:rPr>
          <w:lang w:eastAsia="en-GB"/>
        </w:rPr>
        <w:t>in fields above.</w:t>
      </w:r>
      <w:r w:rsidR="00AC759D">
        <w:rPr>
          <w:lang w:eastAsia="en-GB"/>
        </w:rPr>
        <w:t xml:space="preserve">  If the User does not have permission to a specific data set, then no </w:t>
      </w:r>
      <w:r w:rsidR="00D815DC">
        <w:rPr>
          <w:lang w:eastAsia="en-GB"/>
        </w:rPr>
        <w:t>data will be suggested and data entry will not be possible.</w:t>
      </w:r>
      <w:r w:rsidR="00DE35E5">
        <w:rPr>
          <w:lang w:eastAsia="en-GB"/>
        </w:rPr>
        <w:t xml:space="preserve">  For example, if an “Owner” is not </w:t>
      </w:r>
      <w:r w:rsidR="001758A3">
        <w:rPr>
          <w:lang w:eastAsia="en-GB"/>
        </w:rPr>
        <w:t>entered</w:t>
      </w:r>
      <w:r w:rsidR="00DE35E5">
        <w:rPr>
          <w:lang w:eastAsia="en-GB"/>
        </w:rPr>
        <w:t>, it will not be possible to select further data as the system will assume there is no permission for anything.</w:t>
      </w:r>
    </w:p>
    <w:p w:rsidR="000C3D0B" w:rsidP="001D2036" w:rsidRDefault="000C3D0B" w14:paraId="20FF3D45" w14:textId="1EC8C765">
      <w:pPr>
        <w:rPr>
          <w:lang w:eastAsia="en-GB"/>
        </w:rPr>
      </w:pPr>
      <w:r>
        <w:rPr>
          <w:lang w:eastAsia="en-GB"/>
        </w:rPr>
        <w:t>The form is shown below</w:t>
      </w:r>
      <w:r w:rsidRPr="782BDFC8" w:rsidR="2FE9FCE1">
        <w:rPr>
          <w:lang w:eastAsia="en-GB"/>
        </w:rPr>
        <w:t>,</w:t>
      </w:r>
      <w:r>
        <w:rPr>
          <w:lang w:eastAsia="en-GB"/>
        </w:rPr>
        <w:t xml:space="preserve"> and each field is explained in detail following the form.</w:t>
      </w:r>
    </w:p>
    <w:p w:rsidR="00844EDD" w:rsidP="001D2036" w:rsidRDefault="00844EDD" w14:paraId="29372730" w14:textId="77777777">
      <w:pPr>
        <w:rPr>
          <w:lang w:eastAsia="en-GB"/>
        </w:rPr>
      </w:pPr>
    </w:p>
    <w:p w:rsidRPr="007C035A" w:rsidR="007C035A" w:rsidP="007D1E1E" w:rsidRDefault="00EE3A76" w14:paraId="6D9B2727" w14:textId="49B6F4E1">
      <w:pPr>
        <w:rPr>
          <w:color w:val="FF0000"/>
          <w:lang w:eastAsia="en-GB"/>
        </w:rPr>
      </w:pPr>
      <w:r w:rsidRPr="00EE3A76">
        <w:rPr>
          <w:noProof/>
        </w:rPr>
        <w:t xml:space="preserve"> </w:t>
      </w:r>
      <w:r w:rsidR="00C12153">
        <w:rPr>
          <w:noProof/>
        </w:rPr>
        <mc:AlternateContent>
          <mc:Choice Requires="wps">
            <w:drawing>
              <wp:anchor distT="0" distB="0" distL="114300" distR="114300" simplePos="0" relativeHeight="251658358" behindDoc="0" locked="0" layoutInCell="1" allowOverlap="1" wp14:anchorId="597D8E27" wp14:editId="0AE3B215">
                <wp:simplePos x="0" y="0"/>
                <wp:positionH relativeFrom="leftMargin">
                  <wp:posOffset>1360805</wp:posOffset>
                </wp:positionH>
                <wp:positionV relativeFrom="paragraph">
                  <wp:posOffset>7484110</wp:posOffset>
                </wp:positionV>
                <wp:extent cx="193675" cy="186055"/>
                <wp:effectExtent l="0" t="0" r="15875" b="23495"/>
                <wp:wrapNone/>
                <wp:docPr id="1443962372" name="Oval 14"/>
                <wp:cNvGraphicFramePr/>
                <a:graphic xmlns:a="http://schemas.openxmlformats.org/drawingml/2006/main">
                  <a:graphicData uri="http://schemas.microsoft.com/office/word/2010/wordprocessingShape">
                    <wps:wsp>
                      <wps:cNvSpPr/>
                      <wps:spPr>
                        <a:xfrm>
                          <a:off x="0" y="0"/>
                          <a:ext cx="193675" cy="18605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Pr="00186FC4" w:rsidR="00126E77" w:rsidP="00126E77" w:rsidRDefault="00126E77" w14:paraId="7ADE06CE" w14:textId="77777777">
                            <w:pPr>
                              <w:jc w:val="center"/>
                              <w:rPr>
                                <w:sz w:val="16"/>
                                <w:szCs w:val="16"/>
                              </w:rPr>
                            </w:pPr>
                            <w:r>
                              <w:rPr>
                                <w:sz w:val="16"/>
                                <w:szCs w:val="16"/>
                              </w:rPr>
                              <w:t>18</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dec="http://schemas.microsoft.com/office/drawing/2017/decorative" xmlns:a="http://schemas.openxmlformats.org/drawingml/2006/main">
            <w:pict w14:anchorId="17CAD6BF">
              <v:oval id="_x0000_s1126" style="position:absolute;margin-left:107.15pt;margin-top:589.3pt;width:15.25pt;height:14.65pt;z-index:251658358;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fillcolor="#4472c4 [3204]" strokecolor="#09101d [484]" strokeweight="1pt" w14:anchorId="597D8E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">
                <v:stroke joinstyle="miter"/>
                <v:textbox inset="0,0,0,0">
                  <w:txbxContent>
                    <w:p w:rsidRPr="00186FC4" w:rsidR="00126E77" w:rsidP="00126E77" w:rsidRDefault="00126E77" w14:paraId="4818E51F" w14:textId="77777777">
                      <w:pPr>
                        <w:jc w:val="center"/>
                        <w:rPr>
                          <w:sz w:val="16"/>
                          <w:szCs w:val="16"/>
                        </w:rPr>
                      </w:pPr>
                      <w:r>
                        <w:rPr>
                          <w:sz w:val="16"/>
                          <w:szCs w:val="16"/>
                        </w:rPr>
                        <w:t>18</w:t>
                      </w:r>
                    </w:p>
                  </w:txbxContent>
                </v:textbox>
                <w10:wrap anchorx="margin"/>
              </v:oval>
            </w:pict>
          </mc:Fallback>
        </mc:AlternateContent>
      </w:r>
      <w:r w:rsidR="00C12153">
        <w:rPr>
          <w:noProof/>
        </w:rPr>
        <mc:AlternateContent>
          <mc:Choice Requires="wps">
            <w:drawing>
              <wp:anchor distT="0" distB="0" distL="114300" distR="114300" simplePos="0" relativeHeight="251658359" behindDoc="0" locked="0" layoutInCell="1" allowOverlap="1" wp14:anchorId="22295E4F" wp14:editId="5C33843A">
                <wp:simplePos x="0" y="0"/>
                <wp:positionH relativeFrom="leftMargin">
                  <wp:posOffset>1361440</wp:posOffset>
                </wp:positionH>
                <wp:positionV relativeFrom="paragraph">
                  <wp:posOffset>8015605</wp:posOffset>
                </wp:positionV>
                <wp:extent cx="193675" cy="186055"/>
                <wp:effectExtent l="0" t="0" r="15875" b="23495"/>
                <wp:wrapNone/>
                <wp:docPr id="472783994" name="Oval 14"/>
                <wp:cNvGraphicFramePr/>
                <a:graphic xmlns:a="http://schemas.openxmlformats.org/drawingml/2006/main">
                  <a:graphicData uri="http://schemas.microsoft.com/office/word/2010/wordprocessingShape">
                    <wps:wsp>
                      <wps:cNvSpPr/>
                      <wps:spPr>
                        <a:xfrm>
                          <a:off x="0" y="0"/>
                          <a:ext cx="193675" cy="18605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Pr="00186FC4" w:rsidR="00126E77" w:rsidP="00126E77" w:rsidRDefault="00126E77" w14:paraId="59D76C79" w14:textId="77777777">
                            <w:pPr>
                              <w:jc w:val="center"/>
                              <w:rPr>
                                <w:sz w:val="16"/>
                                <w:szCs w:val="16"/>
                              </w:rPr>
                            </w:pPr>
                            <w:r>
                              <w:rPr>
                                <w:sz w:val="16"/>
                                <w:szCs w:val="16"/>
                              </w:rPr>
                              <w:t>19</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dec="http://schemas.microsoft.com/office/drawing/2017/decorative" xmlns:a="http://schemas.openxmlformats.org/drawingml/2006/main">
            <w:pict w14:anchorId="1C1AE908">
              <v:oval id="_x0000_s1127" style="position:absolute;margin-left:107.2pt;margin-top:631.15pt;width:15.25pt;height:14.65pt;z-index:251658359;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fillcolor="#4472c4 [3204]" strokecolor="#09101d [484]" strokeweight="1pt" w14:anchorId="22295E4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">
                <v:stroke joinstyle="miter"/>
                <v:textbox inset="0,0,0,0">
                  <w:txbxContent>
                    <w:p w:rsidRPr="00186FC4" w:rsidR="00126E77" w:rsidP="00126E77" w:rsidRDefault="00126E77" w14:paraId="565B2BCC" w14:textId="77777777">
                      <w:pPr>
                        <w:jc w:val="center"/>
                        <w:rPr>
                          <w:sz w:val="16"/>
                          <w:szCs w:val="16"/>
                        </w:rPr>
                      </w:pPr>
                      <w:r>
                        <w:rPr>
                          <w:sz w:val="16"/>
                          <w:szCs w:val="16"/>
                        </w:rPr>
                        <w:t>19</w:t>
                      </w:r>
                    </w:p>
                  </w:txbxContent>
                </v:textbox>
                <w10:wrap anchorx="margin"/>
              </v:oval>
            </w:pict>
          </mc:Fallback>
        </mc:AlternateContent>
      </w:r>
      <w:r w:rsidR="00C12153">
        <w:rPr>
          <w:noProof/>
        </w:rPr>
        <mc:AlternateContent>
          <mc:Choice Requires="wps">
            <w:drawing>
              <wp:anchor distT="0" distB="0" distL="114300" distR="114300" simplePos="0" relativeHeight="251658357" behindDoc="0" locked="0" layoutInCell="1" allowOverlap="1" wp14:anchorId="27190253" wp14:editId="5E374F22">
                <wp:simplePos x="0" y="0"/>
                <wp:positionH relativeFrom="leftMargin">
                  <wp:posOffset>1360805</wp:posOffset>
                </wp:positionH>
                <wp:positionV relativeFrom="paragraph">
                  <wp:posOffset>6891655</wp:posOffset>
                </wp:positionV>
                <wp:extent cx="193675" cy="186055"/>
                <wp:effectExtent l="0" t="0" r="15875" b="23495"/>
                <wp:wrapNone/>
                <wp:docPr id="85768565" name="Oval 14"/>
                <wp:cNvGraphicFramePr/>
                <a:graphic xmlns:a="http://schemas.openxmlformats.org/drawingml/2006/main">
                  <a:graphicData uri="http://schemas.microsoft.com/office/word/2010/wordprocessingShape">
                    <wps:wsp>
                      <wps:cNvSpPr/>
                      <wps:spPr>
                        <a:xfrm>
                          <a:off x="0" y="0"/>
                          <a:ext cx="193675" cy="18605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Pr="00186FC4" w:rsidR="00126E77" w:rsidP="00126E77" w:rsidRDefault="00126E77" w14:paraId="018C836E" w14:textId="77777777">
                            <w:pPr>
                              <w:jc w:val="center"/>
                              <w:rPr>
                                <w:sz w:val="16"/>
                                <w:szCs w:val="16"/>
                              </w:rPr>
                            </w:pPr>
                            <w:r>
                              <w:rPr>
                                <w:sz w:val="16"/>
                                <w:szCs w:val="16"/>
                              </w:rPr>
                              <w:t>17</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dec="http://schemas.microsoft.com/office/drawing/2017/decorative" xmlns:a="http://schemas.openxmlformats.org/drawingml/2006/main">
            <w:pict w14:anchorId="0BFFFEDA">
              <v:oval id="_x0000_s1128" style="position:absolute;margin-left:107.15pt;margin-top:542.65pt;width:15.25pt;height:14.65pt;z-index:251658357;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fillcolor="#4472c4 [3204]" strokecolor="#09101d [484]" strokeweight="1pt" w14:anchorId="271902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">
                <v:stroke joinstyle="miter"/>
                <v:textbox inset="0,0,0,0">
                  <w:txbxContent>
                    <w:p w:rsidRPr="00186FC4" w:rsidR="00126E77" w:rsidP="00126E77" w:rsidRDefault="00126E77" w14:paraId="32DF9E93" w14:textId="77777777">
                      <w:pPr>
                        <w:jc w:val="center"/>
                        <w:rPr>
                          <w:sz w:val="16"/>
                          <w:szCs w:val="16"/>
                        </w:rPr>
                      </w:pPr>
                      <w:r>
                        <w:rPr>
                          <w:sz w:val="16"/>
                          <w:szCs w:val="16"/>
                        </w:rPr>
                        <w:t>17</w:t>
                      </w:r>
                    </w:p>
                  </w:txbxContent>
                </v:textbox>
                <w10:wrap anchorx="margin"/>
              </v:oval>
            </w:pict>
          </mc:Fallback>
        </mc:AlternateContent>
      </w:r>
      <w:r w:rsidR="00C12153">
        <w:rPr>
          <w:noProof/>
        </w:rPr>
        <mc:AlternateContent>
          <mc:Choice Requires="wps">
            <w:drawing>
              <wp:anchor distT="0" distB="0" distL="114300" distR="114300" simplePos="0" relativeHeight="251658356" behindDoc="0" locked="0" layoutInCell="1" allowOverlap="1" wp14:anchorId="4C087346" wp14:editId="6FD87617">
                <wp:simplePos x="0" y="0"/>
                <wp:positionH relativeFrom="leftMargin">
                  <wp:posOffset>1360805</wp:posOffset>
                </wp:positionH>
                <wp:positionV relativeFrom="paragraph">
                  <wp:posOffset>6309360</wp:posOffset>
                </wp:positionV>
                <wp:extent cx="193675" cy="186055"/>
                <wp:effectExtent l="0" t="0" r="15875" b="23495"/>
                <wp:wrapNone/>
                <wp:docPr id="376592366" name="Oval 14"/>
                <wp:cNvGraphicFramePr/>
                <a:graphic xmlns:a="http://schemas.openxmlformats.org/drawingml/2006/main">
                  <a:graphicData uri="http://schemas.microsoft.com/office/word/2010/wordprocessingShape">
                    <wps:wsp>
                      <wps:cNvSpPr/>
                      <wps:spPr>
                        <a:xfrm>
                          <a:off x="0" y="0"/>
                          <a:ext cx="193675" cy="18605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Pr="00186FC4" w:rsidR="00126E77" w:rsidP="00126E77" w:rsidRDefault="00126E77" w14:paraId="4F80CCC6" w14:textId="77777777">
                            <w:pPr>
                              <w:jc w:val="center"/>
                              <w:rPr>
                                <w:sz w:val="16"/>
                                <w:szCs w:val="16"/>
                              </w:rPr>
                            </w:pPr>
                            <w:r>
                              <w:rPr>
                                <w:sz w:val="16"/>
                                <w:szCs w:val="16"/>
                              </w:rPr>
                              <w:t>16</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dec="http://schemas.microsoft.com/office/drawing/2017/decorative" xmlns:a="http://schemas.openxmlformats.org/drawingml/2006/main">
            <w:pict w14:anchorId="59499D7C">
              <v:oval id="_x0000_s1129" style="position:absolute;margin-left:107.15pt;margin-top:496.8pt;width:15.25pt;height:14.65pt;z-index:251658356;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fillcolor="#4472c4 [3204]" strokecolor="#09101d [484]" strokeweight="1pt" w14:anchorId="4C0873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">
                <v:stroke joinstyle="miter"/>
                <v:textbox inset="0,0,0,0">
                  <w:txbxContent>
                    <w:p w:rsidRPr="00186FC4" w:rsidR="00126E77" w:rsidP="00126E77" w:rsidRDefault="00126E77" w14:paraId="339EFE5D" w14:textId="77777777">
                      <w:pPr>
                        <w:jc w:val="center"/>
                        <w:rPr>
                          <w:sz w:val="16"/>
                          <w:szCs w:val="16"/>
                        </w:rPr>
                      </w:pPr>
                      <w:r>
                        <w:rPr>
                          <w:sz w:val="16"/>
                          <w:szCs w:val="16"/>
                        </w:rPr>
                        <w:t>16</w:t>
                      </w:r>
                    </w:p>
                  </w:txbxContent>
                </v:textbox>
                <w10:wrap anchorx="margin"/>
              </v:oval>
            </w:pict>
          </mc:Fallback>
        </mc:AlternateContent>
      </w:r>
      <w:r w:rsidR="00C12153">
        <w:rPr>
          <w:noProof/>
        </w:rPr>
        <mc:AlternateContent>
          <mc:Choice Requires="wps">
            <w:drawing>
              <wp:anchor distT="0" distB="0" distL="114300" distR="114300" simplePos="0" relativeHeight="251658355" behindDoc="0" locked="0" layoutInCell="1" allowOverlap="1" wp14:anchorId="722E31CE" wp14:editId="31A05B39">
                <wp:simplePos x="0" y="0"/>
                <wp:positionH relativeFrom="leftMargin">
                  <wp:posOffset>1360170</wp:posOffset>
                </wp:positionH>
                <wp:positionV relativeFrom="paragraph">
                  <wp:posOffset>5818505</wp:posOffset>
                </wp:positionV>
                <wp:extent cx="193675" cy="186055"/>
                <wp:effectExtent l="0" t="0" r="15875" b="23495"/>
                <wp:wrapNone/>
                <wp:docPr id="130220553" name="Oval 14"/>
                <wp:cNvGraphicFramePr/>
                <a:graphic xmlns:a="http://schemas.openxmlformats.org/drawingml/2006/main">
                  <a:graphicData uri="http://schemas.microsoft.com/office/word/2010/wordprocessingShape">
                    <wps:wsp>
                      <wps:cNvSpPr/>
                      <wps:spPr>
                        <a:xfrm>
                          <a:off x="0" y="0"/>
                          <a:ext cx="193675" cy="18605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Pr="00186FC4" w:rsidR="00126E77" w:rsidP="00126E77" w:rsidRDefault="00126E77" w14:paraId="3B82B857" w14:textId="77777777">
                            <w:pPr>
                              <w:jc w:val="center"/>
                              <w:rPr>
                                <w:sz w:val="16"/>
                                <w:szCs w:val="16"/>
                              </w:rPr>
                            </w:pPr>
                            <w:r>
                              <w:rPr>
                                <w:sz w:val="16"/>
                                <w:szCs w:val="16"/>
                              </w:rPr>
                              <w:t>15</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dec="http://schemas.microsoft.com/office/drawing/2017/decorative" xmlns:a="http://schemas.openxmlformats.org/drawingml/2006/main">
            <w:pict w14:anchorId="4837EB05">
              <v:oval id="_x0000_s1130" style="position:absolute;margin-left:107.1pt;margin-top:458.15pt;width:15.25pt;height:14.65pt;z-index:251658355;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fillcolor="#4472c4 [3204]" strokecolor="#09101d [484]" strokeweight="1pt" w14:anchorId="722E31C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">
                <v:stroke joinstyle="miter"/>
                <v:textbox inset="0,0,0,0">
                  <w:txbxContent>
                    <w:p w:rsidRPr="00186FC4" w:rsidR="00126E77" w:rsidP="00126E77" w:rsidRDefault="00126E77" w14:paraId="4C2A823A" w14:textId="77777777">
                      <w:pPr>
                        <w:jc w:val="center"/>
                        <w:rPr>
                          <w:sz w:val="16"/>
                          <w:szCs w:val="16"/>
                        </w:rPr>
                      </w:pPr>
                      <w:r>
                        <w:rPr>
                          <w:sz w:val="16"/>
                          <w:szCs w:val="16"/>
                        </w:rPr>
                        <w:t>15</w:t>
                      </w:r>
                    </w:p>
                  </w:txbxContent>
                </v:textbox>
                <w10:wrap anchorx="margin"/>
              </v:oval>
            </w:pict>
          </mc:Fallback>
        </mc:AlternateContent>
      </w:r>
      <w:r w:rsidR="00C12153">
        <w:rPr>
          <w:noProof/>
        </w:rPr>
        <mc:AlternateContent>
          <mc:Choice Requires="wps">
            <w:drawing>
              <wp:anchor distT="0" distB="0" distL="114300" distR="114300" simplePos="0" relativeHeight="251658354" behindDoc="0" locked="0" layoutInCell="1" allowOverlap="1" wp14:anchorId="6B4E20D5" wp14:editId="70421158">
                <wp:simplePos x="0" y="0"/>
                <wp:positionH relativeFrom="leftMargin">
                  <wp:posOffset>1360805</wp:posOffset>
                </wp:positionH>
                <wp:positionV relativeFrom="paragraph">
                  <wp:posOffset>5403850</wp:posOffset>
                </wp:positionV>
                <wp:extent cx="193675" cy="186055"/>
                <wp:effectExtent l="0" t="0" r="15875" b="23495"/>
                <wp:wrapNone/>
                <wp:docPr id="907064993" name="Oval 14"/>
                <wp:cNvGraphicFramePr/>
                <a:graphic xmlns:a="http://schemas.openxmlformats.org/drawingml/2006/main">
                  <a:graphicData uri="http://schemas.microsoft.com/office/word/2010/wordprocessingShape">
                    <wps:wsp>
                      <wps:cNvSpPr/>
                      <wps:spPr>
                        <a:xfrm>
                          <a:off x="0" y="0"/>
                          <a:ext cx="193675" cy="18605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Pr="00186FC4" w:rsidR="00126E77" w:rsidP="00126E77" w:rsidRDefault="00126E77" w14:paraId="2AC0AF17" w14:textId="77777777">
                            <w:pPr>
                              <w:jc w:val="center"/>
                              <w:rPr>
                                <w:sz w:val="16"/>
                                <w:szCs w:val="16"/>
                              </w:rPr>
                            </w:pPr>
                            <w:r>
                              <w:rPr>
                                <w:sz w:val="16"/>
                                <w:szCs w:val="16"/>
                              </w:rPr>
                              <w:t>14</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dec="http://schemas.microsoft.com/office/drawing/2017/decorative" xmlns:a="http://schemas.openxmlformats.org/drawingml/2006/main">
            <w:pict w14:anchorId="7167C0EB">
              <v:oval id="_x0000_s1131" style="position:absolute;margin-left:107.15pt;margin-top:425.5pt;width:15.25pt;height:14.65pt;z-index:251658354;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fillcolor="#4472c4 [3204]" strokecolor="#09101d [484]" strokeweight="1pt" w14:anchorId="6B4E20D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">
                <v:stroke joinstyle="miter"/>
                <v:textbox inset="0,0,0,0">
                  <w:txbxContent>
                    <w:p w:rsidRPr="00186FC4" w:rsidR="00126E77" w:rsidP="00126E77" w:rsidRDefault="00126E77" w14:paraId="052CBC2D" w14:textId="77777777">
                      <w:pPr>
                        <w:jc w:val="center"/>
                        <w:rPr>
                          <w:sz w:val="16"/>
                          <w:szCs w:val="16"/>
                        </w:rPr>
                      </w:pPr>
                      <w:r>
                        <w:rPr>
                          <w:sz w:val="16"/>
                          <w:szCs w:val="16"/>
                        </w:rPr>
                        <w:t>14</w:t>
                      </w:r>
                    </w:p>
                  </w:txbxContent>
                </v:textbox>
                <w10:wrap anchorx="margin"/>
              </v:oval>
            </w:pict>
          </mc:Fallback>
        </mc:AlternateContent>
      </w:r>
      <w:r w:rsidR="00C12153">
        <w:rPr>
          <w:noProof/>
        </w:rPr>
        <mc:AlternateContent>
          <mc:Choice Requires="wps">
            <w:drawing>
              <wp:anchor distT="0" distB="0" distL="114300" distR="114300" simplePos="0" relativeHeight="251658353" behindDoc="0" locked="0" layoutInCell="1" allowOverlap="1" wp14:anchorId="393D1BAD" wp14:editId="52B476E5">
                <wp:simplePos x="0" y="0"/>
                <wp:positionH relativeFrom="leftMargin">
                  <wp:posOffset>1360805</wp:posOffset>
                </wp:positionH>
                <wp:positionV relativeFrom="paragraph">
                  <wp:posOffset>5022850</wp:posOffset>
                </wp:positionV>
                <wp:extent cx="193675" cy="186055"/>
                <wp:effectExtent l="0" t="0" r="15875" b="23495"/>
                <wp:wrapNone/>
                <wp:docPr id="1695287407" name="Oval 14"/>
                <wp:cNvGraphicFramePr/>
                <a:graphic xmlns:a="http://schemas.openxmlformats.org/drawingml/2006/main">
                  <a:graphicData uri="http://schemas.microsoft.com/office/word/2010/wordprocessingShape">
                    <wps:wsp>
                      <wps:cNvSpPr/>
                      <wps:spPr>
                        <a:xfrm>
                          <a:off x="0" y="0"/>
                          <a:ext cx="193675" cy="18605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Pr="00186FC4" w:rsidR="00126E77" w:rsidP="00126E77" w:rsidRDefault="00126E77" w14:paraId="18D9B92F" w14:textId="77777777">
                            <w:pPr>
                              <w:jc w:val="center"/>
                              <w:rPr>
                                <w:sz w:val="16"/>
                                <w:szCs w:val="16"/>
                              </w:rPr>
                            </w:pPr>
                            <w:r>
                              <w:rPr>
                                <w:sz w:val="16"/>
                                <w:szCs w:val="16"/>
                              </w:rPr>
                              <w:t>13</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dec="http://schemas.microsoft.com/office/drawing/2017/decorative" xmlns:a="http://schemas.openxmlformats.org/drawingml/2006/main">
            <w:pict w14:anchorId="27DF6105">
              <v:oval id="_x0000_s1132" style="position:absolute;margin-left:107.15pt;margin-top:395.5pt;width:15.25pt;height:14.65pt;z-index:251658353;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fillcolor="#4472c4 [3204]" strokecolor="#09101d [484]" strokeweight="1pt" w14:anchorId="393D1BA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">
                <v:stroke joinstyle="miter"/>
                <v:textbox inset="0,0,0,0">
                  <w:txbxContent>
                    <w:p w:rsidRPr="00186FC4" w:rsidR="00126E77" w:rsidP="00126E77" w:rsidRDefault="00126E77" w14:paraId="415384D1" w14:textId="77777777">
                      <w:pPr>
                        <w:jc w:val="center"/>
                        <w:rPr>
                          <w:sz w:val="16"/>
                          <w:szCs w:val="16"/>
                        </w:rPr>
                      </w:pPr>
                      <w:r>
                        <w:rPr>
                          <w:sz w:val="16"/>
                          <w:szCs w:val="16"/>
                        </w:rPr>
                        <w:t>13</w:t>
                      </w:r>
                    </w:p>
                  </w:txbxContent>
                </v:textbox>
                <w10:wrap anchorx="margin"/>
              </v:oval>
            </w:pict>
          </mc:Fallback>
        </mc:AlternateContent>
      </w:r>
      <w:r w:rsidR="00C12153">
        <w:rPr>
          <w:noProof/>
        </w:rPr>
        <mc:AlternateContent>
          <mc:Choice Requires="wps">
            <w:drawing>
              <wp:anchor distT="0" distB="0" distL="114300" distR="114300" simplePos="0" relativeHeight="251658352" behindDoc="0" locked="0" layoutInCell="1" allowOverlap="1" wp14:anchorId="056258AE" wp14:editId="415771C5">
                <wp:simplePos x="0" y="0"/>
                <wp:positionH relativeFrom="leftMargin">
                  <wp:posOffset>1360805</wp:posOffset>
                </wp:positionH>
                <wp:positionV relativeFrom="paragraph">
                  <wp:posOffset>4601845</wp:posOffset>
                </wp:positionV>
                <wp:extent cx="193675" cy="186055"/>
                <wp:effectExtent l="0" t="0" r="15875" b="23495"/>
                <wp:wrapNone/>
                <wp:docPr id="1515896320" name="Oval 14"/>
                <wp:cNvGraphicFramePr/>
                <a:graphic xmlns:a="http://schemas.openxmlformats.org/drawingml/2006/main">
                  <a:graphicData uri="http://schemas.microsoft.com/office/word/2010/wordprocessingShape">
                    <wps:wsp>
                      <wps:cNvSpPr/>
                      <wps:spPr>
                        <a:xfrm>
                          <a:off x="0" y="0"/>
                          <a:ext cx="193675" cy="18605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Pr="00186FC4" w:rsidR="00126E77" w:rsidP="00126E77" w:rsidRDefault="00126E77" w14:paraId="61346754" w14:textId="77777777">
                            <w:pPr>
                              <w:jc w:val="center"/>
                              <w:rPr>
                                <w:sz w:val="16"/>
                                <w:szCs w:val="16"/>
                              </w:rPr>
                            </w:pPr>
                            <w:r>
                              <w:rPr>
                                <w:sz w:val="16"/>
                                <w:szCs w:val="16"/>
                              </w:rPr>
                              <w:t>12</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dec="http://schemas.microsoft.com/office/drawing/2017/decorative" xmlns:a="http://schemas.openxmlformats.org/drawingml/2006/main">
            <w:pict w14:anchorId="216E4B37">
              <v:oval id="_x0000_s1133" style="position:absolute;margin-left:107.15pt;margin-top:362.35pt;width:15.25pt;height:14.65pt;z-index:251658352;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fillcolor="#4472c4 [3204]" strokecolor="#09101d [484]" strokeweight="1pt" w14:anchorId="056258A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">
                <v:stroke joinstyle="miter"/>
                <v:textbox inset="0,0,0,0">
                  <w:txbxContent>
                    <w:p w:rsidRPr="00186FC4" w:rsidR="00126E77" w:rsidP="00126E77" w:rsidRDefault="00126E77" w14:paraId="4E75B50F" w14:textId="77777777">
                      <w:pPr>
                        <w:jc w:val="center"/>
                        <w:rPr>
                          <w:sz w:val="16"/>
                          <w:szCs w:val="16"/>
                        </w:rPr>
                      </w:pPr>
                      <w:r>
                        <w:rPr>
                          <w:sz w:val="16"/>
                          <w:szCs w:val="16"/>
                        </w:rPr>
                        <w:t>12</w:t>
                      </w:r>
                    </w:p>
                  </w:txbxContent>
                </v:textbox>
                <w10:wrap anchorx="margin"/>
              </v:oval>
            </w:pict>
          </mc:Fallback>
        </mc:AlternateContent>
      </w:r>
      <w:r w:rsidR="00C12153">
        <w:rPr>
          <w:noProof/>
        </w:rPr>
        <mc:AlternateContent>
          <mc:Choice Requires="wps">
            <w:drawing>
              <wp:anchor distT="0" distB="0" distL="114300" distR="114300" simplePos="0" relativeHeight="251658351" behindDoc="0" locked="0" layoutInCell="1" allowOverlap="1" wp14:anchorId="5D0136F3" wp14:editId="70853537">
                <wp:simplePos x="0" y="0"/>
                <wp:positionH relativeFrom="leftMargin">
                  <wp:posOffset>1360170</wp:posOffset>
                </wp:positionH>
                <wp:positionV relativeFrom="paragraph">
                  <wp:posOffset>4215130</wp:posOffset>
                </wp:positionV>
                <wp:extent cx="193675" cy="186055"/>
                <wp:effectExtent l="0" t="0" r="15875" b="23495"/>
                <wp:wrapNone/>
                <wp:docPr id="1425441116" name="Oval 14"/>
                <wp:cNvGraphicFramePr/>
                <a:graphic xmlns:a="http://schemas.openxmlformats.org/drawingml/2006/main">
                  <a:graphicData uri="http://schemas.microsoft.com/office/word/2010/wordprocessingShape">
                    <wps:wsp>
                      <wps:cNvSpPr/>
                      <wps:spPr>
                        <a:xfrm>
                          <a:off x="0" y="0"/>
                          <a:ext cx="193675" cy="18605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Pr="00186FC4" w:rsidR="00126E77" w:rsidP="00126E77" w:rsidRDefault="00126E77" w14:paraId="35B0A45E" w14:textId="77777777">
                            <w:pPr>
                              <w:jc w:val="center"/>
                              <w:rPr>
                                <w:sz w:val="16"/>
                                <w:szCs w:val="16"/>
                              </w:rPr>
                            </w:pPr>
                            <w:r>
                              <w:rPr>
                                <w:sz w:val="16"/>
                                <w:szCs w:val="16"/>
                              </w:rPr>
                              <w:t>11</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dec="http://schemas.microsoft.com/office/drawing/2017/decorative" xmlns:a="http://schemas.openxmlformats.org/drawingml/2006/main">
            <w:pict w14:anchorId="415DC758">
              <v:oval id="_x0000_s1134" style="position:absolute;margin-left:107.1pt;margin-top:331.9pt;width:15.25pt;height:14.65pt;z-index:251658351;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fillcolor="#4472c4 [3204]" strokecolor="#09101d [484]" strokeweight="1pt" w14:anchorId="5D0136F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">
                <v:stroke joinstyle="miter"/>
                <v:textbox inset="0,0,0,0">
                  <w:txbxContent>
                    <w:p w:rsidRPr="00186FC4" w:rsidR="00126E77" w:rsidP="00126E77" w:rsidRDefault="00126E77" w14:paraId="5E88EA72" w14:textId="77777777">
                      <w:pPr>
                        <w:jc w:val="center"/>
                        <w:rPr>
                          <w:sz w:val="16"/>
                          <w:szCs w:val="16"/>
                        </w:rPr>
                      </w:pPr>
                      <w:r>
                        <w:rPr>
                          <w:sz w:val="16"/>
                          <w:szCs w:val="16"/>
                        </w:rPr>
                        <w:t>11</w:t>
                      </w:r>
                    </w:p>
                  </w:txbxContent>
                </v:textbox>
                <w10:wrap anchorx="margin"/>
              </v:oval>
            </w:pict>
          </mc:Fallback>
        </mc:AlternateContent>
      </w:r>
      <w:r w:rsidR="00C12153">
        <w:rPr>
          <w:noProof/>
        </w:rPr>
        <mc:AlternateContent>
          <mc:Choice Requires="wps">
            <w:drawing>
              <wp:anchor distT="0" distB="0" distL="114300" distR="114300" simplePos="0" relativeHeight="251658350" behindDoc="0" locked="0" layoutInCell="1" allowOverlap="1" wp14:anchorId="008B981D" wp14:editId="58DB4F7C">
                <wp:simplePos x="0" y="0"/>
                <wp:positionH relativeFrom="leftMargin">
                  <wp:posOffset>1360805</wp:posOffset>
                </wp:positionH>
                <wp:positionV relativeFrom="paragraph">
                  <wp:posOffset>3902710</wp:posOffset>
                </wp:positionV>
                <wp:extent cx="193675" cy="186055"/>
                <wp:effectExtent l="0" t="0" r="15875" b="23495"/>
                <wp:wrapNone/>
                <wp:docPr id="2051642706" name="Oval 14"/>
                <wp:cNvGraphicFramePr/>
                <a:graphic xmlns:a="http://schemas.openxmlformats.org/drawingml/2006/main">
                  <a:graphicData uri="http://schemas.microsoft.com/office/word/2010/wordprocessingShape">
                    <wps:wsp>
                      <wps:cNvSpPr/>
                      <wps:spPr>
                        <a:xfrm>
                          <a:off x="0" y="0"/>
                          <a:ext cx="193675" cy="18605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Pr="00186FC4" w:rsidR="00126E77" w:rsidP="00126E77" w:rsidRDefault="00126E77" w14:paraId="1796FC54" w14:textId="77777777">
                            <w:pPr>
                              <w:jc w:val="center"/>
                              <w:rPr>
                                <w:sz w:val="16"/>
                                <w:szCs w:val="16"/>
                              </w:rPr>
                            </w:pPr>
                            <w:r>
                              <w:rPr>
                                <w:sz w:val="16"/>
                                <w:szCs w:val="16"/>
                              </w:rPr>
                              <w:t>10</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dec="http://schemas.microsoft.com/office/drawing/2017/decorative" xmlns:a="http://schemas.openxmlformats.org/drawingml/2006/main">
            <w:pict w14:anchorId="7EC6040E">
              <v:oval id="_x0000_s1135" style="position:absolute;margin-left:107.15pt;margin-top:307.3pt;width:15.25pt;height:14.65pt;z-index:251658350;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fillcolor="#4472c4 [3204]" strokecolor="#09101d [484]" strokeweight="1pt" w14:anchorId="008B981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">
                <v:stroke joinstyle="miter"/>
                <v:textbox inset="0,0,0,0">
                  <w:txbxContent>
                    <w:p w:rsidRPr="00186FC4" w:rsidR="00126E77" w:rsidP="00126E77" w:rsidRDefault="00126E77" w14:paraId="5E8FBDAF" w14:textId="77777777">
                      <w:pPr>
                        <w:jc w:val="center"/>
                        <w:rPr>
                          <w:sz w:val="16"/>
                          <w:szCs w:val="16"/>
                        </w:rPr>
                      </w:pPr>
                      <w:r>
                        <w:rPr>
                          <w:sz w:val="16"/>
                          <w:szCs w:val="16"/>
                        </w:rPr>
                        <w:t>10</w:t>
                      </w:r>
                    </w:p>
                  </w:txbxContent>
                </v:textbox>
                <w10:wrap anchorx="margin"/>
              </v:oval>
            </w:pict>
          </mc:Fallback>
        </mc:AlternateContent>
      </w:r>
      <w:r w:rsidR="00C12153">
        <w:rPr>
          <w:noProof/>
        </w:rPr>
        <mc:AlternateContent>
          <mc:Choice Requires="wps">
            <w:drawing>
              <wp:anchor distT="0" distB="0" distL="114300" distR="114300" simplePos="0" relativeHeight="251658349" behindDoc="0" locked="0" layoutInCell="1" allowOverlap="1" wp14:anchorId="50B0026A" wp14:editId="304B6E82">
                <wp:simplePos x="0" y="0"/>
                <wp:positionH relativeFrom="leftMargin">
                  <wp:posOffset>1360805</wp:posOffset>
                </wp:positionH>
                <wp:positionV relativeFrom="paragraph">
                  <wp:posOffset>3541395</wp:posOffset>
                </wp:positionV>
                <wp:extent cx="193675" cy="186055"/>
                <wp:effectExtent l="0" t="0" r="15875" b="23495"/>
                <wp:wrapNone/>
                <wp:docPr id="1607968925" name="Oval 14"/>
                <wp:cNvGraphicFramePr/>
                <a:graphic xmlns:a="http://schemas.openxmlformats.org/drawingml/2006/main">
                  <a:graphicData uri="http://schemas.microsoft.com/office/word/2010/wordprocessingShape">
                    <wps:wsp>
                      <wps:cNvSpPr/>
                      <wps:spPr>
                        <a:xfrm>
                          <a:off x="0" y="0"/>
                          <a:ext cx="193675" cy="18605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Pr="00186FC4" w:rsidR="00126E77" w:rsidP="00126E77" w:rsidRDefault="00126E77" w14:paraId="425243DD" w14:textId="77777777">
                            <w:pPr>
                              <w:jc w:val="center"/>
                              <w:rPr>
                                <w:sz w:val="16"/>
                                <w:szCs w:val="16"/>
                              </w:rPr>
                            </w:pPr>
                            <w:r>
                              <w:rPr>
                                <w:sz w:val="16"/>
                                <w:szCs w:val="16"/>
                              </w:rPr>
                              <w:t>9</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dec="http://schemas.microsoft.com/office/drawing/2017/decorative" xmlns:a="http://schemas.openxmlformats.org/drawingml/2006/main">
            <w:pict w14:anchorId="104B2A9B">
              <v:oval id="_x0000_s1136" style="position:absolute;margin-left:107.15pt;margin-top:278.85pt;width:15.25pt;height:14.65pt;z-index:251658349;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fillcolor="#4472c4 [3204]" strokecolor="#09101d [484]" strokeweight="1pt" w14:anchorId="50B0026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">
                <v:stroke joinstyle="miter"/>
                <v:textbox inset="0,0,0,0">
                  <w:txbxContent>
                    <w:p w:rsidRPr="00186FC4" w:rsidR="00126E77" w:rsidP="00126E77" w:rsidRDefault="00126E77" w14:paraId="3C1237B2" w14:textId="77777777">
                      <w:pPr>
                        <w:jc w:val="center"/>
                        <w:rPr>
                          <w:sz w:val="16"/>
                          <w:szCs w:val="16"/>
                        </w:rPr>
                      </w:pPr>
                      <w:r>
                        <w:rPr>
                          <w:sz w:val="16"/>
                          <w:szCs w:val="16"/>
                        </w:rPr>
                        <w:t>9</w:t>
                      </w:r>
                    </w:p>
                  </w:txbxContent>
                </v:textbox>
                <w10:wrap anchorx="margin"/>
              </v:oval>
            </w:pict>
          </mc:Fallback>
        </mc:AlternateContent>
      </w:r>
      <w:r w:rsidR="00C12153">
        <w:rPr>
          <w:noProof/>
        </w:rPr>
        <mc:AlternateContent>
          <mc:Choice Requires="wps">
            <w:drawing>
              <wp:anchor distT="0" distB="0" distL="114300" distR="114300" simplePos="0" relativeHeight="251658348" behindDoc="0" locked="0" layoutInCell="1" allowOverlap="1" wp14:anchorId="05EF1028" wp14:editId="0A0D037C">
                <wp:simplePos x="0" y="0"/>
                <wp:positionH relativeFrom="column">
                  <wp:posOffset>676910</wp:posOffset>
                </wp:positionH>
                <wp:positionV relativeFrom="paragraph">
                  <wp:posOffset>3215640</wp:posOffset>
                </wp:positionV>
                <wp:extent cx="193675" cy="186055"/>
                <wp:effectExtent l="0" t="0" r="15875" b="23495"/>
                <wp:wrapNone/>
                <wp:docPr id="1737595248" name="Oval 14"/>
                <wp:cNvGraphicFramePr/>
                <a:graphic xmlns:a="http://schemas.openxmlformats.org/drawingml/2006/main">
                  <a:graphicData uri="http://schemas.microsoft.com/office/word/2010/wordprocessingShape">
                    <wps:wsp>
                      <wps:cNvSpPr/>
                      <wps:spPr>
                        <a:xfrm>
                          <a:off x="0" y="0"/>
                          <a:ext cx="193675" cy="18605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Pr="00186FC4" w:rsidR="00126E77" w:rsidP="00126E77" w:rsidRDefault="00126E77" w14:paraId="54EAFC37" w14:textId="77777777">
                            <w:pPr>
                              <w:jc w:val="center"/>
                              <w:rPr>
                                <w:sz w:val="16"/>
                                <w:szCs w:val="16"/>
                              </w:rPr>
                            </w:pPr>
                            <w:r>
                              <w:rPr>
                                <w:sz w:val="16"/>
                                <w:szCs w:val="16"/>
                              </w:rPr>
                              <w:t>8</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dec="http://schemas.microsoft.com/office/drawing/2017/decorative" xmlns:a="http://schemas.openxmlformats.org/drawingml/2006/main">
            <w:pict w14:anchorId="7AC06B21">
              <v:oval id="_x0000_s1137" style="position:absolute;margin-left:53.3pt;margin-top:253.2pt;width:15.25pt;height:14.65pt;z-index:2516583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4472c4 [3204]" strokecolor="#09101d [484]" strokeweight="1pt" w14:anchorId="05EF10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">
                <v:stroke joinstyle="miter"/>
                <v:textbox inset="0,0,0,0">
                  <w:txbxContent>
                    <w:p w:rsidRPr="00186FC4" w:rsidR="00126E77" w:rsidP="00126E77" w:rsidRDefault="00126E77" w14:paraId="0E865782" w14:textId="77777777">
                      <w:pPr>
                        <w:jc w:val="center"/>
                        <w:rPr>
                          <w:sz w:val="16"/>
                          <w:szCs w:val="16"/>
                        </w:rPr>
                      </w:pPr>
                      <w:r>
                        <w:rPr>
                          <w:sz w:val="16"/>
                          <w:szCs w:val="16"/>
                        </w:rPr>
                        <w:t>8</w:t>
                      </w:r>
                    </w:p>
                  </w:txbxContent>
                </v:textbox>
              </v:oval>
            </w:pict>
          </mc:Fallback>
        </mc:AlternateContent>
      </w:r>
      <w:r w:rsidR="00C12153">
        <w:rPr>
          <w:noProof/>
        </w:rPr>
        <mc:AlternateContent>
          <mc:Choice Requires="wps">
            <w:drawing>
              <wp:anchor distT="0" distB="0" distL="114300" distR="114300" simplePos="0" relativeHeight="251658346" behindDoc="0" locked="0" layoutInCell="1" allowOverlap="1" wp14:anchorId="02EADDCC" wp14:editId="7E6E90C2">
                <wp:simplePos x="0" y="0"/>
                <wp:positionH relativeFrom="column">
                  <wp:posOffset>677545</wp:posOffset>
                </wp:positionH>
                <wp:positionV relativeFrom="paragraph">
                  <wp:posOffset>2465070</wp:posOffset>
                </wp:positionV>
                <wp:extent cx="193675" cy="186055"/>
                <wp:effectExtent l="0" t="0" r="15875" b="23495"/>
                <wp:wrapNone/>
                <wp:docPr id="214087682" name="Oval 14"/>
                <wp:cNvGraphicFramePr/>
                <a:graphic xmlns:a="http://schemas.openxmlformats.org/drawingml/2006/main">
                  <a:graphicData uri="http://schemas.microsoft.com/office/word/2010/wordprocessingShape">
                    <wps:wsp>
                      <wps:cNvSpPr/>
                      <wps:spPr>
                        <a:xfrm>
                          <a:off x="0" y="0"/>
                          <a:ext cx="193675" cy="18605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Pr="00186FC4" w:rsidR="00126E77" w:rsidP="00126E77" w:rsidRDefault="00126E77" w14:paraId="1019A249" w14:textId="77777777">
                            <w:pPr>
                              <w:jc w:val="center"/>
                              <w:rPr>
                                <w:sz w:val="16"/>
                                <w:szCs w:val="16"/>
                              </w:rPr>
                            </w:pPr>
                            <w:r>
                              <w:rPr>
                                <w:sz w:val="16"/>
                                <w:szCs w:val="16"/>
                              </w:rPr>
                              <w:t>6</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dec="http://schemas.microsoft.com/office/drawing/2017/decorative" xmlns:a="http://schemas.openxmlformats.org/drawingml/2006/main">
            <w:pict w14:anchorId="29F3336E">
              <v:oval id="_x0000_s1138" style="position:absolute;margin-left:53.35pt;margin-top:194.1pt;width:15.25pt;height:14.65pt;z-index:2516583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4472c4 [3204]" strokecolor="#09101d [484]" strokeweight="1pt" w14:anchorId="02EADDC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">
                <v:stroke joinstyle="miter"/>
                <v:textbox inset="0,0,0,0">
                  <w:txbxContent>
                    <w:p w:rsidRPr="00186FC4" w:rsidR="00126E77" w:rsidP="00126E77" w:rsidRDefault="00126E77" w14:paraId="3CBA1243" w14:textId="77777777">
                      <w:pPr>
                        <w:jc w:val="center"/>
                        <w:rPr>
                          <w:sz w:val="16"/>
                          <w:szCs w:val="16"/>
                        </w:rPr>
                      </w:pPr>
                      <w:r>
                        <w:rPr>
                          <w:sz w:val="16"/>
                          <w:szCs w:val="16"/>
                        </w:rPr>
                        <w:t>6</w:t>
                      </w:r>
                    </w:p>
                  </w:txbxContent>
                </v:textbox>
              </v:oval>
            </w:pict>
          </mc:Fallback>
        </mc:AlternateContent>
      </w:r>
      <w:r w:rsidR="00C12153">
        <w:rPr>
          <w:noProof/>
        </w:rPr>
        <mc:AlternateContent>
          <mc:Choice Requires="wps">
            <w:drawing>
              <wp:anchor distT="0" distB="0" distL="114300" distR="114300" simplePos="0" relativeHeight="251658347" behindDoc="0" locked="0" layoutInCell="1" allowOverlap="1" wp14:anchorId="789E62AE" wp14:editId="72B44D79">
                <wp:simplePos x="0" y="0"/>
                <wp:positionH relativeFrom="column">
                  <wp:posOffset>679450</wp:posOffset>
                </wp:positionH>
                <wp:positionV relativeFrom="paragraph">
                  <wp:posOffset>2849880</wp:posOffset>
                </wp:positionV>
                <wp:extent cx="193675" cy="186055"/>
                <wp:effectExtent l="0" t="0" r="15875" b="23495"/>
                <wp:wrapNone/>
                <wp:docPr id="1778562667" name="Oval 14"/>
                <wp:cNvGraphicFramePr/>
                <a:graphic xmlns:a="http://schemas.openxmlformats.org/drawingml/2006/main">
                  <a:graphicData uri="http://schemas.microsoft.com/office/word/2010/wordprocessingShape">
                    <wps:wsp>
                      <wps:cNvSpPr/>
                      <wps:spPr>
                        <a:xfrm>
                          <a:off x="0" y="0"/>
                          <a:ext cx="193675" cy="18605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Pr="00186FC4" w:rsidR="00126E77" w:rsidP="00126E77" w:rsidRDefault="00126E77" w14:paraId="63DACFA0" w14:textId="77777777">
                            <w:pPr>
                              <w:jc w:val="center"/>
                              <w:rPr>
                                <w:sz w:val="16"/>
                                <w:szCs w:val="16"/>
                              </w:rPr>
                            </w:pPr>
                            <w:r>
                              <w:rPr>
                                <w:sz w:val="16"/>
                                <w:szCs w:val="16"/>
                              </w:rPr>
                              <w:t>7</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dec="http://schemas.microsoft.com/office/drawing/2017/decorative" xmlns:a="http://schemas.openxmlformats.org/drawingml/2006/main">
            <w:pict w14:anchorId="06F6231C">
              <v:oval id="_x0000_s1139" style="position:absolute;margin-left:53.5pt;margin-top:224.4pt;width:15.25pt;height:14.65pt;z-index:2516583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4472c4 [3204]" strokecolor="#09101d [484]" strokeweight="1pt" w14:anchorId="789E62A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">
                <v:stroke joinstyle="miter"/>
                <v:textbox inset="0,0,0,0">
                  <w:txbxContent>
                    <w:p w:rsidRPr="00186FC4" w:rsidR="00126E77" w:rsidP="00126E77" w:rsidRDefault="00126E77" w14:paraId="21A1E311" w14:textId="77777777">
                      <w:pPr>
                        <w:jc w:val="center"/>
                        <w:rPr>
                          <w:sz w:val="16"/>
                          <w:szCs w:val="16"/>
                        </w:rPr>
                      </w:pPr>
                      <w:r>
                        <w:rPr>
                          <w:sz w:val="16"/>
                          <w:szCs w:val="16"/>
                        </w:rPr>
                        <w:t>7</w:t>
                      </w:r>
                    </w:p>
                  </w:txbxContent>
                </v:textbox>
              </v:oval>
            </w:pict>
          </mc:Fallback>
        </mc:AlternateContent>
      </w:r>
      <w:r w:rsidR="00C12153">
        <w:rPr>
          <w:noProof/>
        </w:rPr>
        <mc:AlternateContent>
          <mc:Choice Requires="wps">
            <w:drawing>
              <wp:anchor distT="0" distB="0" distL="114300" distR="114300" simplePos="0" relativeHeight="251658345" behindDoc="0" locked="0" layoutInCell="1" allowOverlap="1" wp14:anchorId="1157C65B" wp14:editId="5A58096D">
                <wp:simplePos x="0" y="0"/>
                <wp:positionH relativeFrom="column">
                  <wp:posOffset>678180</wp:posOffset>
                </wp:positionH>
                <wp:positionV relativeFrom="paragraph">
                  <wp:posOffset>2023745</wp:posOffset>
                </wp:positionV>
                <wp:extent cx="193675" cy="186055"/>
                <wp:effectExtent l="0" t="0" r="15875" b="23495"/>
                <wp:wrapNone/>
                <wp:docPr id="1831561056" name="Oval 14"/>
                <wp:cNvGraphicFramePr/>
                <a:graphic xmlns:a="http://schemas.openxmlformats.org/drawingml/2006/main">
                  <a:graphicData uri="http://schemas.microsoft.com/office/word/2010/wordprocessingShape">
                    <wps:wsp>
                      <wps:cNvSpPr/>
                      <wps:spPr>
                        <a:xfrm>
                          <a:off x="0" y="0"/>
                          <a:ext cx="193675" cy="18605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Pr="00186FC4" w:rsidR="00126E77" w:rsidP="00126E77" w:rsidRDefault="00126E77" w14:paraId="71D1F439" w14:textId="77777777">
                            <w:pPr>
                              <w:jc w:val="center"/>
                              <w:rPr>
                                <w:sz w:val="16"/>
                                <w:szCs w:val="16"/>
                              </w:rPr>
                            </w:pPr>
                            <w:r>
                              <w:rPr>
                                <w:sz w:val="16"/>
                                <w:szCs w:val="16"/>
                              </w:rPr>
                              <w:t>5</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dec="http://schemas.microsoft.com/office/drawing/2017/decorative" xmlns:a="http://schemas.openxmlformats.org/drawingml/2006/main">
            <w:pict w14:anchorId="17A27A2A">
              <v:oval id="_x0000_s1140" style="position:absolute;margin-left:53.4pt;margin-top:159.35pt;width:15.25pt;height:14.65pt;z-index:2516583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4472c4 [3204]" strokecolor="#09101d [484]" strokeweight="1pt" w14:anchorId="1157C65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">
                <v:stroke joinstyle="miter"/>
                <v:textbox inset="0,0,0,0">
                  <w:txbxContent>
                    <w:p w:rsidRPr="00186FC4" w:rsidR="00126E77" w:rsidP="00126E77" w:rsidRDefault="00126E77" w14:paraId="795C1E81" w14:textId="77777777">
                      <w:pPr>
                        <w:jc w:val="center"/>
                        <w:rPr>
                          <w:sz w:val="16"/>
                          <w:szCs w:val="16"/>
                        </w:rPr>
                      </w:pPr>
                      <w:r>
                        <w:rPr>
                          <w:sz w:val="16"/>
                          <w:szCs w:val="16"/>
                        </w:rPr>
                        <w:t>5</w:t>
                      </w:r>
                    </w:p>
                  </w:txbxContent>
                </v:textbox>
              </v:oval>
            </w:pict>
          </mc:Fallback>
        </mc:AlternateContent>
      </w:r>
      <w:r w:rsidR="00E56DA0">
        <w:rPr>
          <w:noProof/>
        </w:rPr>
        <mc:AlternateContent>
          <mc:Choice Requires="wps">
            <w:drawing>
              <wp:anchor distT="0" distB="0" distL="114300" distR="114300" simplePos="0" relativeHeight="251658344" behindDoc="0" locked="0" layoutInCell="1" allowOverlap="1" wp14:anchorId="11BB2624" wp14:editId="54A85F2C">
                <wp:simplePos x="0" y="0"/>
                <wp:positionH relativeFrom="column">
                  <wp:posOffset>678180</wp:posOffset>
                </wp:positionH>
                <wp:positionV relativeFrom="paragraph">
                  <wp:posOffset>1572895</wp:posOffset>
                </wp:positionV>
                <wp:extent cx="193675" cy="186055"/>
                <wp:effectExtent l="0" t="0" r="15875" b="23495"/>
                <wp:wrapNone/>
                <wp:docPr id="752974806" name="Oval 14"/>
                <wp:cNvGraphicFramePr/>
                <a:graphic xmlns:a="http://schemas.openxmlformats.org/drawingml/2006/main">
                  <a:graphicData uri="http://schemas.microsoft.com/office/word/2010/wordprocessingShape">
                    <wps:wsp>
                      <wps:cNvSpPr/>
                      <wps:spPr>
                        <a:xfrm>
                          <a:off x="0" y="0"/>
                          <a:ext cx="193675" cy="18605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Pr="00186FC4" w:rsidR="00126E77" w:rsidP="00126E77" w:rsidRDefault="00126E77" w14:paraId="4CDADC87" w14:textId="77777777">
                            <w:pPr>
                              <w:jc w:val="center"/>
                              <w:rPr>
                                <w:sz w:val="16"/>
                                <w:szCs w:val="16"/>
                              </w:rPr>
                            </w:pPr>
                            <w:r>
                              <w:rPr>
                                <w:sz w:val="16"/>
                                <w:szCs w:val="16"/>
                              </w:rPr>
                              <w:t>4</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dec="http://schemas.microsoft.com/office/drawing/2017/decorative" xmlns:a="http://schemas.openxmlformats.org/drawingml/2006/main">
            <w:pict w14:anchorId="63115898">
              <v:oval id="_x0000_s1141" style="position:absolute;margin-left:53.4pt;margin-top:123.85pt;width:15.25pt;height:14.65pt;z-index:251658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4472c4 [3204]" strokecolor="#09101d [484]" strokeweight="1pt" w14:anchorId="11BB26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">
                <v:stroke joinstyle="miter"/>
                <v:textbox inset="0,0,0,0">
                  <w:txbxContent>
                    <w:p w:rsidRPr="00186FC4" w:rsidR="00126E77" w:rsidP="00126E77" w:rsidRDefault="00126E77" w14:paraId="2A108F41" w14:textId="77777777">
                      <w:pPr>
                        <w:jc w:val="center"/>
                        <w:rPr>
                          <w:sz w:val="16"/>
                          <w:szCs w:val="16"/>
                        </w:rPr>
                      </w:pPr>
                      <w:r>
                        <w:rPr>
                          <w:sz w:val="16"/>
                          <w:szCs w:val="16"/>
                        </w:rPr>
                        <w:t>4</w:t>
                      </w:r>
                    </w:p>
                  </w:txbxContent>
                </v:textbox>
              </v:oval>
            </w:pict>
          </mc:Fallback>
        </mc:AlternateContent>
      </w:r>
      <w:r w:rsidR="00E56DA0">
        <w:rPr>
          <w:noProof/>
        </w:rPr>
        <mc:AlternateContent>
          <mc:Choice Requires="wps">
            <w:drawing>
              <wp:anchor distT="0" distB="0" distL="114300" distR="114300" simplePos="0" relativeHeight="251658343" behindDoc="0" locked="0" layoutInCell="1" allowOverlap="1" wp14:anchorId="7A15B97C" wp14:editId="618F61D0">
                <wp:simplePos x="0" y="0"/>
                <wp:positionH relativeFrom="page">
                  <wp:posOffset>1362075</wp:posOffset>
                </wp:positionH>
                <wp:positionV relativeFrom="paragraph">
                  <wp:posOffset>1156970</wp:posOffset>
                </wp:positionV>
                <wp:extent cx="193675" cy="186055"/>
                <wp:effectExtent l="0" t="0" r="15875" b="23495"/>
                <wp:wrapNone/>
                <wp:docPr id="1570998931" name="Oval 14"/>
                <wp:cNvGraphicFramePr/>
                <a:graphic xmlns:a="http://schemas.openxmlformats.org/drawingml/2006/main">
                  <a:graphicData uri="http://schemas.microsoft.com/office/word/2010/wordprocessingShape">
                    <wps:wsp>
                      <wps:cNvSpPr/>
                      <wps:spPr>
                        <a:xfrm>
                          <a:off x="0" y="0"/>
                          <a:ext cx="193675" cy="18605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Pr="00186FC4" w:rsidR="00126E77" w:rsidP="00126E77" w:rsidRDefault="00126E77" w14:paraId="0A7AF3E7" w14:textId="77777777">
                            <w:pPr>
                              <w:jc w:val="center"/>
                              <w:rPr>
                                <w:sz w:val="16"/>
                                <w:szCs w:val="16"/>
                              </w:rPr>
                            </w:pPr>
                            <w:r>
                              <w:rPr>
                                <w:sz w:val="16"/>
                                <w:szCs w:val="16"/>
                              </w:rPr>
                              <w:t>3</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dec="http://schemas.microsoft.com/office/drawing/2017/decorative" xmlns:a="http://schemas.openxmlformats.org/drawingml/2006/main">
            <w:pict w14:anchorId="61C79125">
              <v:oval id="_x0000_s1142" style="position:absolute;margin-left:107.25pt;margin-top:91.1pt;width:15.25pt;height:14.65pt;z-index:251658343;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fillcolor="#4472c4 [3204]" strokecolor="#09101d [484]" strokeweight="1pt" w14:anchorId="7A15B97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">
                <v:stroke joinstyle="miter"/>
                <v:textbox inset="0,0,0,0">
                  <w:txbxContent>
                    <w:p w:rsidRPr="00186FC4" w:rsidR="00126E77" w:rsidP="00126E77" w:rsidRDefault="00126E77" w14:paraId="54A90BE3" w14:textId="77777777">
                      <w:pPr>
                        <w:jc w:val="center"/>
                        <w:rPr>
                          <w:sz w:val="16"/>
                          <w:szCs w:val="16"/>
                        </w:rPr>
                      </w:pPr>
                      <w:r>
                        <w:rPr>
                          <w:sz w:val="16"/>
                          <w:szCs w:val="16"/>
                        </w:rPr>
                        <w:t>3</w:t>
                      </w:r>
                    </w:p>
                  </w:txbxContent>
                </v:textbox>
                <w10:wrap anchorx="page"/>
              </v:oval>
            </w:pict>
          </mc:Fallback>
        </mc:AlternateContent>
      </w:r>
      <w:r w:rsidR="00B17553">
        <w:rPr>
          <w:noProof/>
        </w:rPr>
        <mc:AlternateContent>
          <mc:Choice Requires="wps">
            <w:drawing>
              <wp:anchor distT="0" distB="0" distL="114300" distR="114300" simplePos="0" relativeHeight="251658342" behindDoc="0" locked="0" layoutInCell="1" allowOverlap="1" wp14:anchorId="7260F9F2" wp14:editId="7BC22196">
                <wp:simplePos x="0" y="0"/>
                <wp:positionH relativeFrom="column">
                  <wp:posOffset>678180</wp:posOffset>
                </wp:positionH>
                <wp:positionV relativeFrom="paragraph">
                  <wp:posOffset>727075</wp:posOffset>
                </wp:positionV>
                <wp:extent cx="193675" cy="186055"/>
                <wp:effectExtent l="0" t="0" r="15875" b="23495"/>
                <wp:wrapNone/>
                <wp:docPr id="1660882092" name="Oval 14"/>
                <wp:cNvGraphicFramePr/>
                <a:graphic xmlns:a="http://schemas.openxmlformats.org/drawingml/2006/main">
                  <a:graphicData uri="http://schemas.microsoft.com/office/word/2010/wordprocessingShape">
                    <wps:wsp>
                      <wps:cNvSpPr/>
                      <wps:spPr>
                        <a:xfrm>
                          <a:off x="0" y="0"/>
                          <a:ext cx="193675" cy="18605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Pr="00186FC4" w:rsidR="00126E77" w:rsidP="00126E77" w:rsidRDefault="00126E77" w14:paraId="7F92EBD2" w14:textId="77777777">
                            <w:pPr>
                              <w:jc w:val="center"/>
                              <w:rPr>
                                <w:sz w:val="16"/>
                                <w:szCs w:val="16"/>
                              </w:rPr>
                            </w:pPr>
                            <w:r>
                              <w:rPr>
                                <w:sz w:val="16"/>
                                <w:szCs w:val="16"/>
                              </w:rPr>
                              <w:t>2</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dec="http://schemas.microsoft.com/office/drawing/2017/decorative" xmlns:a="http://schemas.openxmlformats.org/drawingml/2006/main">
            <w:pict w14:anchorId="00C28E05">
              <v:oval id="_x0000_s1143" style="position:absolute;margin-left:53.4pt;margin-top:57.25pt;width:15.25pt;height:14.65pt;z-index:2516583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4472c4 [3204]" strokecolor="#09101d [484]" strokeweight="1pt" w14:anchorId="7260F9F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">
                <v:stroke joinstyle="miter"/>
                <v:textbox inset="0,0,0,0">
                  <w:txbxContent>
                    <w:p w:rsidRPr="00186FC4" w:rsidR="00126E77" w:rsidP="00126E77" w:rsidRDefault="00126E77" w14:paraId="2E643A39" w14:textId="77777777">
                      <w:pPr>
                        <w:jc w:val="center"/>
                        <w:rPr>
                          <w:sz w:val="16"/>
                          <w:szCs w:val="16"/>
                        </w:rPr>
                      </w:pPr>
                      <w:r>
                        <w:rPr>
                          <w:sz w:val="16"/>
                          <w:szCs w:val="16"/>
                        </w:rPr>
                        <w:t>2</w:t>
                      </w:r>
                    </w:p>
                  </w:txbxContent>
                </v:textbox>
              </v:oval>
            </w:pict>
          </mc:Fallback>
        </mc:AlternateContent>
      </w:r>
      <w:r w:rsidR="00B17553">
        <w:rPr>
          <w:noProof/>
        </w:rPr>
        <mc:AlternateContent>
          <mc:Choice Requires="wps">
            <w:drawing>
              <wp:anchor distT="0" distB="0" distL="114300" distR="114300" simplePos="0" relativeHeight="251658341" behindDoc="0" locked="0" layoutInCell="1" allowOverlap="1" wp14:anchorId="04AFA9FD" wp14:editId="39332FEB">
                <wp:simplePos x="0" y="0"/>
                <wp:positionH relativeFrom="column">
                  <wp:posOffset>678180</wp:posOffset>
                </wp:positionH>
                <wp:positionV relativeFrom="paragraph">
                  <wp:posOffset>384175</wp:posOffset>
                </wp:positionV>
                <wp:extent cx="193675" cy="186055"/>
                <wp:effectExtent l="0" t="0" r="15875" b="23495"/>
                <wp:wrapNone/>
                <wp:docPr id="1290795421" name="Oval 14"/>
                <wp:cNvGraphicFramePr/>
                <a:graphic xmlns:a="http://schemas.openxmlformats.org/drawingml/2006/main">
                  <a:graphicData uri="http://schemas.microsoft.com/office/word/2010/wordprocessingShape">
                    <wps:wsp>
                      <wps:cNvSpPr/>
                      <wps:spPr>
                        <a:xfrm>
                          <a:off x="0" y="0"/>
                          <a:ext cx="193675" cy="18605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Pr="00186FC4" w:rsidR="00126E77" w:rsidP="00126E77" w:rsidRDefault="00126E77" w14:paraId="4B75C1A6" w14:textId="77777777">
                            <w:pPr>
                              <w:jc w:val="center"/>
                              <w:rPr>
                                <w:sz w:val="16"/>
                                <w:szCs w:val="16"/>
                              </w:rPr>
                            </w:pPr>
                            <w:r>
                              <w:rPr>
                                <w:sz w:val="16"/>
                                <w:szCs w:val="16"/>
                              </w:rPr>
                              <w:t>1</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dec="http://schemas.microsoft.com/office/drawing/2017/decorative" xmlns:a="http://schemas.openxmlformats.org/drawingml/2006/main">
            <w:pict w14:anchorId="3E0C19CB">
              <v:oval id="_x0000_s1144" style="position:absolute;margin-left:53.4pt;margin-top:30.25pt;width:15.25pt;height:14.65pt;z-index:2516583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4472c4 [3204]" strokecolor="#09101d [484]" strokeweight="1pt" w14:anchorId="04AFA9F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">
                <v:stroke joinstyle="miter"/>
                <v:textbox inset="0,0,0,0">
                  <w:txbxContent>
                    <w:p w:rsidRPr="00186FC4" w:rsidR="00126E77" w:rsidP="00126E77" w:rsidRDefault="00126E77" w14:paraId="6B965A47" w14:textId="77777777">
                      <w:pPr>
                        <w:jc w:val="center"/>
                        <w:rPr>
                          <w:sz w:val="16"/>
                          <w:szCs w:val="16"/>
                        </w:rPr>
                      </w:pPr>
                      <w:r>
                        <w:rPr>
                          <w:sz w:val="16"/>
                          <w:szCs w:val="16"/>
                        </w:rPr>
                        <w:t>1</w:t>
                      </w:r>
                    </w:p>
                  </w:txbxContent>
                </v:textbox>
              </v:oval>
            </w:pict>
          </mc:Fallback>
        </mc:AlternateContent>
      </w:r>
      <w:r>
        <w:rPr>
          <w:noProof/>
        </w:rPr>
        <w:drawing>
          <wp:inline distT="0" distB="0" distL="0" distR="0" wp14:anchorId="00CF92EF" wp14:editId="190B87FF">
            <wp:extent cx="4679576" cy="8738079"/>
            <wp:effectExtent l="0" t="0" r="6985" b="6350"/>
            <wp:docPr id="14434709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470948" name="Picture 1" descr="A screenshot of a computer&#10;&#10;AI-generated content may be incorrect."/>
                    <pic:cNvPicPr/>
                  </pic:nvPicPr>
                  <pic:blipFill>
                    <a:blip r:embed="rId59"/>
                    <a:stretch>
                      <a:fillRect/>
                    </a:stretch>
                  </pic:blipFill>
                  <pic:spPr>
                    <a:xfrm>
                      <a:off x="0" y="0"/>
                      <a:ext cx="4687719" cy="8753285"/>
                    </a:xfrm>
                    <a:prstGeom prst="rect">
                      <a:avLst/>
                    </a:prstGeom>
                  </pic:spPr>
                </pic:pic>
              </a:graphicData>
            </a:graphic>
          </wp:inline>
        </w:drawing>
      </w:r>
    </w:p>
    <w:p w:rsidR="005C096F" w:rsidP="007D1E1E" w:rsidRDefault="005C096F" w14:paraId="13504D50" w14:textId="2B4E1142"/>
    <w:p w:rsidRPr="001619DD" w:rsidR="6F47083C" w:rsidP="001D2036" w:rsidRDefault="001619DD" w14:paraId="44B7CF01" w14:textId="495545E9">
      <w:r w:rsidRPr="001619DD">
        <w:rPr>
          <w:noProof/>
        </w:rPr>
        <mc:AlternateContent>
          <mc:Choice Requires="wps">
            <w:drawing>
              <wp:anchor distT="0" distB="0" distL="114300" distR="114300" simplePos="0" relativeHeight="251658360" behindDoc="0" locked="0" layoutInCell="1" allowOverlap="1" wp14:anchorId="3EDCE576" wp14:editId="07EFD25C">
                <wp:simplePos x="0" y="0"/>
                <wp:positionH relativeFrom="margin">
                  <wp:posOffset>-276398</wp:posOffset>
                </wp:positionH>
                <wp:positionV relativeFrom="paragraph">
                  <wp:posOffset>-635</wp:posOffset>
                </wp:positionV>
                <wp:extent cx="193675" cy="186055"/>
                <wp:effectExtent l="0" t="0" r="15875" b="23495"/>
                <wp:wrapNone/>
                <wp:docPr id="116170423" name="Oval 14"/>
                <wp:cNvGraphicFramePr/>
                <a:graphic xmlns:a="http://schemas.openxmlformats.org/drawingml/2006/main">
                  <a:graphicData uri="http://schemas.microsoft.com/office/word/2010/wordprocessingShape">
                    <wps:wsp>
                      <wps:cNvSpPr/>
                      <wps:spPr>
                        <a:xfrm>
                          <a:off x="0" y="0"/>
                          <a:ext cx="193675" cy="18605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Pr="00186FC4" w:rsidR="001619DD" w:rsidP="001619DD" w:rsidRDefault="001619DD" w14:paraId="0975095A" w14:textId="77777777">
                            <w:pPr>
                              <w:jc w:val="center"/>
                              <w:rPr>
                                <w:sz w:val="16"/>
                                <w:szCs w:val="16"/>
                              </w:rPr>
                            </w:pPr>
                            <w:r>
                              <w:rPr>
                                <w:sz w:val="16"/>
                                <w:szCs w:val="16"/>
                              </w:rPr>
                              <w:t>1</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dec="http://schemas.microsoft.com/office/drawing/2017/decorative" xmlns:a="http://schemas.openxmlformats.org/drawingml/2006/main">
            <w:pict w14:anchorId="0C865CE8">
              <v:oval id="_x0000_s1145" style="position:absolute;margin-left:-21.75pt;margin-top:-.05pt;width:15.25pt;height:14.65pt;z-index:251658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fillcolor="#4472c4 [3204]" strokecolor="#09101d [484]" strokeweight="1pt" w14:anchorId="3EDCE5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">
                <v:stroke joinstyle="miter"/>
                <v:textbox inset="0,0,0,0">
                  <w:txbxContent>
                    <w:p w:rsidRPr="00186FC4" w:rsidR="001619DD" w:rsidP="001619DD" w:rsidRDefault="001619DD" w14:paraId="511F3AB7" w14:textId="77777777">
                      <w:pPr>
                        <w:jc w:val="center"/>
                        <w:rPr>
                          <w:sz w:val="16"/>
                          <w:szCs w:val="16"/>
                        </w:rPr>
                      </w:pPr>
                      <w:r>
                        <w:rPr>
                          <w:sz w:val="16"/>
                          <w:szCs w:val="16"/>
                        </w:rPr>
                        <w:t>1</w:t>
                      </w:r>
                    </w:p>
                  </w:txbxContent>
                </v:textbox>
                <w10:wrap anchorx="margin"/>
              </v:oval>
            </w:pict>
          </mc:Fallback>
        </mc:AlternateContent>
      </w:r>
      <w:r w:rsidRPr="001619DD" w:rsidR="6F47083C">
        <w:t>System Reference ID</w:t>
      </w:r>
    </w:p>
    <w:p w:rsidR="003C2E16" w:rsidP="004B6DBF" w:rsidRDefault="003C2E16" w14:paraId="2C95BAC5" w14:textId="6DFA843F">
      <w:pPr>
        <w:spacing w:after="0"/>
        <w:rPr>
          <w:lang w:eastAsia="en-GB"/>
        </w:rPr>
      </w:pPr>
    </w:p>
    <w:p w:rsidR="00903236" w:rsidP="004B6DBF" w:rsidRDefault="00903236" w14:paraId="2D89688F" w14:textId="70FB0C3E">
      <w:pPr>
        <w:spacing w:after="0"/>
        <w:rPr>
          <w:lang w:eastAsia="en-GB"/>
        </w:rPr>
      </w:pPr>
      <w:r>
        <w:rPr>
          <w:lang w:eastAsia="en-GB"/>
        </w:rPr>
        <w:t xml:space="preserve">This </w:t>
      </w:r>
      <w:r w:rsidR="00AE52D3">
        <w:rPr>
          <w:lang w:eastAsia="en-GB"/>
        </w:rPr>
        <w:t xml:space="preserve">field is automatically </w:t>
      </w:r>
      <w:r w:rsidR="008B264B">
        <w:rPr>
          <w:lang w:eastAsia="en-GB"/>
        </w:rPr>
        <w:t>system generated.  The system uses a sequential numbering system</w:t>
      </w:r>
      <w:r w:rsidR="00734544">
        <w:rPr>
          <w:lang w:eastAsia="en-GB"/>
        </w:rPr>
        <w:t xml:space="preserve"> and</w:t>
      </w:r>
      <w:r w:rsidR="00DF3722">
        <w:rPr>
          <w:lang w:eastAsia="en-GB"/>
        </w:rPr>
        <w:t xml:space="preserve"> will apply a 3 digit suffix to the end of each number.</w:t>
      </w:r>
      <w:r w:rsidR="001A0651">
        <w:br/>
      </w:r>
    </w:p>
    <w:p w:rsidR="00DF3722" w:rsidP="004B6DBF" w:rsidRDefault="00DF3722" w14:paraId="3426AAA3" w14:textId="02FFBA13">
      <w:pPr>
        <w:spacing w:after="0"/>
        <w:rPr>
          <w:lang w:eastAsia="en-GB"/>
        </w:rPr>
      </w:pPr>
      <w:r>
        <w:rPr>
          <w:lang w:eastAsia="en-GB"/>
        </w:rPr>
        <w:t>The suffix is used to group a number of sources</w:t>
      </w:r>
      <w:r w:rsidR="00A34AC3">
        <w:rPr>
          <w:lang w:eastAsia="en-GB"/>
        </w:rPr>
        <w:t xml:space="preserve"> that are derived from a parent source.</w:t>
      </w:r>
      <w:r w:rsidR="00DB06E0">
        <w:rPr>
          <w:lang w:eastAsia="en-GB"/>
        </w:rPr>
        <w:t xml:space="preserve">  This situation will occur when splitting a parent source into Aliquots</w:t>
      </w:r>
      <w:r w:rsidR="00E55A06">
        <w:rPr>
          <w:lang w:eastAsia="en-GB"/>
        </w:rPr>
        <w:t xml:space="preserve"> and/or splitting out a portion of the radionuclide to send to a waste stream.</w:t>
      </w:r>
    </w:p>
    <w:p w:rsidR="00FA0995" w:rsidP="004B6DBF" w:rsidRDefault="00FA0995" w14:paraId="349161DB" w14:textId="77777777">
      <w:pPr>
        <w:spacing w:after="0"/>
        <w:rPr>
          <w:lang w:eastAsia="en-GB"/>
        </w:rPr>
      </w:pPr>
    </w:p>
    <w:p w:rsidR="00FA0995" w:rsidP="004B6DBF" w:rsidRDefault="00FA0995" w14:paraId="3CA099AD" w14:textId="667837DE">
      <w:pPr>
        <w:spacing w:after="0"/>
        <w:rPr>
          <w:lang w:eastAsia="en-GB"/>
        </w:rPr>
      </w:pPr>
      <w:r>
        <w:rPr>
          <w:lang w:eastAsia="en-GB"/>
        </w:rPr>
        <w:t>Note: the numbers are unique and applied across the entire syste</w:t>
      </w:r>
      <w:r w:rsidR="001F4541">
        <w:rPr>
          <w:lang w:eastAsia="en-GB"/>
        </w:rPr>
        <w:t xml:space="preserve">m in sequential order. </w:t>
      </w:r>
      <w:r w:rsidR="00FE2011">
        <w:rPr>
          <w:lang w:eastAsia="en-GB"/>
        </w:rPr>
        <w:t xml:space="preserve"> T</w:t>
      </w:r>
      <w:r w:rsidR="001F4541">
        <w:rPr>
          <w:lang w:eastAsia="en-GB"/>
        </w:rPr>
        <w:t>herefore</w:t>
      </w:r>
      <w:r w:rsidR="00FE2011">
        <w:rPr>
          <w:lang w:eastAsia="en-GB"/>
        </w:rPr>
        <w:t xml:space="preserve">, the sequence within Department will </w:t>
      </w:r>
      <w:r w:rsidR="003F1285">
        <w:rPr>
          <w:lang w:eastAsia="en-GB"/>
        </w:rPr>
        <w:t xml:space="preserve">necessarily have gaps as the next number </w:t>
      </w:r>
      <w:r w:rsidR="00D01B27">
        <w:rPr>
          <w:lang w:eastAsia="en-GB"/>
        </w:rPr>
        <w:t>will be taken by another Department as inventory is added.</w:t>
      </w:r>
    </w:p>
    <w:p w:rsidR="00DC0E8D" w:rsidP="004B6DBF" w:rsidRDefault="00DC0E8D" w14:paraId="3CE7B43D" w14:textId="77777777">
      <w:pPr>
        <w:spacing w:after="0"/>
        <w:rPr>
          <w:lang w:eastAsia="en-GB"/>
        </w:rPr>
      </w:pPr>
    </w:p>
    <w:p w:rsidR="00DC0E8D" w:rsidP="004B6DBF" w:rsidRDefault="00DC0E8D" w14:paraId="63C7E915" w14:textId="1D1359FC">
      <w:pPr>
        <w:spacing w:after="0"/>
        <w:rPr>
          <w:lang w:eastAsia="en-GB"/>
        </w:rPr>
      </w:pPr>
      <w:r>
        <w:rPr>
          <w:lang w:eastAsia="en-GB"/>
        </w:rPr>
        <w:t>The Safety Office and</w:t>
      </w:r>
      <w:r w:rsidR="00B71038">
        <w:rPr>
          <w:lang w:eastAsia="en-GB"/>
        </w:rPr>
        <w:t xml:space="preserve"> support functions are the only Users who will see the entire sequential set of numbers.</w:t>
      </w:r>
    </w:p>
    <w:p w:rsidR="003C2E16" w:rsidP="004B6DBF" w:rsidRDefault="003C2E16" w14:paraId="41B06541" w14:textId="32099251">
      <w:pPr>
        <w:spacing w:after="0"/>
        <w:rPr>
          <w:lang w:eastAsia="en-GB"/>
        </w:rPr>
      </w:pPr>
    </w:p>
    <w:p w:rsidR="003C2E16" w:rsidP="004B6DBF" w:rsidRDefault="00100C04" w14:paraId="77852806" w14:textId="343EE8B2">
      <w:pPr>
        <w:spacing w:after="0"/>
      </w:pPr>
      <w:r w:rsidRPr="001619DD">
        <w:rPr>
          <w:noProof/>
        </w:rPr>
        <mc:AlternateContent>
          <mc:Choice Requires="wps">
            <w:drawing>
              <wp:anchor distT="0" distB="0" distL="114300" distR="114300" simplePos="0" relativeHeight="251658361" behindDoc="0" locked="0" layoutInCell="1" allowOverlap="1" wp14:anchorId="0ED78A56" wp14:editId="7DE13A88">
                <wp:simplePos x="0" y="0"/>
                <wp:positionH relativeFrom="margin">
                  <wp:posOffset>-256512</wp:posOffset>
                </wp:positionH>
                <wp:positionV relativeFrom="paragraph">
                  <wp:posOffset>-13418</wp:posOffset>
                </wp:positionV>
                <wp:extent cx="193675" cy="186055"/>
                <wp:effectExtent l="0" t="0" r="15875" b="23495"/>
                <wp:wrapNone/>
                <wp:docPr id="1828060748" name="Oval 14"/>
                <wp:cNvGraphicFramePr/>
                <a:graphic xmlns:a="http://schemas.openxmlformats.org/drawingml/2006/main">
                  <a:graphicData uri="http://schemas.microsoft.com/office/word/2010/wordprocessingShape">
                    <wps:wsp>
                      <wps:cNvSpPr/>
                      <wps:spPr>
                        <a:xfrm>
                          <a:off x="0" y="0"/>
                          <a:ext cx="193675" cy="18605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Pr="00186FC4" w:rsidR="001E2532" w:rsidP="001E2532" w:rsidRDefault="001E2532" w14:paraId="246E1EBB" w14:textId="7B92A362">
                            <w:pPr>
                              <w:jc w:val="center"/>
                              <w:rPr>
                                <w:sz w:val="16"/>
                                <w:szCs w:val="16"/>
                              </w:rPr>
                            </w:pPr>
                            <w:r>
                              <w:rPr>
                                <w:sz w:val="16"/>
                                <w:szCs w:val="16"/>
                              </w:rPr>
                              <w:t>2</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dec="http://schemas.microsoft.com/office/drawing/2017/decorative" xmlns:a="http://schemas.openxmlformats.org/drawingml/2006/main">
            <w:pict w14:anchorId="36FB5D16">
              <v:oval id="_x0000_s1146" style="position:absolute;margin-left:-20.2pt;margin-top:-1.05pt;width:15.25pt;height:14.65pt;z-index:25165836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fillcolor="#4472c4 [3204]" strokecolor="#09101d [484]" strokeweight="1pt" w14:anchorId="0ED78A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">
                <v:stroke joinstyle="miter"/>
                <v:textbox inset="0,0,0,0">
                  <w:txbxContent>
                    <w:p w:rsidRPr="00186FC4" w:rsidR="001E2532" w:rsidP="001E2532" w:rsidRDefault="001E2532" w14:paraId="5A9DB5E7" w14:textId="7B92A362">
                      <w:pPr>
                        <w:jc w:val="center"/>
                        <w:rPr>
                          <w:sz w:val="16"/>
                          <w:szCs w:val="16"/>
                        </w:rPr>
                      </w:pPr>
                      <w:r>
                        <w:rPr>
                          <w:sz w:val="16"/>
                          <w:szCs w:val="16"/>
                        </w:rPr>
                        <w:t>2</w:t>
                      </w:r>
                    </w:p>
                  </w:txbxContent>
                </v:textbox>
                <w10:wrap anchorx="margin"/>
              </v:oval>
            </w:pict>
          </mc:Fallback>
        </mc:AlternateContent>
      </w:r>
      <w:r w:rsidR="003C2E16">
        <w:t>Owner</w:t>
      </w:r>
    </w:p>
    <w:p w:rsidR="006F6D64" w:rsidP="004B6DBF" w:rsidRDefault="006F6D64" w14:paraId="1673A213" w14:textId="77777777">
      <w:pPr>
        <w:spacing w:after="0"/>
        <w:rPr>
          <w:lang w:eastAsia="en-GB"/>
        </w:rPr>
      </w:pPr>
    </w:p>
    <w:p w:rsidR="00F2529D" w:rsidP="004B6DBF" w:rsidRDefault="00F2529D" w14:paraId="5CEBEEB1" w14:textId="1857D92D">
      <w:pPr>
        <w:spacing w:after="0"/>
        <w:rPr>
          <w:lang w:eastAsia="en-GB"/>
        </w:rPr>
      </w:pPr>
      <w:r>
        <w:rPr>
          <w:noProof/>
        </w:rPr>
        <w:drawing>
          <wp:inline distT="0" distB="0" distL="0" distR="0" wp14:anchorId="7D335FEC" wp14:editId="289B983E">
            <wp:extent cx="5398851" cy="481873"/>
            <wp:effectExtent l="0" t="0" r="0" b="0"/>
            <wp:docPr id="394816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816417" name=""/>
                    <pic:cNvPicPr/>
                  </pic:nvPicPr>
                  <pic:blipFill>
                    <a:blip r:embed="rId60"/>
                    <a:stretch>
                      <a:fillRect/>
                    </a:stretch>
                  </pic:blipFill>
                  <pic:spPr>
                    <a:xfrm>
                      <a:off x="0" y="0"/>
                      <a:ext cx="5481965" cy="489291"/>
                    </a:xfrm>
                    <a:prstGeom prst="rect">
                      <a:avLst/>
                    </a:prstGeom>
                  </pic:spPr>
                </pic:pic>
              </a:graphicData>
            </a:graphic>
          </wp:inline>
        </w:drawing>
      </w:r>
    </w:p>
    <w:p w:rsidR="00283AB8" w:rsidP="004B6DBF" w:rsidRDefault="00283AB8" w14:paraId="163ABB74" w14:textId="77777777">
      <w:pPr>
        <w:spacing w:after="0"/>
        <w:rPr>
          <w:lang w:eastAsia="en-GB"/>
        </w:rPr>
      </w:pPr>
    </w:p>
    <w:p w:rsidR="00103B87" w:rsidP="004B6DBF" w:rsidRDefault="00103B87" w14:paraId="17B3AB1D" w14:textId="65BC28F6">
      <w:pPr>
        <w:spacing w:after="0"/>
        <w:rPr>
          <w:lang w:eastAsia="en-GB"/>
        </w:rPr>
      </w:pPr>
      <w:r>
        <w:rPr>
          <w:lang w:eastAsia="en-GB"/>
        </w:rPr>
        <w:t>The owner is the person who is accountable for the radionuclide added to the inventory.</w:t>
      </w:r>
      <w:r w:rsidR="004D6B45">
        <w:rPr>
          <w:lang w:eastAsia="en-GB"/>
        </w:rPr>
        <w:t xml:space="preserve">  </w:t>
      </w:r>
      <w:r w:rsidR="00CD3EA9">
        <w:rPr>
          <w:lang w:eastAsia="en-GB"/>
        </w:rPr>
        <w:t>This</w:t>
      </w:r>
      <w:r w:rsidR="004D6B45">
        <w:rPr>
          <w:lang w:eastAsia="en-GB"/>
        </w:rPr>
        <w:t xml:space="preserve"> is a required field.</w:t>
      </w:r>
      <w:r w:rsidR="000E2135">
        <w:rPr>
          <w:lang w:eastAsia="en-GB"/>
        </w:rPr>
        <w:t xml:space="preserve">  </w:t>
      </w:r>
    </w:p>
    <w:p w:rsidR="00BD19A9" w:rsidP="004B6DBF" w:rsidRDefault="00BD19A9" w14:paraId="14F78188" w14:textId="77777777">
      <w:pPr>
        <w:spacing w:after="0"/>
        <w:rPr>
          <w:lang w:eastAsia="en-GB"/>
        </w:rPr>
      </w:pPr>
    </w:p>
    <w:p w:rsidR="005F69DE" w:rsidP="004B6DBF" w:rsidRDefault="005F69DE" w14:paraId="0D42EBE7" w14:textId="79110779">
      <w:pPr>
        <w:spacing w:after="0"/>
        <w:rPr>
          <w:lang w:eastAsia="en-GB"/>
        </w:rPr>
      </w:pPr>
      <w:r>
        <w:rPr>
          <w:lang w:eastAsia="en-GB"/>
        </w:rPr>
        <w:t xml:space="preserve">The list of Users available to select in this field will be </w:t>
      </w:r>
      <w:r w:rsidRPr="00DF11A3" w:rsidR="00DF11A3">
        <w:rPr>
          <w:b/>
          <w:bCs/>
          <w:lang w:eastAsia="en-GB"/>
        </w:rPr>
        <w:t>dependent</w:t>
      </w:r>
      <w:r w:rsidRPr="00DF11A3">
        <w:rPr>
          <w:b/>
          <w:bCs/>
          <w:lang w:eastAsia="en-GB"/>
        </w:rPr>
        <w:t xml:space="preserve"> on the User ID of the person logged into the system and the Department that they are logged into</w:t>
      </w:r>
      <w:r>
        <w:rPr>
          <w:lang w:eastAsia="en-GB"/>
        </w:rPr>
        <w:t>.</w:t>
      </w:r>
    </w:p>
    <w:p w:rsidR="00D34F05" w:rsidP="004B6DBF" w:rsidRDefault="00D34F05" w14:paraId="667E516E" w14:textId="1F6FAB2D">
      <w:pPr>
        <w:spacing w:after="0"/>
        <w:rPr>
          <w:lang w:eastAsia="en-GB"/>
        </w:rPr>
      </w:pPr>
      <w:r>
        <w:rPr>
          <w:lang w:eastAsia="en-GB"/>
        </w:rPr>
        <w:t>When a Worker logs in, this field will be automatically populated with their own User N</w:t>
      </w:r>
      <w:r w:rsidR="00FB6428">
        <w:rPr>
          <w:lang w:eastAsia="en-GB"/>
        </w:rPr>
        <w:t>ame, which for the majority of cases will be correct.</w:t>
      </w:r>
      <w:r w:rsidR="006A3B77">
        <w:rPr>
          <w:lang w:eastAsia="en-GB"/>
        </w:rPr>
        <w:t xml:space="preserve">  In the event that an SRPS or RPS is adding the radionuclide on behalf of another User within their Department, this field will need</w:t>
      </w:r>
      <w:r w:rsidR="00BF2C58">
        <w:rPr>
          <w:lang w:eastAsia="en-GB"/>
        </w:rPr>
        <w:t xml:space="preserve"> to be amended by clicking on the drop down arrow to select the relevant User.</w:t>
      </w:r>
    </w:p>
    <w:p w:rsidR="00BD19A9" w:rsidP="004B6DBF" w:rsidRDefault="00BD19A9" w14:paraId="1DBE07AD" w14:textId="77777777">
      <w:pPr>
        <w:spacing w:after="0"/>
        <w:rPr>
          <w:lang w:eastAsia="en-GB"/>
        </w:rPr>
      </w:pPr>
    </w:p>
    <w:p w:rsidR="00BF2C58" w:rsidP="004B6DBF" w:rsidRDefault="00BF2C58" w14:paraId="08D4E17E" w14:textId="15D81583">
      <w:pPr>
        <w:spacing w:after="0"/>
        <w:rPr>
          <w:lang w:eastAsia="en-GB"/>
        </w:rPr>
      </w:pPr>
      <w:r>
        <w:rPr>
          <w:lang w:eastAsia="en-GB"/>
        </w:rPr>
        <w:t xml:space="preserve">Note: if this field is not populated, it will </w:t>
      </w:r>
      <w:r w:rsidR="0067021F">
        <w:rPr>
          <w:lang w:eastAsia="en-GB"/>
        </w:rPr>
        <w:t>not be possible to enter data into subsequent fields as there will be no selections available.</w:t>
      </w:r>
    </w:p>
    <w:p w:rsidR="00AF62E9" w:rsidP="00094ADF" w:rsidRDefault="00AF62E9" w14:paraId="5452D3D9" w14:textId="13E0F4A7">
      <w:pPr>
        <w:spacing w:after="0"/>
        <w:rPr>
          <w:rFonts w:eastAsiaTheme="majorEastAsia" w:cstheme="majorBidi"/>
          <w:iCs/>
          <w:color w:val="2F5496" w:themeColor="accent1" w:themeShade="BF"/>
          <w:highlight w:val="yellow"/>
          <w:lang w:eastAsia="en-GB"/>
        </w:rPr>
      </w:pPr>
    </w:p>
    <w:p w:rsidRPr="00471DCD" w:rsidR="00C7538C" w:rsidP="00094ADF" w:rsidRDefault="00100C04" w14:paraId="58E1E0D0" w14:textId="381670A7">
      <w:pPr>
        <w:spacing w:after="0"/>
      </w:pPr>
      <w:r w:rsidRPr="001619DD">
        <w:rPr>
          <w:noProof/>
        </w:rPr>
        <mc:AlternateContent>
          <mc:Choice Requires="wps">
            <w:drawing>
              <wp:anchor distT="0" distB="0" distL="114300" distR="114300" simplePos="0" relativeHeight="251658362" behindDoc="0" locked="0" layoutInCell="1" allowOverlap="1" wp14:anchorId="1CCDD5C1" wp14:editId="1EC7DA0D">
                <wp:simplePos x="0" y="0"/>
                <wp:positionH relativeFrom="margin">
                  <wp:posOffset>-266452</wp:posOffset>
                </wp:positionH>
                <wp:positionV relativeFrom="paragraph">
                  <wp:posOffset>1905</wp:posOffset>
                </wp:positionV>
                <wp:extent cx="193675" cy="186055"/>
                <wp:effectExtent l="0" t="0" r="15875" b="23495"/>
                <wp:wrapNone/>
                <wp:docPr id="639899094" name="Oval 14"/>
                <wp:cNvGraphicFramePr/>
                <a:graphic xmlns:a="http://schemas.openxmlformats.org/drawingml/2006/main">
                  <a:graphicData uri="http://schemas.microsoft.com/office/word/2010/wordprocessingShape">
                    <wps:wsp>
                      <wps:cNvSpPr/>
                      <wps:spPr>
                        <a:xfrm>
                          <a:off x="0" y="0"/>
                          <a:ext cx="193675" cy="18605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Pr="00186FC4" w:rsidR="00471DCD" w:rsidP="00471DCD" w:rsidRDefault="00471DCD" w14:paraId="6E5C5FB0" w14:textId="36D21C6D">
                            <w:pPr>
                              <w:jc w:val="center"/>
                              <w:rPr>
                                <w:sz w:val="16"/>
                                <w:szCs w:val="16"/>
                              </w:rPr>
                            </w:pPr>
                            <w:r>
                              <w:rPr>
                                <w:sz w:val="16"/>
                                <w:szCs w:val="16"/>
                              </w:rPr>
                              <w:t>3</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dec="http://schemas.microsoft.com/office/drawing/2017/decorative" xmlns:a="http://schemas.openxmlformats.org/drawingml/2006/main">
            <w:pict w14:anchorId="045D2496">
              <v:oval id="_x0000_s1147" style="position:absolute;margin-left:-21pt;margin-top:.15pt;width:15.25pt;height:14.65pt;z-index:25165836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fillcolor="#4472c4 [3204]" strokecolor="#09101d [484]" strokeweight="1pt" w14:anchorId="1CCDD5C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">
                <v:stroke joinstyle="miter"/>
                <v:textbox inset="0,0,0,0">
                  <w:txbxContent>
                    <w:p w:rsidRPr="00186FC4" w:rsidR="00471DCD" w:rsidP="00471DCD" w:rsidRDefault="00471DCD" w14:paraId="73999762" w14:textId="36D21C6D">
                      <w:pPr>
                        <w:jc w:val="center"/>
                        <w:rPr>
                          <w:sz w:val="16"/>
                          <w:szCs w:val="16"/>
                        </w:rPr>
                      </w:pPr>
                      <w:r>
                        <w:rPr>
                          <w:sz w:val="16"/>
                          <w:szCs w:val="16"/>
                        </w:rPr>
                        <w:t>3</w:t>
                      </w:r>
                    </w:p>
                  </w:txbxContent>
                </v:textbox>
                <w10:wrap anchorx="margin"/>
              </v:oval>
            </w:pict>
          </mc:Fallback>
        </mc:AlternateContent>
      </w:r>
      <w:r w:rsidRPr="00471DCD" w:rsidR="55972719">
        <w:t>Department</w:t>
      </w:r>
      <w:r w:rsidRPr="00471DCD" w:rsidR="3163A01F">
        <w:t xml:space="preserve"> Limit</w:t>
      </w:r>
    </w:p>
    <w:p w:rsidR="00BD19A9" w:rsidP="00094ADF" w:rsidRDefault="00BD19A9" w14:paraId="4EB0BD4A" w14:textId="77777777">
      <w:pPr>
        <w:spacing w:after="0"/>
        <w:rPr>
          <w:lang w:eastAsia="en-GB"/>
        </w:rPr>
      </w:pPr>
    </w:p>
    <w:p w:rsidR="00720672" w:rsidP="001D2036" w:rsidRDefault="001136B4" w14:paraId="29D3E842" w14:textId="77777777">
      <w:pPr>
        <w:rPr>
          <w:lang w:eastAsia="en-GB"/>
        </w:rPr>
      </w:pPr>
      <w:r>
        <w:rPr>
          <w:lang w:eastAsia="en-GB"/>
        </w:rPr>
        <w:t>This</w:t>
      </w:r>
      <w:r w:rsidR="006E59A3">
        <w:rPr>
          <w:lang w:eastAsia="en-GB"/>
        </w:rPr>
        <w:t xml:space="preserve"> refers to the Departmental limits given to a Department</w:t>
      </w:r>
      <w:r w:rsidR="001C0BE4">
        <w:rPr>
          <w:lang w:eastAsia="en-GB"/>
        </w:rPr>
        <w:t>.  Each Department is given a set of limits</w:t>
      </w:r>
      <w:r w:rsidR="0019759A">
        <w:rPr>
          <w:lang w:eastAsia="en-GB"/>
        </w:rPr>
        <w:t xml:space="preserve"> identified by radionuclides that they must adhere to.</w:t>
      </w:r>
      <w:r w:rsidR="00D051D4">
        <w:rPr>
          <w:lang w:eastAsia="en-GB"/>
        </w:rPr>
        <w:t xml:space="preserve">  Therefore, to add a radionuclide to </w:t>
      </w:r>
      <w:r w:rsidR="005F2B47">
        <w:rPr>
          <w:lang w:eastAsia="en-GB"/>
        </w:rPr>
        <w:t>Departmental inventory there must be capacity within the limit</w:t>
      </w:r>
      <w:r w:rsidR="002D3807">
        <w:rPr>
          <w:lang w:eastAsia="en-GB"/>
        </w:rPr>
        <w:t xml:space="preserve"> set</w:t>
      </w:r>
      <w:r w:rsidR="005F2B47">
        <w:rPr>
          <w:lang w:eastAsia="en-GB"/>
        </w:rPr>
        <w:t xml:space="preserve"> for the radionuclide</w:t>
      </w:r>
      <w:r w:rsidR="00A31F5C">
        <w:rPr>
          <w:lang w:eastAsia="en-GB"/>
        </w:rPr>
        <w:t xml:space="preserve"> for that Department</w:t>
      </w:r>
      <w:r w:rsidR="005F2B47">
        <w:rPr>
          <w:lang w:eastAsia="en-GB"/>
        </w:rPr>
        <w:t xml:space="preserve">.  </w:t>
      </w:r>
    </w:p>
    <w:p w:rsidR="00720672" w:rsidP="001D2036" w:rsidRDefault="00720672" w14:paraId="33797C5C" w14:textId="77777777">
      <w:pPr>
        <w:rPr>
          <w:lang w:eastAsia="en-GB"/>
        </w:rPr>
      </w:pPr>
    </w:p>
    <w:p w:rsidR="001136B4" w:rsidP="004B6DBF" w:rsidRDefault="005F2B47" w14:paraId="1CDC0CB3" w14:textId="41820152">
      <w:pPr>
        <w:spacing w:after="0"/>
        <w:rPr>
          <w:lang w:eastAsia="en-GB"/>
        </w:rPr>
      </w:pPr>
      <w:r>
        <w:rPr>
          <w:lang w:eastAsia="en-GB"/>
        </w:rPr>
        <w:t>Th</w:t>
      </w:r>
      <w:r w:rsidR="001136C7">
        <w:rPr>
          <w:lang w:eastAsia="en-GB"/>
        </w:rPr>
        <w:t>is field is for the User to identify against which Departmental limit the radionuclide will be added.</w:t>
      </w:r>
    </w:p>
    <w:p w:rsidR="00936AA5" w:rsidP="004B6DBF" w:rsidRDefault="00936AA5" w14:paraId="774AAC97" w14:textId="77777777">
      <w:pPr>
        <w:spacing w:after="0"/>
        <w:rPr>
          <w:lang w:eastAsia="en-GB"/>
        </w:rPr>
      </w:pPr>
    </w:p>
    <w:p w:rsidR="00936AA5" w:rsidP="004B6DBF" w:rsidRDefault="00936AA5" w14:paraId="5DE2E3F3" w14:textId="685BD747">
      <w:pPr>
        <w:spacing w:after="0"/>
        <w:rPr>
          <w:lang w:eastAsia="en-GB"/>
        </w:rPr>
      </w:pPr>
      <w:r>
        <w:rPr>
          <w:lang w:eastAsia="en-GB"/>
        </w:rPr>
        <w:t>It is a required field and the available options will be dependent on upon the User input in the previous field.</w:t>
      </w:r>
    </w:p>
    <w:p w:rsidR="00FF73C3" w:rsidP="004B6DBF" w:rsidRDefault="00FF73C3" w14:paraId="3FEA8C74" w14:textId="77777777">
      <w:pPr>
        <w:spacing w:after="0"/>
        <w:rPr>
          <w:lang w:eastAsia="en-GB"/>
        </w:rPr>
      </w:pPr>
    </w:p>
    <w:p w:rsidR="009B6256" w:rsidP="004B6DBF" w:rsidRDefault="00FF73C3" w14:paraId="37C6ABA5" w14:textId="4D36110F">
      <w:pPr>
        <w:spacing w:after="0"/>
        <w:rPr>
          <w:lang w:eastAsia="en-GB"/>
        </w:rPr>
      </w:pPr>
      <w:r>
        <w:rPr>
          <w:lang w:eastAsia="en-GB"/>
        </w:rPr>
        <w:t xml:space="preserve">Each Worker must be added to the </w:t>
      </w:r>
      <w:r w:rsidR="00442B29">
        <w:rPr>
          <w:lang w:eastAsia="en-GB"/>
        </w:rPr>
        <w:t>relevant set of Departmental limits in order</w:t>
      </w:r>
      <w:r w:rsidR="009C591D">
        <w:rPr>
          <w:lang w:eastAsia="en-GB"/>
        </w:rPr>
        <w:t xml:space="preserve"> for the</w:t>
      </w:r>
      <w:r w:rsidR="005339A5">
        <w:rPr>
          <w:lang w:eastAsia="en-GB"/>
        </w:rPr>
        <w:t>ir Department</w:t>
      </w:r>
      <w:r w:rsidR="009C591D">
        <w:rPr>
          <w:lang w:eastAsia="en-GB"/>
        </w:rPr>
        <w:t xml:space="preserve"> limits to be displayed as an option in this field.</w:t>
      </w:r>
      <w:r w:rsidR="00FC75D2">
        <w:rPr>
          <w:lang w:eastAsia="en-GB"/>
        </w:rPr>
        <w:t xml:space="preserve">  </w:t>
      </w:r>
      <w:r w:rsidR="00C01746">
        <w:rPr>
          <w:lang w:eastAsia="en-GB"/>
        </w:rPr>
        <w:t xml:space="preserve">The </w:t>
      </w:r>
      <w:r w:rsidRPr="00AA62D6" w:rsidR="00C01746">
        <w:rPr>
          <w:lang w:eastAsia="en-GB"/>
        </w:rPr>
        <w:t xml:space="preserve">Department limit </w:t>
      </w:r>
      <w:r w:rsidRPr="00AA62D6" w:rsidR="008F1E02">
        <w:rPr>
          <w:lang w:eastAsia="en-GB"/>
        </w:rPr>
        <w:t>therefore is</w:t>
      </w:r>
      <w:r w:rsidRPr="008F1E02" w:rsidR="008F1E02">
        <w:rPr>
          <w:b/>
          <w:bCs/>
          <w:lang w:eastAsia="en-GB"/>
        </w:rPr>
        <w:t xml:space="preserve"> dependent on the Owner</w:t>
      </w:r>
      <w:r w:rsidR="008F1E02">
        <w:rPr>
          <w:lang w:eastAsia="en-GB"/>
        </w:rPr>
        <w:t xml:space="preserve"> input in the previous field.</w:t>
      </w:r>
    </w:p>
    <w:p w:rsidR="001136B4" w:rsidP="004B6DBF" w:rsidRDefault="001136B4" w14:paraId="67ADE449" w14:textId="03EFA8F1">
      <w:pPr>
        <w:spacing w:after="0"/>
        <w:rPr>
          <w:lang w:eastAsia="en-GB"/>
        </w:rPr>
      </w:pPr>
    </w:p>
    <w:p w:rsidR="00C7538C" w:rsidP="004B6DBF" w:rsidRDefault="00266634" w14:paraId="38FC4183" w14:textId="1C30CDF1">
      <w:pPr>
        <w:spacing w:after="0"/>
      </w:pPr>
      <w:r w:rsidRPr="001619DD">
        <w:rPr>
          <w:noProof/>
        </w:rPr>
        <mc:AlternateContent>
          <mc:Choice Requires="wps">
            <w:drawing>
              <wp:anchor distT="0" distB="0" distL="114300" distR="114300" simplePos="0" relativeHeight="251658363" behindDoc="0" locked="0" layoutInCell="1" allowOverlap="1" wp14:anchorId="28ED634D" wp14:editId="42EACBCD">
                <wp:simplePos x="0" y="0"/>
                <wp:positionH relativeFrom="margin">
                  <wp:posOffset>-236634</wp:posOffset>
                </wp:positionH>
                <wp:positionV relativeFrom="paragraph">
                  <wp:posOffset>-1270</wp:posOffset>
                </wp:positionV>
                <wp:extent cx="193675" cy="186055"/>
                <wp:effectExtent l="0" t="0" r="15875" b="23495"/>
                <wp:wrapNone/>
                <wp:docPr id="84196892" name="Oval 14"/>
                <wp:cNvGraphicFramePr/>
                <a:graphic xmlns:a="http://schemas.openxmlformats.org/drawingml/2006/main">
                  <a:graphicData uri="http://schemas.microsoft.com/office/word/2010/wordprocessingShape">
                    <wps:wsp>
                      <wps:cNvSpPr/>
                      <wps:spPr>
                        <a:xfrm>
                          <a:off x="0" y="0"/>
                          <a:ext cx="193675" cy="18605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Pr="00186FC4" w:rsidR="00836105" w:rsidP="00836105" w:rsidRDefault="00266634" w14:paraId="7798F08B" w14:textId="5381E944">
                            <w:pPr>
                              <w:jc w:val="center"/>
                              <w:rPr>
                                <w:sz w:val="16"/>
                                <w:szCs w:val="16"/>
                              </w:rPr>
                            </w:pPr>
                            <w:r>
                              <w:rPr>
                                <w:sz w:val="16"/>
                                <w:szCs w:val="16"/>
                              </w:rPr>
                              <w:t>4</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dec="http://schemas.microsoft.com/office/drawing/2017/decorative" xmlns:a="http://schemas.openxmlformats.org/drawingml/2006/main">
            <w:pict w14:anchorId="10CD1DE6">
              <v:oval id="_x0000_s1148" style="position:absolute;margin-left:-18.65pt;margin-top:-.1pt;width:15.25pt;height:14.65pt;z-index:25165836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fillcolor="#4472c4 [3204]" strokecolor="#09101d [484]" strokeweight="1pt" w14:anchorId="28ED634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">
                <v:stroke joinstyle="miter"/>
                <v:textbox inset="0,0,0,0">
                  <w:txbxContent>
                    <w:p w:rsidRPr="00186FC4" w:rsidR="00836105" w:rsidP="00836105" w:rsidRDefault="00266634" w14:paraId="4FB28CDF" w14:textId="5381E944">
                      <w:pPr>
                        <w:jc w:val="center"/>
                        <w:rPr>
                          <w:sz w:val="16"/>
                          <w:szCs w:val="16"/>
                        </w:rPr>
                      </w:pPr>
                      <w:r>
                        <w:rPr>
                          <w:sz w:val="16"/>
                          <w:szCs w:val="16"/>
                        </w:rPr>
                        <w:t>4</w:t>
                      </w:r>
                    </w:p>
                  </w:txbxContent>
                </v:textbox>
                <w10:wrap anchorx="margin"/>
              </v:oval>
            </w:pict>
          </mc:Fallback>
        </mc:AlternateContent>
      </w:r>
      <w:r w:rsidR="00C7538C">
        <w:t>Lab</w:t>
      </w:r>
    </w:p>
    <w:p w:rsidR="0063663C" w:rsidP="004B6DBF" w:rsidRDefault="0063663C" w14:paraId="09941316" w14:textId="77777777">
      <w:pPr>
        <w:spacing w:after="0"/>
        <w:rPr>
          <w:lang w:eastAsia="en-GB"/>
        </w:rPr>
      </w:pPr>
    </w:p>
    <w:p w:rsidR="0063663C" w:rsidP="004B6DBF" w:rsidRDefault="0063663C" w14:paraId="52ED2875" w14:textId="2A251ADC">
      <w:pPr>
        <w:spacing w:after="0"/>
        <w:rPr>
          <w:lang w:eastAsia="en-GB"/>
        </w:rPr>
      </w:pPr>
      <w:r>
        <w:rPr>
          <w:noProof/>
        </w:rPr>
        <w:drawing>
          <wp:inline distT="0" distB="0" distL="0" distR="0" wp14:anchorId="6C84372C" wp14:editId="385A56FF">
            <wp:extent cx="5612860" cy="2155393"/>
            <wp:effectExtent l="0" t="0" r="6985" b="0"/>
            <wp:docPr id="18915887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58877" name="Picture 1" descr="A screenshot of a computer&#10;&#10;Description automatically generated"/>
                    <pic:cNvPicPr/>
                  </pic:nvPicPr>
                  <pic:blipFill>
                    <a:blip r:embed="rId61"/>
                    <a:stretch>
                      <a:fillRect/>
                    </a:stretch>
                  </pic:blipFill>
                  <pic:spPr>
                    <a:xfrm>
                      <a:off x="0" y="0"/>
                      <a:ext cx="5620204" cy="2158213"/>
                    </a:xfrm>
                    <a:prstGeom prst="rect">
                      <a:avLst/>
                    </a:prstGeom>
                  </pic:spPr>
                </pic:pic>
              </a:graphicData>
            </a:graphic>
          </wp:inline>
        </w:drawing>
      </w:r>
    </w:p>
    <w:p w:rsidR="0063663C" w:rsidP="004B6DBF" w:rsidRDefault="0063663C" w14:paraId="021B8744" w14:textId="77777777">
      <w:pPr>
        <w:spacing w:after="0"/>
        <w:rPr>
          <w:lang w:eastAsia="en-GB"/>
        </w:rPr>
      </w:pPr>
    </w:p>
    <w:p w:rsidR="0063663C" w:rsidP="004B6DBF" w:rsidRDefault="00256EF3" w14:paraId="0B848963" w14:textId="0C7DE008">
      <w:pPr>
        <w:spacing w:after="0"/>
        <w:rPr>
          <w:lang w:eastAsia="en-GB"/>
        </w:rPr>
      </w:pPr>
      <w:r>
        <w:rPr>
          <w:lang w:eastAsia="en-GB"/>
        </w:rPr>
        <w:t xml:space="preserve">The selection of rooms available from the drop down menu will be </w:t>
      </w:r>
      <w:r w:rsidRPr="004A04C5">
        <w:rPr>
          <w:b/>
          <w:bCs/>
          <w:lang w:eastAsia="en-GB"/>
        </w:rPr>
        <w:t>dependent on upon the</w:t>
      </w:r>
      <w:r w:rsidRPr="004A04C5" w:rsidR="002D68CE">
        <w:rPr>
          <w:b/>
          <w:bCs/>
          <w:lang w:eastAsia="en-GB"/>
        </w:rPr>
        <w:t xml:space="preserve"> Department limit</w:t>
      </w:r>
      <w:r w:rsidR="002D68CE">
        <w:rPr>
          <w:lang w:eastAsia="en-GB"/>
        </w:rPr>
        <w:t xml:space="preserve"> </w:t>
      </w:r>
      <w:r w:rsidR="00E2209D">
        <w:rPr>
          <w:lang w:eastAsia="en-GB"/>
        </w:rPr>
        <w:t>chosen</w:t>
      </w:r>
      <w:r w:rsidR="00413755">
        <w:rPr>
          <w:lang w:eastAsia="en-GB"/>
        </w:rPr>
        <w:t xml:space="preserve"> in the previous field</w:t>
      </w:r>
      <w:r w:rsidR="00287B85">
        <w:rPr>
          <w:lang w:eastAsia="en-GB"/>
        </w:rPr>
        <w:t xml:space="preserve">, as the Department limits not only control the radionuclides and the </w:t>
      </w:r>
      <w:r w:rsidR="003621B2">
        <w:rPr>
          <w:lang w:eastAsia="en-GB"/>
        </w:rPr>
        <w:t>Users who can use them, they also define which labs and rooms are to be associated with</w:t>
      </w:r>
      <w:r w:rsidR="004A04C5">
        <w:rPr>
          <w:lang w:eastAsia="en-GB"/>
        </w:rPr>
        <w:t xml:space="preserve"> use of</w:t>
      </w:r>
      <w:r w:rsidR="003621B2">
        <w:rPr>
          <w:lang w:eastAsia="en-GB"/>
        </w:rPr>
        <w:t xml:space="preserve"> Unsealed Source inventory.</w:t>
      </w:r>
    </w:p>
    <w:p w:rsidR="0056286D" w:rsidP="004B6DBF" w:rsidRDefault="0056286D" w14:paraId="60C827FA" w14:textId="222AF0D9">
      <w:pPr>
        <w:spacing w:after="0"/>
      </w:pPr>
    </w:p>
    <w:p w:rsidR="00C7538C" w:rsidP="004B6DBF" w:rsidRDefault="00100C04" w14:paraId="301C720E" w14:textId="64667066">
      <w:pPr>
        <w:spacing w:after="0"/>
      </w:pPr>
      <w:r w:rsidRPr="001619DD">
        <w:rPr>
          <w:noProof/>
        </w:rPr>
        <mc:AlternateContent>
          <mc:Choice Requires="wps">
            <w:drawing>
              <wp:anchor distT="0" distB="0" distL="114300" distR="114300" simplePos="0" relativeHeight="251658364" behindDoc="0" locked="0" layoutInCell="1" allowOverlap="1" wp14:anchorId="7A420091" wp14:editId="31221C0C">
                <wp:simplePos x="0" y="0"/>
                <wp:positionH relativeFrom="margin">
                  <wp:posOffset>-246573</wp:posOffset>
                </wp:positionH>
                <wp:positionV relativeFrom="paragraph">
                  <wp:posOffset>2264</wp:posOffset>
                </wp:positionV>
                <wp:extent cx="193675" cy="186055"/>
                <wp:effectExtent l="0" t="0" r="15875" b="23495"/>
                <wp:wrapNone/>
                <wp:docPr id="465592398" name="Oval 14"/>
                <wp:cNvGraphicFramePr/>
                <a:graphic xmlns:a="http://schemas.openxmlformats.org/drawingml/2006/main">
                  <a:graphicData uri="http://schemas.microsoft.com/office/word/2010/wordprocessingShape">
                    <wps:wsp>
                      <wps:cNvSpPr/>
                      <wps:spPr>
                        <a:xfrm>
                          <a:off x="0" y="0"/>
                          <a:ext cx="193675" cy="18605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Pr="00186FC4" w:rsidR="0056286D" w:rsidP="0056286D" w:rsidRDefault="004E68FA" w14:paraId="1AA0A277" w14:textId="29AF4744">
                            <w:pPr>
                              <w:jc w:val="center"/>
                              <w:rPr>
                                <w:sz w:val="16"/>
                                <w:szCs w:val="16"/>
                              </w:rPr>
                            </w:pPr>
                            <w:r>
                              <w:rPr>
                                <w:sz w:val="16"/>
                                <w:szCs w:val="16"/>
                              </w:rPr>
                              <w:t>5</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dec="http://schemas.microsoft.com/office/drawing/2017/decorative" xmlns:a="http://schemas.openxmlformats.org/drawingml/2006/main">
            <w:pict w14:anchorId="68AC332C">
              <v:oval id="_x0000_s1149" style="position:absolute;margin-left:-19.4pt;margin-top:.2pt;width:15.25pt;height:14.65pt;z-index:2516583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fillcolor="#4472c4 [3204]" strokecolor="#09101d [484]" strokeweight="1pt" w14:anchorId="7A4200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">
                <v:stroke joinstyle="miter"/>
                <v:textbox inset="0,0,0,0">
                  <w:txbxContent>
                    <w:p w:rsidRPr="00186FC4" w:rsidR="0056286D" w:rsidP="0056286D" w:rsidRDefault="004E68FA" w14:paraId="4E6894D6" w14:textId="29AF4744">
                      <w:pPr>
                        <w:jc w:val="center"/>
                        <w:rPr>
                          <w:sz w:val="16"/>
                          <w:szCs w:val="16"/>
                        </w:rPr>
                      </w:pPr>
                      <w:r>
                        <w:rPr>
                          <w:sz w:val="16"/>
                          <w:szCs w:val="16"/>
                        </w:rPr>
                        <w:t>5</w:t>
                      </w:r>
                    </w:p>
                  </w:txbxContent>
                </v:textbox>
                <w10:wrap anchorx="margin"/>
              </v:oval>
            </w:pict>
          </mc:Fallback>
        </mc:AlternateContent>
      </w:r>
      <w:r w:rsidR="00C7538C">
        <w:t>Compound</w:t>
      </w:r>
    </w:p>
    <w:p w:rsidR="00F85517" w:rsidP="004B6DBF" w:rsidRDefault="00F85517" w14:paraId="5B013C0A" w14:textId="77777777">
      <w:pPr>
        <w:spacing w:after="0"/>
        <w:rPr>
          <w:lang w:eastAsia="en-GB"/>
        </w:rPr>
      </w:pPr>
    </w:p>
    <w:p w:rsidR="006D610F" w:rsidP="004B6DBF" w:rsidRDefault="00AF62E9" w14:paraId="3511AF48" w14:textId="38651DFB">
      <w:pPr>
        <w:spacing w:after="0"/>
        <w:rPr>
          <w:lang w:eastAsia="en-GB"/>
        </w:rPr>
      </w:pPr>
      <w:r>
        <w:rPr>
          <w:noProof/>
        </w:rPr>
        <w:drawing>
          <wp:inline distT="0" distB="0" distL="0" distR="0" wp14:anchorId="1A3BFA2E" wp14:editId="30E9A123">
            <wp:extent cx="5567082" cy="1578886"/>
            <wp:effectExtent l="0" t="0" r="0" b="2540"/>
            <wp:docPr id="108164786" name="Picture 1" descr="A white rectangular object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64786" name="Picture 1" descr="A white rectangular object with a blue border&#10;&#10;Description automatically generated"/>
                    <pic:cNvPicPr/>
                  </pic:nvPicPr>
                  <pic:blipFill>
                    <a:blip r:embed="rId62"/>
                    <a:stretch>
                      <a:fillRect/>
                    </a:stretch>
                  </pic:blipFill>
                  <pic:spPr>
                    <a:xfrm>
                      <a:off x="0" y="0"/>
                      <a:ext cx="5586178" cy="1584302"/>
                    </a:xfrm>
                    <a:prstGeom prst="rect">
                      <a:avLst/>
                    </a:prstGeom>
                  </pic:spPr>
                </pic:pic>
              </a:graphicData>
            </a:graphic>
          </wp:inline>
        </w:drawing>
      </w:r>
    </w:p>
    <w:p w:rsidR="00730EF3" w:rsidP="004B6DBF" w:rsidRDefault="00730EF3" w14:paraId="1F3E608A" w14:textId="77777777">
      <w:pPr>
        <w:spacing w:after="0"/>
        <w:rPr>
          <w:lang w:eastAsia="en-GB"/>
        </w:rPr>
      </w:pPr>
    </w:p>
    <w:p w:rsidR="004B189E" w:rsidP="004B6DBF" w:rsidRDefault="004B189E" w14:paraId="63864B28" w14:textId="0DD77F61">
      <w:pPr>
        <w:spacing w:after="0"/>
        <w:rPr>
          <w:lang w:eastAsia="en-GB"/>
        </w:rPr>
      </w:pPr>
      <w:r>
        <w:rPr>
          <w:lang w:eastAsia="en-GB"/>
        </w:rPr>
        <w:t>Click into the white space</w:t>
      </w:r>
      <w:r w:rsidR="007367C4">
        <w:rPr>
          <w:lang w:eastAsia="en-GB"/>
        </w:rPr>
        <w:t xml:space="preserve"> to search for the radionuclide required.</w:t>
      </w:r>
      <w:r w:rsidR="0078493C">
        <w:rPr>
          <w:lang w:eastAsia="en-GB"/>
        </w:rPr>
        <w:t xml:space="preserve">  There is a scroll bar shown on the right to move up and down through a list of the available</w:t>
      </w:r>
      <w:r w:rsidR="0013445F">
        <w:rPr>
          <w:lang w:eastAsia="en-GB"/>
        </w:rPr>
        <w:t xml:space="preserve"> radionuclides </w:t>
      </w:r>
      <w:r w:rsidR="00464186">
        <w:rPr>
          <w:lang w:eastAsia="en-GB"/>
        </w:rPr>
        <w:t>dependent</w:t>
      </w:r>
      <w:r w:rsidR="0013445F">
        <w:rPr>
          <w:lang w:eastAsia="en-GB"/>
        </w:rPr>
        <w:t xml:space="preserve"> on the Department limits given.</w:t>
      </w:r>
      <w:r w:rsidR="00464186">
        <w:rPr>
          <w:lang w:eastAsia="en-GB"/>
        </w:rPr>
        <w:t xml:space="preserve">  </w:t>
      </w:r>
    </w:p>
    <w:p w:rsidR="004E68FA" w:rsidP="004B6DBF" w:rsidRDefault="004E68FA" w14:paraId="7573F04A" w14:textId="77777777">
      <w:pPr>
        <w:spacing w:after="0"/>
        <w:rPr>
          <w:lang w:eastAsia="en-GB"/>
        </w:rPr>
      </w:pPr>
    </w:p>
    <w:p w:rsidR="00464186" w:rsidP="004B6DBF" w:rsidRDefault="00464186" w14:paraId="0F5749E6" w14:textId="08F02D2F">
      <w:pPr>
        <w:spacing w:after="0"/>
        <w:rPr>
          <w:lang w:eastAsia="en-GB"/>
        </w:rPr>
      </w:pPr>
      <w:r>
        <w:rPr>
          <w:lang w:eastAsia="en-GB"/>
        </w:rPr>
        <w:t>Note: if it is known exactly</w:t>
      </w:r>
      <w:r w:rsidR="003273C7">
        <w:rPr>
          <w:lang w:eastAsia="en-GB"/>
        </w:rPr>
        <w:t xml:space="preserve"> what you want without scrolling, type in the first few letters</w:t>
      </w:r>
      <w:r w:rsidR="009768A1">
        <w:rPr>
          <w:lang w:eastAsia="en-GB"/>
        </w:rPr>
        <w:t xml:space="preserve"> or the identifier.  F</w:t>
      </w:r>
      <w:r w:rsidR="003273C7">
        <w:rPr>
          <w:lang w:eastAsia="en-GB"/>
        </w:rPr>
        <w:t>or example</w:t>
      </w:r>
      <w:r w:rsidR="009768A1">
        <w:rPr>
          <w:lang w:eastAsia="en-GB"/>
        </w:rPr>
        <w:t>, type in “Tri” or “H-3” and the system will return the answer Tritium</w:t>
      </w:r>
      <w:r w:rsidR="00561B21">
        <w:rPr>
          <w:lang w:eastAsia="en-GB"/>
        </w:rPr>
        <w:t xml:space="preserve"> H-3 compound (given that it is available to select from the Department limits authorised.</w:t>
      </w:r>
    </w:p>
    <w:p w:rsidR="00F85517" w:rsidP="004B6DBF" w:rsidRDefault="00F85517" w14:paraId="3470065E" w14:textId="0F99F491">
      <w:pPr>
        <w:spacing w:after="0"/>
        <w:rPr>
          <w:lang w:eastAsia="en-GB"/>
        </w:rPr>
      </w:pPr>
    </w:p>
    <w:p w:rsidRPr="00D44CCC" w:rsidR="00C7538C" w:rsidP="004B6DBF" w:rsidRDefault="00C7538C" w14:paraId="498D5DC7" w14:textId="30944E98">
      <w:pPr>
        <w:spacing w:after="0"/>
        <w:rPr>
          <w:b/>
        </w:rPr>
      </w:pPr>
      <w:r w:rsidRPr="00D44CCC">
        <w:rPr>
          <w:b/>
        </w:rPr>
        <w:t>Nuclide Authorization</w:t>
      </w:r>
    </w:p>
    <w:p w:rsidR="00FF20C5" w:rsidP="004B6DBF" w:rsidRDefault="00FF20C5" w14:paraId="6693F41E" w14:textId="77777777">
      <w:pPr>
        <w:spacing w:after="0"/>
      </w:pPr>
    </w:p>
    <w:p w:rsidR="002502FC" w:rsidP="002502FC" w:rsidRDefault="00FF20C5" w14:paraId="516C1A6A" w14:textId="6CB997C3">
      <w:pPr>
        <w:spacing w:after="0"/>
        <w:rPr>
          <w:lang w:eastAsia="en-GB"/>
        </w:rPr>
      </w:pPr>
      <w:r>
        <w:t xml:space="preserve">This </w:t>
      </w:r>
      <w:r w:rsidR="00A94421">
        <w:t xml:space="preserve">field </w:t>
      </w:r>
      <w:r>
        <w:t>will only appear once the compound radionuclide has been selected</w:t>
      </w:r>
      <w:r w:rsidR="002502FC">
        <w:t xml:space="preserve"> and </w:t>
      </w:r>
      <w:r w:rsidR="002502FC">
        <w:rPr>
          <w:lang w:eastAsia="en-GB"/>
        </w:rPr>
        <w:t>will follow the authorisation that has been given from the Department limits</w:t>
      </w:r>
      <w:r w:rsidR="005C45A4">
        <w:rPr>
          <w:lang w:eastAsia="en-GB"/>
        </w:rPr>
        <w:t>.  It</w:t>
      </w:r>
      <w:r w:rsidR="002502FC">
        <w:rPr>
          <w:lang w:eastAsia="en-GB"/>
        </w:rPr>
        <w:t xml:space="preserve"> is a way of grouping authorisation where multiple limits are available for type of radionuclide.</w:t>
      </w:r>
    </w:p>
    <w:p w:rsidR="00B56B7E" w:rsidP="004B6DBF" w:rsidRDefault="00B56B7E" w14:paraId="3313961E" w14:textId="77777777">
      <w:pPr>
        <w:spacing w:after="0"/>
        <w:rPr>
          <w:lang w:eastAsia="en-GB"/>
        </w:rPr>
      </w:pPr>
    </w:p>
    <w:p w:rsidR="00B56B7E" w:rsidP="004B6DBF" w:rsidRDefault="00730EF3" w14:paraId="7E097DCD" w14:textId="37DFDD43">
      <w:pPr>
        <w:spacing w:after="0"/>
        <w:rPr>
          <w:lang w:eastAsia="en-GB"/>
        </w:rPr>
      </w:pPr>
      <w:r>
        <w:rPr>
          <w:noProof/>
        </w:rPr>
        <w:drawing>
          <wp:inline distT="0" distB="0" distL="0" distR="0" wp14:anchorId="223825FD" wp14:editId="4B6D8F1E">
            <wp:extent cx="5472953" cy="1060906"/>
            <wp:effectExtent l="0" t="0" r="0" b="6350"/>
            <wp:docPr id="31594215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942157" name="Picture 1" descr="A screenshot of a computer&#10;&#10;Description automatically generated"/>
                    <pic:cNvPicPr/>
                  </pic:nvPicPr>
                  <pic:blipFill>
                    <a:blip r:embed="rId63"/>
                    <a:stretch>
                      <a:fillRect/>
                    </a:stretch>
                  </pic:blipFill>
                  <pic:spPr>
                    <a:xfrm>
                      <a:off x="0" y="0"/>
                      <a:ext cx="5500791" cy="1066302"/>
                    </a:xfrm>
                    <a:prstGeom prst="rect">
                      <a:avLst/>
                    </a:prstGeom>
                  </pic:spPr>
                </pic:pic>
              </a:graphicData>
            </a:graphic>
          </wp:inline>
        </w:drawing>
      </w:r>
    </w:p>
    <w:p w:rsidR="00730EF3" w:rsidP="004B6DBF" w:rsidRDefault="00730EF3" w14:paraId="29EE39C2" w14:textId="77777777">
      <w:pPr>
        <w:spacing w:after="0"/>
        <w:rPr>
          <w:lang w:eastAsia="en-GB"/>
        </w:rPr>
      </w:pPr>
    </w:p>
    <w:p w:rsidR="00855BCA" w:rsidP="004B6DBF" w:rsidRDefault="00855BCA" w14:paraId="061BE3A2" w14:textId="10265742">
      <w:pPr>
        <w:spacing w:after="0"/>
        <w:rPr>
          <w:lang w:eastAsia="en-GB"/>
        </w:rPr>
      </w:pPr>
      <w:r>
        <w:rPr>
          <w:lang w:eastAsia="en-GB"/>
        </w:rPr>
        <w:t>If there is only one authorisation for the radionuclide that will be the authorisation automatically selected</w:t>
      </w:r>
      <w:r w:rsidR="008613ED">
        <w:rPr>
          <w:lang w:eastAsia="en-GB"/>
        </w:rPr>
        <w:t xml:space="preserve">.  In the example above, there is only one authorisation available for the radionuclide Tritium, hence it is </w:t>
      </w:r>
      <w:r w:rsidR="006B5FBC">
        <w:rPr>
          <w:lang w:eastAsia="en-GB"/>
        </w:rPr>
        <w:t>automatically populated.</w:t>
      </w:r>
    </w:p>
    <w:p w:rsidR="00B7054F" w:rsidP="004B6DBF" w:rsidRDefault="00B7054F" w14:paraId="0CF51FF3" w14:textId="77777777">
      <w:pPr>
        <w:spacing w:after="0"/>
        <w:rPr>
          <w:lang w:eastAsia="en-GB"/>
        </w:rPr>
      </w:pPr>
    </w:p>
    <w:p w:rsidR="00631F1C" w:rsidP="00572BC1" w:rsidRDefault="00631F1C" w14:paraId="3C32E4DE" w14:textId="1C0A920D">
      <w:pPr>
        <w:spacing w:after="0"/>
        <w:rPr>
          <w:lang w:eastAsia="en-GB"/>
        </w:rPr>
      </w:pPr>
      <w:r>
        <w:rPr>
          <w:noProof/>
        </w:rPr>
        <w:drawing>
          <wp:inline distT="0" distB="0" distL="0" distR="0" wp14:anchorId="55B0A08D" wp14:editId="7B8952F0">
            <wp:extent cx="1425388" cy="1636146"/>
            <wp:effectExtent l="0" t="0" r="3810" b="2540"/>
            <wp:docPr id="37052634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526342" name="Picture 1" descr="A screenshot of a computer&#10;&#10;Description automatically generated"/>
                    <pic:cNvPicPr/>
                  </pic:nvPicPr>
                  <pic:blipFill>
                    <a:blip r:embed="rId64"/>
                    <a:stretch>
                      <a:fillRect/>
                    </a:stretch>
                  </pic:blipFill>
                  <pic:spPr>
                    <a:xfrm>
                      <a:off x="0" y="0"/>
                      <a:ext cx="1429699" cy="1641095"/>
                    </a:xfrm>
                    <a:prstGeom prst="rect">
                      <a:avLst/>
                    </a:prstGeom>
                  </pic:spPr>
                </pic:pic>
              </a:graphicData>
            </a:graphic>
          </wp:inline>
        </w:drawing>
      </w:r>
      <w:r>
        <w:rPr>
          <w:lang w:eastAsia="en-GB"/>
        </w:rPr>
        <w:t xml:space="preserve"> </w:t>
      </w:r>
      <w:r w:rsidRPr="00631F1C">
        <w:rPr>
          <w:noProof/>
          <w:lang w:eastAsia="en-GB"/>
        </w:rPr>
        <w:drawing>
          <wp:inline distT="0" distB="0" distL="0" distR="0" wp14:anchorId="516A87FA" wp14:editId="40D07329">
            <wp:extent cx="2043953" cy="1644048"/>
            <wp:effectExtent l="0" t="0" r="0" b="0"/>
            <wp:docPr id="175182823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828231" name="Picture 1" descr="A screenshot of a computer&#10;&#10;Description automatically generated"/>
                    <pic:cNvPicPr/>
                  </pic:nvPicPr>
                  <pic:blipFill>
                    <a:blip r:embed="rId65"/>
                    <a:stretch>
                      <a:fillRect/>
                    </a:stretch>
                  </pic:blipFill>
                  <pic:spPr>
                    <a:xfrm>
                      <a:off x="0" y="0"/>
                      <a:ext cx="2062840" cy="1659240"/>
                    </a:xfrm>
                    <a:prstGeom prst="rect">
                      <a:avLst/>
                    </a:prstGeom>
                  </pic:spPr>
                </pic:pic>
              </a:graphicData>
            </a:graphic>
          </wp:inline>
        </w:drawing>
      </w:r>
      <w:r w:rsidR="00D70D19">
        <w:rPr>
          <w:lang w:eastAsia="en-GB"/>
        </w:rPr>
        <w:t xml:space="preserve"> </w:t>
      </w:r>
      <w:r w:rsidR="00521493">
        <w:rPr>
          <w:noProof/>
        </w:rPr>
        <w:drawing>
          <wp:inline distT="0" distB="0" distL="0" distR="0" wp14:anchorId="7FFCF490" wp14:editId="0A330E15">
            <wp:extent cx="2073275" cy="1633324"/>
            <wp:effectExtent l="0" t="0" r="3175" b="5080"/>
            <wp:docPr id="1159434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434114" name=""/>
                    <pic:cNvPicPr/>
                  </pic:nvPicPr>
                  <pic:blipFill>
                    <a:blip r:embed="rId66"/>
                    <a:stretch>
                      <a:fillRect/>
                    </a:stretch>
                  </pic:blipFill>
                  <pic:spPr>
                    <a:xfrm>
                      <a:off x="0" y="0"/>
                      <a:ext cx="2096489" cy="1651612"/>
                    </a:xfrm>
                    <a:prstGeom prst="rect">
                      <a:avLst/>
                    </a:prstGeom>
                  </pic:spPr>
                </pic:pic>
              </a:graphicData>
            </a:graphic>
          </wp:inline>
        </w:drawing>
      </w:r>
    </w:p>
    <w:p w:rsidR="006B5FBC" w:rsidP="009E0828" w:rsidRDefault="006B5FBC" w14:paraId="6819AEA5" w14:textId="77777777">
      <w:pPr>
        <w:spacing w:after="0"/>
        <w:rPr>
          <w:lang w:eastAsia="en-GB"/>
        </w:rPr>
      </w:pPr>
    </w:p>
    <w:p w:rsidR="006B5FBC" w:rsidP="001D2036" w:rsidRDefault="006B5FBC" w14:paraId="11EEF08D" w14:textId="4FE28BB9">
      <w:pPr>
        <w:rPr>
          <w:lang w:eastAsia="en-GB"/>
        </w:rPr>
      </w:pPr>
      <w:r>
        <w:rPr>
          <w:lang w:eastAsia="en-GB"/>
        </w:rPr>
        <w:t>The example above is for Strontium</w:t>
      </w:r>
      <w:r w:rsidR="00401F5C">
        <w:rPr>
          <w:lang w:eastAsia="en-GB"/>
        </w:rPr>
        <w:t>.  By clicking on the drop down arrow, it is seen that there are two authorisations available</w:t>
      </w:r>
      <w:r w:rsidR="00C24224">
        <w:rPr>
          <w:lang w:eastAsia="en-GB"/>
        </w:rPr>
        <w:t xml:space="preserve"> (box 1)</w:t>
      </w:r>
      <w:r w:rsidR="00E17F1A">
        <w:rPr>
          <w:lang w:eastAsia="en-GB"/>
        </w:rPr>
        <w:t>.</w:t>
      </w:r>
      <w:r w:rsidR="00401F5C">
        <w:rPr>
          <w:lang w:eastAsia="en-GB"/>
        </w:rPr>
        <w:t xml:space="preserve"> The User must select the most appropriate authorisation.</w:t>
      </w:r>
      <w:r w:rsidR="00F26A91">
        <w:rPr>
          <w:lang w:eastAsia="en-GB"/>
        </w:rPr>
        <w:t xml:space="preserve">  i.e. should the entry fall under the 2GB (2,000 MBq) </w:t>
      </w:r>
      <w:r w:rsidR="00304929">
        <w:rPr>
          <w:lang w:eastAsia="en-GB"/>
        </w:rPr>
        <w:t>limit</w:t>
      </w:r>
      <w:r w:rsidR="00F26A91">
        <w:rPr>
          <w:lang w:eastAsia="en-GB"/>
        </w:rPr>
        <w:t xml:space="preserve"> </w:t>
      </w:r>
      <w:r w:rsidR="00E17F1A">
        <w:rPr>
          <w:lang w:eastAsia="en-GB"/>
        </w:rPr>
        <w:t xml:space="preserve">(box 2), </w:t>
      </w:r>
      <w:r w:rsidR="00F26A91">
        <w:rPr>
          <w:lang w:eastAsia="en-GB"/>
        </w:rPr>
        <w:t xml:space="preserve">or the </w:t>
      </w:r>
      <w:r w:rsidR="00382485">
        <w:rPr>
          <w:lang w:eastAsia="en-GB"/>
        </w:rPr>
        <w:t xml:space="preserve">1.48GB </w:t>
      </w:r>
      <w:r w:rsidR="00E17FAC">
        <w:rPr>
          <w:lang w:eastAsia="en-GB"/>
        </w:rPr>
        <w:t>(1,480 MBq)</w:t>
      </w:r>
      <w:r w:rsidR="00304929">
        <w:rPr>
          <w:lang w:eastAsia="en-GB"/>
        </w:rPr>
        <w:t xml:space="preserve"> limit</w:t>
      </w:r>
      <w:r w:rsidR="00E17F1A">
        <w:rPr>
          <w:lang w:eastAsia="en-GB"/>
        </w:rPr>
        <w:t xml:space="preserve"> (box 3).</w:t>
      </w:r>
    </w:p>
    <w:p w:rsidR="00304929" w:rsidP="009E0828" w:rsidRDefault="00304929" w14:paraId="0CD93B98" w14:textId="3E18A547">
      <w:pPr>
        <w:spacing w:after="0"/>
        <w:rPr>
          <w:lang w:eastAsia="en-GB"/>
        </w:rPr>
      </w:pPr>
      <w:r>
        <w:rPr>
          <w:lang w:eastAsia="en-GB"/>
        </w:rPr>
        <w:t xml:space="preserve">Note: the “Vial Count” </w:t>
      </w:r>
      <w:r w:rsidR="008D54AF">
        <w:rPr>
          <w:lang w:eastAsia="en-GB"/>
        </w:rPr>
        <w:t>shown in the above screenshots</w:t>
      </w:r>
      <w:r>
        <w:rPr>
          <w:lang w:eastAsia="en-GB"/>
        </w:rPr>
        <w:t xml:space="preserve"> is the number of</w:t>
      </w:r>
      <w:r w:rsidR="0030049F">
        <w:rPr>
          <w:lang w:eastAsia="en-GB"/>
        </w:rPr>
        <w:t xml:space="preserve"> inventory items that can be held in the relevant category.</w:t>
      </w:r>
    </w:p>
    <w:p w:rsidR="00D75A2A" w:rsidP="009E0828" w:rsidRDefault="00D75A2A" w14:paraId="19CD0C5F" w14:textId="480E8332">
      <w:pPr>
        <w:spacing w:after="0"/>
        <w:rPr>
          <w:lang w:eastAsia="en-GB"/>
        </w:rPr>
      </w:pPr>
    </w:p>
    <w:p w:rsidR="00FC2ECB" w:rsidP="009E0828" w:rsidRDefault="00FC2ECB" w14:paraId="0A3A6474" w14:textId="7FF5C394">
      <w:pPr>
        <w:spacing w:after="0"/>
        <w:rPr>
          <w:b/>
          <w:bCs/>
          <w:lang w:eastAsia="en-GB"/>
        </w:rPr>
      </w:pPr>
      <w:r>
        <w:rPr>
          <w:b/>
          <w:bCs/>
          <w:lang w:eastAsia="en-GB"/>
        </w:rPr>
        <w:t>Dynamic Authorization</w:t>
      </w:r>
    </w:p>
    <w:p w:rsidRPr="00FC2ECB" w:rsidR="00FC2ECB" w:rsidP="009E0828" w:rsidRDefault="00FC2ECB" w14:paraId="5BE266C3" w14:textId="77777777">
      <w:pPr>
        <w:spacing w:after="0"/>
        <w:rPr>
          <w:b/>
          <w:bCs/>
          <w:lang w:eastAsia="en-GB"/>
        </w:rPr>
      </w:pPr>
    </w:p>
    <w:p w:rsidR="00D75A2A" w:rsidP="009E0828" w:rsidRDefault="00D75A2A" w14:paraId="0D04E6EE" w14:textId="4EA0D7D4">
      <w:pPr>
        <w:spacing w:after="0"/>
        <w:rPr>
          <w:lang w:eastAsia="en-GB"/>
        </w:rPr>
      </w:pPr>
      <w:r>
        <w:rPr>
          <w:lang w:eastAsia="en-GB"/>
        </w:rPr>
        <w:t>The system can also</w:t>
      </w:r>
      <w:r w:rsidR="00CF66A6">
        <w:rPr>
          <w:lang w:eastAsia="en-GB"/>
        </w:rPr>
        <w:t xml:space="preserve"> assign</w:t>
      </w:r>
      <w:r w:rsidR="009E3D48">
        <w:rPr>
          <w:lang w:eastAsia="en-GB"/>
        </w:rPr>
        <w:t xml:space="preserve"> the inventory item automatically to the most appropriate authorisation.  The system will do this by all</w:t>
      </w:r>
      <w:r w:rsidR="00F5082C">
        <w:rPr>
          <w:lang w:eastAsia="en-GB"/>
        </w:rPr>
        <w:t>ocating the radionuclide to the lowest value authorisation first until the category is full or the inventory item cannot fit within the value limit remaining</w:t>
      </w:r>
      <w:r w:rsidR="006C5A35">
        <w:rPr>
          <w:lang w:eastAsia="en-GB"/>
        </w:rPr>
        <w:t xml:space="preserve"> for that category.</w:t>
      </w:r>
    </w:p>
    <w:p w:rsidR="00C7538C" w:rsidP="00790D7D" w:rsidRDefault="00B832B4" w14:paraId="1E7581A9" w14:textId="2D0C1BE5">
      <w:pPr>
        <w:spacing w:after="0"/>
      </w:pPr>
      <w:r w:rsidRPr="001619DD">
        <w:rPr>
          <w:noProof/>
        </w:rPr>
        <mc:AlternateContent>
          <mc:Choice Requires="wps">
            <w:drawing>
              <wp:anchor distT="0" distB="0" distL="114300" distR="114300" simplePos="0" relativeHeight="251658365" behindDoc="0" locked="0" layoutInCell="1" allowOverlap="1" wp14:anchorId="3BF19D50" wp14:editId="7E986451">
                <wp:simplePos x="0" y="0"/>
                <wp:positionH relativeFrom="margin">
                  <wp:posOffset>-278946</wp:posOffset>
                </wp:positionH>
                <wp:positionV relativeFrom="paragraph">
                  <wp:posOffset>-14514</wp:posOffset>
                </wp:positionV>
                <wp:extent cx="193675" cy="186055"/>
                <wp:effectExtent l="0" t="0" r="15875" b="23495"/>
                <wp:wrapNone/>
                <wp:docPr id="1955868943" name="Oval 14"/>
                <wp:cNvGraphicFramePr/>
                <a:graphic xmlns:a="http://schemas.openxmlformats.org/drawingml/2006/main">
                  <a:graphicData uri="http://schemas.microsoft.com/office/word/2010/wordprocessingShape">
                    <wps:wsp>
                      <wps:cNvSpPr/>
                      <wps:spPr>
                        <a:xfrm>
                          <a:off x="0" y="0"/>
                          <a:ext cx="193675" cy="18605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Pr="00186FC4" w:rsidR="005A280B" w:rsidP="005A280B" w:rsidRDefault="005A280B" w14:paraId="70ED5ADE" w14:textId="394C856F">
                            <w:pPr>
                              <w:jc w:val="center"/>
                              <w:rPr>
                                <w:sz w:val="16"/>
                                <w:szCs w:val="16"/>
                              </w:rPr>
                            </w:pPr>
                            <w:r>
                              <w:rPr>
                                <w:sz w:val="16"/>
                                <w:szCs w:val="16"/>
                              </w:rPr>
                              <w:t>6</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dec="http://schemas.microsoft.com/office/drawing/2017/decorative" xmlns:a="http://schemas.openxmlformats.org/drawingml/2006/main">
            <w:pict w14:anchorId="31AB66FA">
              <v:oval id="_x0000_s1150" style="position:absolute;margin-left:-21.95pt;margin-top:-1.15pt;width:15.25pt;height:14.65pt;z-index:25165836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fillcolor="#4472c4 [3204]" strokecolor="#09101d [484]" strokeweight="1pt" w14:anchorId="3BF19D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">
                <v:stroke joinstyle="miter"/>
                <v:textbox inset="0,0,0,0">
                  <w:txbxContent>
                    <w:p w:rsidRPr="00186FC4" w:rsidR="005A280B" w:rsidP="005A280B" w:rsidRDefault="005A280B" w14:paraId="68AED84D" w14:textId="394C856F">
                      <w:pPr>
                        <w:jc w:val="center"/>
                        <w:rPr>
                          <w:sz w:val="16"/>
                          <w:szCs w:val="16"/>
                        </w:rPr>
                      </w:pPr>
                      <w:r>
                        <w:rPr>
                          <w:sz w:val="16"/>
                          <w:szCs w:val="16"/>
                        </w:rPr>
                        <w:t>6</w:t>
                      </w:r>
                    </w:p>
                  </w:txbxContent>
                </v:textbox>
                <w10:wrap anchorx="margin"/>
              </v:oval>
            </w:pict>
          </mc:Fallback>
        </mc:AlternateContent>
      </w:r>
      <w:r w:rsidR="00C7538C">
        <w:t>Reference Date</w:t>
      </w:r>
    </w:p>
    <w:p w:rsidR="00FC2ECB" w:rsidP="00790D7D" w:rsidRDefault="00FC2ECB" w14:paraId="1BBB69EE" w14:textId="5DA5546C">
      <w:pPr>
        <w:spacing w:after="0"/>
        <w:rPr>
          <w:lang w:eastAsia="en-GB"/>
        </w:rPr>
      </w:pPr>
    </w:p>
    <w:p w:rsidR="00930FA6" w:rsidP="00790D7D" w:rsidRDefault="00930FA6" w14:paraId="0268BAA2" w14:textId="160B8418">
      <w:pPr>
        <w:spacing w:after="0"/>
        <w:rPr>
          <w:lang w:eastAsia="en-GB"/>
        </w:rPr>
      </w:pPr>
      <w:r w:rsidRPr="00930FA6">
        <w:rPr>
          <w:noProof/>
          <w:lang w:eastAsia="en-GB"/>
        </w:rPr>
        <w:drawing>
          <wp:inline distT="0" distB="0" distL="0" distR="0" wp14:anchorId="3919C61A" wp14:editId="0EE6E480">
            <wp:extent cx="4663951" cy="565053"/>
            <wp:effectExtent l="0" t="0" r="3810" b="6985"/>
            <wp:docPr id="1721284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284645" name=""/>
                    <pic:cNvPicPr/>
                  </pic:nvPicPr>
                  <pic:blipFill>
                    <a:blip r:embed="rId67"/>
                    <a:stretch>
                      <a:fillRect/>
                    </a:stretch>
                  </pic:blipFill>
                  <pic:spPr>
                    <a:xfrm>
                      <a:off x="0" y="0"/>
                      <a:ext cx="4702427" cy="569714"/>
                    </a:xfrm>
                    <a:prstGeom prst="rect">
                      <a:avLst/>
                    </a:prstGeom>
                  </pic:spPr>
                </pic:pic>
              </a:graphicData>
            </a:graphic>
          </wp:inline>
        </w:drawing>
      </w:r>
    </w:p>
    <w:p w:rsidR="00930FA6" w:rsidP="00790D7D" w:rsidRDefault="00930FA6" w14:paraId="6E6A189F" w14:textId="1F3E1F2D">
      <w:pPr>
        <w:spacing w:after="0"/>
        <w:rPr>
          <w:lang w:eastAsia="en-GB"/>
        </w:rPr>
      </w:pPr>
    </w:p>
    <w:p w:rsidR="005877FE" w:rsidP="00790D7D" w:rsidRDefault="005877FE" w14:paraId="75BF2858" w14:textId="0958A38F">
      <w:pPr>
        <w:spacing w:after="0"/>
        <w:rPr>
          <w:lang w:eastAsia="en-GB"/>
        </w:rPr>
      </w:pPr>
      <w:r>
        <w:rPr>
          <w:lang w:eastAsia="en-GB"/>
        </w:rPr>
        <w:t xml:space="preserve">This is the reference date for the system </w:t>
      </w:r>
      <w:r w:rsidR="0042559F">
        <w:rPr>
          <w:lang w:eastAsia="en-GB"/>
        </w:rPr>
        <w:t>to</w:t>
      </w:r>
      <w:r>
        <w:rPr>
          <w:lang w:eastAsia="en-GB"/>
        </w:rPr>
        <w:t xml:space="preserve"> calculate the </w:t>
      </w:r>
      <w:r w:rsidR="00103DE7">
        <w:rPr>
          <w:lang w:eastAsia="en-GB"/>
        </w:rPr>
        <w:t>half-life</w:t>
      </w:r>
      <w:r>
        <w:rPr>
          <w:lang w:eastAsia="en-GB"/>
        </w:rPr>
        <w:t xml:space="preserve"> of the radionuclide.</w:t>
      </w:r>
      <w:r w:rsidR="00054E2D">
        <w:rPr>
          <w:lang w:eastAsia="en-GB"/>
        </w:rPr>
        <w:t xml:space="preserve"> i.e. the date that the radionuclide came into being.</w:t>
      </w:r>
    </w:p>
    <w:p w:rsidR="001E52CF" w:rsidP="00790D7D" w:rsidRDefault="001E52CF" w14:paraId="69DA161F" w14:textId="04B9D832">
      <w:pPr>
        <w:spacing w:after="0"/>
        <w:rPr>
          <w:lang w:eastAsia="en-GB"/>
        </w:rPr>
      </w:pPr>
    </w:p>
    <w:p w:rsidR="00FC2ECB" w:rsidP="00790D7D" w:rsidRDefault="005877FE" w14:paraId="24409718" w14:textId="41C3D1E1">
      <w:pPr>
        <w:spacing w:after="0"/>
        <w:rPr>
          <w:lang w:eastAsia="en-GB"/>
        </w:rPr>
      </w:pPr>
      <w:r>
        <w:rPr>
          <w:lang w:eastAsia="en-GB"/>
        </w:rPr>
        <w:t xml:space="preserve">As best practice, </w:t>
      </w:r>
      <w:r w:rsidRPr="005877FE">
        <w:rPr>
          <w:lang w:eastAsia="en-GB"/>
        </w:rPr>
        <w:t xml:space="preserve">for sources with a half-life of greater than 24 hours </w:t>
      </w:r>
      <w:r w:rsidR="00B876BB">
        <w:rPr>
          <w:lang w:eastAsia="en-GB"/>
        </w:rPr>
        <w:t xml:space="preserve">the </w:t>
      </w:r>
      <w:r w:rsidRPr="005877FE">
        <w:rPr>
          <w:lang w:eastAsia="en-GB"/>
        </w:rPr>
        <w:t xml:space="preserve">record </w:t>
      </w:r>
      <w:r w:rsidR="00B876BB">
        <w:rPr>
          <w:lang w:eastAsia="en-GB"/>
        </w:rPr>
        <w:t xml:space="preserve">must be set with </w:t>
      </w:r>
      <w:r w:rsidRPr="005877FE">
        <w:rPr>
          <w:lang w:eastAsia="en-GB"/>
        </w:rPr>
        <w:t>the</w:t>
      </w:r>
      <w:r w:rsidR="00B876BB">
        <w:rPr>
          <w:lang w:eastAsia="en-GB"/>
        </w:rPr>
        <w:t xml:space="preserve"> relevant</w:t>
      </w:r>
      <w:r w:rsidRPr="005877FE">
        <w:rPr>
          <w:lang w:eastAsia="en-GB"/>
        </w:rPr>
        <w:t xml:space="preserve"> date and set the time as 12 noon. For sources with half-life less than 24 hrs, </w:t>
      </w:r>
      <w:r w:rsidR="00983325">
        <w:rPr>
          <w:lang w:eastAsia="en-GB"/>
        </w:rPr>
        <w:t xml:space="preserve">the record must </w:t>
      </w:r>
      <w:r w:rsidRPr="005877FE">
        <w:rPr>
          <w:lang w:eastAsia="en-GB"/>
        </w:rPr>
        <w:t>record</w:t>
      </w:r>
      <w:r w:rsidR="00983325">
        <w:rPr>
          <w:lang w:eastAsia="en-GB"/>
        </w:rPr>
        <w:t xml:space="preserve"> the relevant date and </w:t>
      </w:r>
      <w:r w:rsidR="00103DE7">
        <w:rPr>
          <w:lang w:eastAsia="en-GB"/>
        </w:rPr>
        <w:t>actual</w:t>
      </w:r>
      <w:r w:rsidRPr="005877FE">
        <w:rPr>
          <w:lang w:eastAsia="en-GB"/>
        </w:rPr>
        <w:t xml:space="preserve"> time if that info is available.</w:t>
      </w:r>
    </w:p>
    <w:p w:rsidR="005877FE" w:rsidP="00790D7D" w:rsidRDefault="005877FE" w14:paraId="7725C3FC" w14:textId="0EEEA483">
      <w:pPr>
        <w:spacing w:after="0"/>
        <w:rPr>
          <w:lang w:eastAsia="en-GB"/>
        </w:rPr>
      </w:pPr>
    </w:p>
    <w:p w:rsidR="00DA44B5" w:rsidP="00790D7D" w:rsidRDefault="00C57370" w14:paraId="1577C4ED" w14:textId="2A40EFE0">
      <w:pPr>
        <w:spacing w:after="0"/>
        <w:rPr>
          <w:b/>
          <w:bCs/>
          <w:lang w:eastAsia="en-GB"/>
        </w:rPr>
      </w:pPr>
      <w:r w:rsidRPr="00412803">
        <w:rPr>
          <w:b/>
          <w:bCs/>
          <w:lang w:eastAsia="en-GB"/>
        </w:rPr>
        <w:t>System Calculated Fields</w:t>
      </w:r>
    </w:p>
    <w:p w:rsidR="00732368" w:rsidP="00790D7D" w:rsidRDefault="00732368" w14:paraId="75B5D8B4" w14:textId="61CD0A9A">
      <w:pPr>
        <w:spacing w:after="0"/>
        <w:rPr>
          <w:b/>
          <w:bCs/>
          <w:lang w:eastAsia="en-GB"/>
        </w:rPr>
      </w:pPr>
    </w:p>
    <w:p w:rsidRPr="00732368" w:rsidR="00732368" w:rsidP="00790D7D" w:rsidRDefault="00732368" w14:paraId="39E3BCBA" w14:textId="63F0BFB9">
      <w:pPr>
        <w:spacing w:after="0"/>
        <w:rPr>
          <w:lang w:eastAsia="en-GB"/>
        </w:rPr>
      </w:pPr>
      <w:r>
        <w:rPr>
          <w:lang w:eastAsia="en-GB"/>
        </w:rPr>
        <w:t xml:space="preserve">The system will calculate a value based on the inputs given.  </w:t>
      </w:r>
      <w:r w:rsidR="00BE556F">
        <w:rPr>
          <w:lang w:eastAsia="en-GB"/>
        </w:rPr>
        <w:t>2 inputs are required to calculate the 3</w:t>
      </w:r>
      <w:r w:rsidRPr="00BE556F" w:rsidR="00BE556F">
        <w:rPr>
          <w:vertAlign w:val="superscript"/>
          <w:lang w:eastAsia="en-GB"/>
        </w:rPr>
        <w:t>rd</w:t>
      </w:r>
      <w:r w:rsidR="00BE556F">
        <w:rPr>
          <w:lang w:eastAsia="en-GB"/>
        </w:rPr>
        <w:t xml:space="preserve"> variable.</w:t>
      </w:r>
    </w:p>
    <w:p w:rsidRPr="00412803" w:rsidR="006B4E94" w:rsidP="00790D7D" w:rsidRDefault="006B4E94" w14:paraId="47E71A18" w14:textId="610727A1">
      <w:pPr>
        <w:spacing w:after="0"/>
        <w:rPr>
          <w:b/>
          <w:bCs/>
          <w:lang w:eastAsia="en-GB"/>
        </w:rPr>
      </w:pPr>
    </w:p>
    <w:p w:rsidR="00C57370" w:rsidP="00790D7D" w:rsidRDefault="00C57370" w14:paraId="0EEB6C42" w14:textId="45056C59">
      <w:pPr>
        <w:spacing w:after="0"/>
        <w:rPr>
          <w:lang w:eastAsia="en-GB"/>
        </w:rPr>
      </w:pPr>
      <w:r>
        <w:rPr>
          <w:lang w:eastAsia="en-GB"/>
        </w:rPr>
        <w:t xml:space="preserve">Reference Activity + Reference Mass = </w:t>
      </w:r>
      <w:r w:rsidR="002402E2">
        <w:rPr>
          <w:lang w:eastAsia="en-GB"/>
        </w:rPr>
        <w:t>Specific Activity</w:t>
      </w:r>
    </w:p>
    <w:p w:rsidR="00412803" w:rsidP="00790D7D" w:rsidRDefault="00412803" w14:paraId="4B935042" w14:textId="0FEA755E">
      <w:pPr>
        <w:spacing w:after="0"/>
        <w:rPr>
          <w:lang w:eastAsia="en-GB"/>
        </w:rPr>
      </w:pPr>
      <w:r>
        <w:rPr>
          <w:lang w:eastAsia="en-GB"/>
        </w:rPr>
        <w:t>Reference Activity + Reference Volume = Activity Concentration</w:t>
      </w:r>
    </w:p>
    <w:p w:rsidR="00EC1202" w:rsidP="00790D7D" w:rsidRDefault="00EC1202" w14:paraId="0F272CD5" w14:textId="2A01F94B">
      <w:pPr>
        <w:spacing w:after="0"/>
        <w:rPr>
          <w:lang w:eastAsia="en-GB"/>
        </w:rPr>
      </w:pPr>
      <w:r>
        <w:rPr>
          <w:lang w:eastAsia="en-GB"/>
        </w:rPr>
        <w:t>Reference Activity + Activity Concentration = Reference Volume</w:t>
      </w:r>
      <w:r>
        <w:rPr>
          <w:lang w:eastAsia="en-GB"/>
        </w:rPr>
        <w:tab/>
      </w:r>
    </w:p>
    <w:p w:rsidR="00EC1202" w:rsidP="00790D7D" w:rsidRDefault="00EC1202" w14:paraId="3BCD2E7C" w14:textId="3877ACFA">
      <w:pPr>
        <w:spacing w:after="0"/>
        <w:rPr>
          <w:lang w:eastAsia="en-GB"/>
        </w:rPr>
      </w:pPr>
      <w:r>
        <w:rPr>
          <w:lang w:eastAsia="en-GB"/>
        </w:rPr>
        <w:t>Re</w:t>
      </w:r>
      <w:r w:rsidR="00850BB5">
        <w:rPr>
          <w:lang w:eastAsia="en-GB"/>
        </w:rPr>
        <w:t>ference Activity + Specific Activity = Reference Mass</w:t>
      </w:r>
    </w:p>
    <w:p w:rsidR="002738FF" w:rsidP="00790D7D" w:rsidRDefault="002738FF" w14:paraId="6CE9BB25" w14:textId="168F283F">
      <w:pPr>
        <w:spacing w:after="0"/>
        <w:rPr>
          <w:lang w:eastAsia="en-GB"/>
        </w:rPr>
      </w:pPr>
      <w:r>
        <w:rPr>
          <w:lang w:eastAsia="en-GB"/>
        </w:rPr>
        <w:t>Reference Mass + Specific Activity = Reference Activity</w:t>
      </w:r>
    </w:p>
    <w:p w:rsidR="002738FF" w:rsidP="00790D7D" w:rsidRDefault="002738FF" w14:paraId="7BBC8E53" w14:textId="09DC98FB">
      <w:pPr>
        <w:spacing w:after="0"/>
        <w:rPr>
          <w:lang w:eastAsia="en-GB"/>
        </w:rPr>
      </w:pPr>
      <w:r>
        <w:rPr>
          <w:lang w:eastAsia="en-GB"/>
        </w:rPr>
        <w:t>Referenc</w:t>
      </w:r>
      <w:r w:rsidR="006E3735">
        <w:rPr>
          <w:lang w:eastAsia="en-GB"/>
        </w:rPr>
        <w:t xml:space="preserve">e Volume + Activity Concentration = </w:t>
      </w:r>
      <w:r w:rsidR="00732368">
        <w:rPr>
          <w:lang w:eastAsia="en-GB"/>
        </w:rPr>
        <w:t>Reference Activity</w:t>
      </w:r>
    </w:p>
    <w:p w:rsidR="00BE556F" w:rsidP="00790D7D" w:rsidRDefault="00BE556F" w14:paraId="0AA45C42" w14:textId="77777777">
      <w:pPr>
        <w:spacing w:after="0"/>
        <w:rPr>
          <w:lang w:eastAsia="en-GB"/>
        </w:rPr>
      </w:pPr>
    </w:p>
    <w:p w:rsidR="00BE556F" w:rsidP="00790D7D" w:rsidRDefault="00BE556F" w14:paraId="22AFB695" w14:textId="5618984A">
      <w:pPr>
        <w:spacing w:after="0"/>
        <w:rPr>
          <w:lang w:eastAsia="en-GB"/>
        </w:rPr>
      </w:pPr>
      <w:r>
        <w:rPr>
          <w:lang w:eastAsia="en-GB"/>
        </w:rPr>
        <w:t>Note: it may be that</w:t>
      </w:r>
      <w:r w:rsidR="00C27DA9">
        <w:rPr>
          <w:lang w:eastAsia="en-GB"/>
        </w:rPr>
        <w:t xml:space="preserve"> only 1 variable is known, in which case other variables must be input manually when known.</w:t>
      </w:r>
    </w:p>
    <w:p w:rsidR="00613110" w:rsidP="00790D7D" w:rsidRDefault="00613110" w14:paraId="7F1FE5C0" w14:textId="33571898">
      <w:pPr>
        <w:spacing w:after="0"/>
        <w:rPr>
          <w:lang w:eastAsia="en-GB"/>
        </w:rPr>
      </w:pPr>
    </w:p>
    <w:p w:rsidR="00C7538C" w:rsidP="00790D7D" w:rsidRDefault="00B832B4" w14:paraId="656659C0" w14:textId="2F575AB5">
      <w:pPr>
        <w:spacing w:after="0"/>
      </w:pPr>
      <w:r w:rsidRPr="003C7FE7">
        <w:rPr>
          <w:noProof/>
        </w:rPr>
        <mc:AlternateContent>
          <mc:Choice Requires="wps">
            <w:drawing>
              <wp:anchor distT="0" distB="0" distL="114300" distR="114300" simplePos="0" relativeHeight="251658366" behindDoc="0" locked="0" layoutInCell="1" allowOverlap="1" wp14:anchorId="1F0C98C7" wp14:editId="0EAB8F11">
                <wp:simplePos x="0" y="0"/>
                <wp:positionH relativeFrom="leftMargin">
                  <wp:posOffset>433415</wp:posOffset>
                </wp:positionH>
                <wp:positionV relativeFrom="paragraph">
                  <wp:posOffset>-28436</wp:posOffset>
                </wp:positionV>
                <wp:extent cx="193675" cy="186055"/>
                <wp:effectExtent l="0" t="0" r="15875" b="23495"/>
                <wp:wrapNone/>
                <wp:docPr id="963529370" name="Oval 14"/>
                <wp:cNvGraphicFramePr/>
                <a:graphic xmlns:a="http://schemas.openxmlformats.org/drawingml/2006/main">
                  <a:graphicData uri="http://schemas.microsoft.com/office/word/2010/wordprocessingShape">
                    <wps:wsp>
                      <wps:cNvSpPr/>
                      <wps:spPr>
                        <a:xfrm>
                          <a:off x="0" y="0"/>
                          <a:ext cx="193675" cy="18605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Pr="00186FC4" w:rsidR="005A280B" w:rsidP="005A280B" w:rsidRDefault="00100C04" w14:paraId="47A7D15C" w14:textId="7F8F2A6B">
                            <w:pPr>
                              <w:jc w:val="center"/>
                              <w:rPr>
                                <w:sz w:val="16"/>
                                <w:szCs w:val="16"/>
                              </w:rPr>
                            </w:pPr>
                            <w:r>
                              <w:rPr>
                                <w:sz w:val="16"/>
                                <w:szCs w:val="16"/>
                              </w:rPr>
                              <w:t>7</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dec="http://schemas.microsoft.com/office/drawing/2017/decorative" xmlns:a="http://schemas.openxmlformats.org/drawingml/2006/main">
            <w:pict w14:anchorId="0C0F7D9B">
              <v:oval id="_x0000_s1151" style="position:absolute;margin-left:34.15pt;margin-top:-2.25pt;width:15.25pt;height:14.65pt;z-index:251658366;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fillcolor="#4472c4 [3204]" strokecolor="#09101d [484]" strokeweight="1pt" w14:anchorId="1F0C98C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">
                <v:stroke joinstyle="miter"/>
                <v:textbox inset="0,0,0,0">
                  <w:txbxContent>
                    <w:p w:rsidRPr="00186FC4" w:rsidR="005A280B" w:rsidP="005A280B" w:rsidRDefault="00100C04" w14:paraId="3BD39E45" w14:textId="7F8F2A6B">
                      <w:pPr>
                        <w:jc w:val="center"/>
                        <w:rPr>
                          <w:sz w:val="16"/>
                          <w:szCs w:val="16"/>
                        </w:rPr>
                      </w:pPr>
                      <w:r>
                        <w:rPr>
                          <w:sz w:val="16"/>
                          <w:szCs w:val="16"/>
                        </w:rPr>
                        <w:t>7</w:t>
                      </w:r>
                    </w:p>
                  </w:txbxContent>
                </v:textbox>
                <w10:wrap anchorx="margin"/>
              </v:oval>
            </w:pict>
          </mc:Fallback>
        </mc:AlternateContent>
      </w:r>
      <w:r w:rsidR="00C7538C">
        <w:t>Reference Activity</w:t>
      </w:r>
    </w:p>
    <w:p w:rsidR="00FA41F3" w:rsidP="00790D7D" w:rsidRDefault="00FA41F3" w14:paraId="3D8F7BE5" w14:textId="5289FE0D">
      <w:pPr>
        <w:spacing w:after="0"/>
        <w:rPr>
          <w:lang w:eastAsia="en-GB"/>
        </w:rPr>
      </w:pPr>
    </w:p>
    <w:p w:rsidR="00FA41F3" w:rsidP="00790D7D" w:rsidRDefault="00880640" w14:paraId="03DE1886" w14:textId="49ECEFE7">
      <w:pPr>
        <w:spacing w:after="0"/>
        <w:rPr>
          <w:lang w:eastAsia="en-GB"/>
        </w:rPr>
      </w:pPr>
      <w:r w:rsidRPr="00880640">
        <w:rPr>
          <w:noProof/>
          <w:lang w:eastAsia="en-GB"/>
        </w:rPr>
        <w:drawing>
          <wp:inline distT="0" distB="0" distL="0" distR="0" wp14:anchorId="20F1A9F7" wp14:editId="3DEA11A0">
            <wp:extent cx="3764876" cy="2449999"/>
            <wp:effectExtent l="0" t="0" r="7620" b="7620"/>
            <wp:docPr id="21002194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21949" name="Picture 1" descr="A screenshot of a computer&#10;&#10;Description automatically generated"/>
                    <pic:cNvPicPr/>
                  </pic:nvPicPr>
                  <pic:blipFill>
                    <a:blip r:embed="rId68"/>
                    <a:stretch>
                      <a:fillRect/>
                    </a:stretch>
                  </pic:blipFill>
                  <pic:spPr>
                    <a:xfrm>
                      <a:off x="0" y="0"/>
                      <a:ext cx="3776107" cy="2457307"/>
                    </a:xfrm>
                    <a:prstGeom prst="rect">
                      <a:avLst/>
                    </a:prstGeom>
                  </pic:spPr>
                </pic:pic>
              </a:graphicData>
            </a:graphic>
          </wp:inline>
        </w:drawing>
      </w:r>
    </w:p>
    <w:p w:rsidR="00880640" w:rsidP="00790D7D" w:rsidRDefault="00880640" w14:paraId="2289EBF8" w14:textId="77777777">
      <w:pPr>
        <w:spacing w:after="0"/>
        <w:rPr>
          <w:lang w:eastAsia="en-GB"/>
        </w:rPr>
      </w:pPr>
    </w:p>
    <w:p w:rsidR="004124F2" w:rsidP="00790D7D" w:rsidRDefault="00880640" w14:paraId="642429A8" w14:textId="1FA8E463">
      <w:pPr>
        <w:spacing w:after="0"/>
        <w:rPr>
          <w:lang w:eastAsia="en-GB"/>
        </w:rPr>
      </w:pPr>
      <w:r>
        <w:rPr>
          <w:lang w:eastAsia="en-GB"/>
        </w:rPr>
        <w:t>The reference activity is</w:t>
      </w:r>
      <w:r w:rsidR="0052573F">
        <w:rPr>
          <w:lang w:eastAsia="en-GB"/>
        </w:rPr>
        <w:t xml:space="preserve"> the activity aligned with the reference date and will decay in accordance with the radionuclide </w:t>
      </w:r>
      <w:r w:rsidR="007E7AC1">
        <w:rPr>
          <w:lang w:eastAsia="en-GB"/>
        </w:rPr>
        <w:t>half-life.  The information can be captured</w:t>
      </w:r>
      <w:r w:rsidR="004124F2">
        <w:rPr>
          <w:lang w:eastAsia="en-GB"/>
        </w:rPr>
        <w:t xml:space="preserve"> using a variety of units as required.  Note: </w:t>
      </w:r>
      <w:r w:rsidR="00813417">
        <w:rPr>
          <w:lang w:eastAsia="en-GB"/>
        </w:rPr>
        <w:t xml:space="preserve">the </w:t>
      </w:r>
      <w:r w:rsidR="004124F2">
        <w:rPr>
          <w:lang w:eastAsia="en-GB"/>
        </w:rPr>
        <w:t xml:space="preserve">activity throughout the system </w:t>
      </w:r>
      <w:r w:rsidR="00813417">
        <w:rPr>
          <w:lang w:eastAsia="en-GB"/>
        </w:rPr>
        <w:t xml:space="preserve">will be tracked </w:t>
      </w:r>
      <w:r w:rsidR="004124F2">
        <w:rPr>
          <w:lang w:eastAsia="en-GB"/>
        </w:rPr>
        <w:t>in the unit of MBq.  However, it is possible to capture the initial information in mCi or dpm for example if that is how the data is received from the Supplier.</w:t>
      </w:r>
    </w:p>
    <w:p w:rsidR="00AD48E7" w:rsidP="00790D7D" w:rsidRDefault="00AD48E7" w14:paraId="32963749" w14:textId="77777777">
      <w:pPr>
        <w:spacing w:after="0"/>
        <w:rPr>
          <w:lang w:eastAsia="en-GB"/>
        </w:rPr>
      </w:pPr>
    </w:p>
    <w:p w:rsidR="00847F32" w:rsidP="00790D7D" w:rsidRDefault="00847F32" w14:paraId="5EC76246" w14:textId="3602B5B8">
      <w:pPr>
        <w:spacing w:after="0"/>
        <w:rPr>
          <w:lang w:eastAsia="en-GB"/>
        </w:rPr>
      </w:pPr>
      <w:r>
        <w:rPr>
          <w:lang w:eastAsia="en-GB"/>
        </w:rPr>
        <w:t xml:space="preserve">On the main profile screen, </w:t>
      </w:r>
      <w:r w:rsidR="00221BD6">
        <w:rPr>
          <w:lang w:eastAsia="en-GB"/>
        </w:rPr>
        <w:t>regardless of initial data capture</w:t>
      </w:r>
      <w:r>
        <w:rPr>
          <w:lang w:eastAsia="en-GB"/>
        </w:rPr>
        <w:t>, the information will show as calculated in MBq.</w:t>
      </w:r>
    </w:p>
    <w:p w:rsidR="00880640" w:rsidP="00790D7D" w:rsidRDefault="00D44CCC" w14:paraId="2A0A10E0" w14:textId="6ACDC2C6">
      <w:pPr>
        <w:spacing w:after="0"/>
        <w:rPr>
          <w:lang w:eastAsia="en-GB"/>
        </w:rPr>
      </w:pPr>
      <w:r w:rsidRPr="001619DD">
        <w:rPr>
          <w:noProof/>
        </w:rPr>
        <mc:AlternateContent>
          <mc:Choice Requires="wps">
            <w:drawing>
              <wp:anchor distT="0" distB="0" distL="114300" distR="114300" simplePos="0" relativeHeight="251658367" behindDoc="0" locked="0" layoutInCell="1" allowOverlap="1" wp14:anchorId="32791236" wp14:editId="04AB4F70">
                <wp:simplePos x="0" y="0"/>
                <wp:positionH relativeFrom="margin">
                  <wp:posOffset>-295094</wp:posOffset>
                </wp:positionH>
                <wp:positionV relativeFrom="paragraph">
                  <wp:posOffset>166007</wp:posOffset>
                </wp:positionV>
                <wp:extent cx="193675" cy="186055"/>
                <wp:effectExtent l="0" t="0" r="15875" b="23495"/>
                <wp:wrapNone/>
                <wp:docPr id="1216572081" name="Oval 14"/>
                <wp:cNvGraphicFramePr/>
                <a:graphic xmlns:a="http://schemas.openxmlformats.org/drawingml/2006/main">
                  <a:graphicData uri="http://schemas.microsoft.com/office/word/2010/wordprocessingShape">
                    <wps:wsp>
                      <wps:cNvSpPr/>
                      <wps:spPr>
                        <a:xfrm>
                          <a:off x="0" y="0"/>
                          <a:ext cx="193675" cy="18605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Pr="00186FC4" w:rsidR="00100C04" w:rsidP="00100C04" w:rsidRDefault="00100C04" w14:paraId="325B55DD" w14:textId="3AA0764F">
                            <w:pPr>
                              <w:jc w:val="center"/>
                              <w:rPr>
                                <w:sz w:val="16"/>
                                <w:szCs w:val="16"/>
                              </w:rPr>
                            </w:pPr>
                            <w:r>
                              <w:rPr>
                                <w:sz w:val="16"/>
                                <w:szCs w:val="16"/>
                              </w:rPr>
                              <w:t>8</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dec="http://schemas.microsoft.com/office/drawing/2017/decorative" xmlns:a="http://schemas.openxmlformats.org/drawingml/2006/main">
            <w:pict w14:anchorId="3370D77F">
              <v:oval id="_x0000_s1152" style="position:absolute;margin-left:-23.25pt;margin-top:13.05pt;width:15.25pt;height:14.65pt;z-index:251658367;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fillcolor="#4472c4 [3204]" strokecolor="#09101d [484]" strokeweight="1pt" w14:anchorId="327912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">
                <v:stroke joinstyle="miter"/>
                <v:textbox inset="0,0,0,0">
                  <w:txbxContent>
                    <w:p w:rsidRPr="00186FC4" w:rsidR="00100C04" w:rsidP="00100C04" w:rsidRDefault="00100C04" w14:paraId="77BBEA4A" w14:textId="3AA0764F">
                      <w:pPr>
                        <w:jc w:val="center"/>
                        <w:rPr>
                          <w:sz w:val="16"/>
                          <w:szCs w:val="16"/>
                        </w:rPr>
                      </w:pPr>
                      <w:r>
                        <w:rPr>
                          <w:sz w:val="16"/>
                          <w:szCs w:val="16"/>
                        </w:rPr>
                        <w:t>8</w:t>
                      </w:r>
                    </w:p>
                  </w:txbxContent>
                </v:textbox>
                <w10:wrap anchorx="margin"/>
              </v:oval>
            </w:pict>
          </mc:Fallback>
        </mc:AlternateContent>
      </w:r>
    </w:p>
    <w:p w:rsidR="00C7538C" w:rsidP="00790D7D" w:rsidRDefault="00C7538C" w14:paraId="2FE29164" w14:textId="25EB7FCA">
      <w:pPr>
        <w:spacing w:after="0"/>
      </w:pPr>
      <w:r>
        <w:t>Reference Mass</w:t>
      </w:r>
    </w:p>
    <w:p w:rsidR="0077724C" w:rsidP="00790D7D" w:rsidRDefault="0077724C" w14:paraId="1EA14026" w14:textId="3856BB87">
      <w:pPr>
        <w:spacing w:after="0"/>
        <w:rPr>
          <w:lang w:eastAsia="en-GB"/>
        </w:rPr>
      </w:pPr>
    </w:p>
    <w:p w:rsidR="00442B0E" w:rsidP="00790D7D" w:rsidRDefault="00442B0E" w14:paraId="0578D65A" w14:textId="4F922794">
      <w:pPr>
        <w:spacing w:after="0"/>
        <w:rPr>
          <w:lang w:eastAsia="en-GB"/>
        </w:rPr>
      </w:pPr>
      <w:r w:rsidRPr="00442B0E">
        <w:rPr>
          <w:noProof/>
          <w:lang w:eastAsia="en-GB"/>
        </w:rPr>
        <w:drawing>
          <wp:inline distT="0" distB="0" distL="0" distR="0" wp14:anchorId="3505488F" wp14:editId="7876C2D7">
            <wp:extent cx="3882368" cy="1445617"/>
            <wp:effectExtent l="0" t="0" r="4445" b="2540"/>
            <wp:docPr id="177884514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845141" name="Picture 1" descr="A screenshot of a computer&#10;&#10;Description automatically generated"/>
                    <pic:cNvPicPr/>
                  </pic:nvPicPr>
                  <pic:blipFill>
                    <a:blip r:embed="rId69"/>
                    <a:stretch>
                      <a:fillRect/>
                    </a:stretch>
                  </pic:blipFill>
                  <pic:spPr>
                    <a:xfrm>
                      <a:off x="0" y="0"/>
                      <a:ext cx="3894365" cy="1450084"/>
                    </a:xfrm>
                    <a:prstGeom prst="rect">
                      <a:avLst/>
                    </a:prstGeom>
                  </pic:spPr>
                </pic:pic>
              </a:graphicData>
            </a:graphic>
          </wp:inline>
        </w:drawing>
      </w:r>
    </w:p>
    <w:p w:rsidR="00442B0E" w:rsidP="00790D7D" w:rsidRDefault="00442B0E" w14:paraId="30B0397C" w14:textId="4DC901B8">
      <w:pPr>
        <w:spacing w:after="0"/>
        <w:rPr>
          <w:lang w:eastAsia="en-GB"/>
        </w:rPr>
      </w:pPr>
    </w:p>
    <w:p w:rsidR="006579A7" w:rsidP="00790D7D" w:rsidRDefault="00B64B39" w14:paraId="08170D9D" w14:textId="08BCECE1">
      <w:pPr>
        <w:spacing w:after="0"/>
        <w:rPr>
          <w:lang w:eastAsia="en-GB"/>
        </w:rPr>
      </w:pPr>
      <w:r>
        <w:rPr>
          <w:lang w:eastAsia="en-GB"/>
        </w:rPr>
        <w:t xml:space="preserve">The reference </w:t>
      </w:r>
      <w:r w:rsidR="00AF5FE1">
        <w:rPr>
          <w:lang w:eastAsia="en-GB"/>
        </w:rPr>
        <w:t>mass</w:t>
      </w:r>
      <w:r>
        <w:rPr>
          <w:lang w:eastAsia="en-GB"/>
        </w:rPr>
        <w:t xml:space="preserve"> is the activity aligned with the reference date and will decay in accordance with the radionuclide half-life.  The information can be captured using a </w:t>
      </w:r>
      <w:r w:rsidR="00EF099B">
        <w:rPr>
          <w:lang w:eastAsia="en-GB"/>
        </w:rPr>
        <w:t>the units of “mg”, “g” or “kg”</w:t>
      </w:r>
      <w:r>
        <w:rPr>
          <w:lang w:eastAsia="en-GB"/>
        </w:rPr>
        <w:t xml:space="preserve"> as required.  </w:t>
      </w:r>
    </w:p>
    <w:p w:rsidR="00B43D17" w:rsidP="00790D7D" w:rsidRDefault="00B43D17" w14:paraId="018D66C9" w14:textId="335A6BE5">
      <w:pPr>
        <w:spacing w:after="0"/>
        <w:rPr>
          <w:lang w:eastAsia="en-GB"/>
        </w:rPr>
      </w:pPr>
    </w:p>
    <w:p w:rsidR="00B43D17" w:rsidP="00790D7D" w:rsidRDefault="00B43D17" w14:paraId="08C055BF" w14:textId="0C362B79">
      <w:pPr>
        <w:spacing w:after="0"/>
        <w:rPr>
          <w:lang w:eastAsia="en-GB"/>
        </w:rPr>
      </w:pPr>
      <w:r>
        <w:rPr>
          <w:lang w:eastAsia="en-GB"/>
        </w:rPr>
        <w:t>Note: all nuclear radionuclides</w:t>
      </w:r>
      <w:r w:rsidR="0016713A">
        <w:rPr>
          <w:lang w:eastAsia="en-GB"/>
        </w:rPr>
        <w:t xml:space="preserve"> – Uranium, Thorium and Plutonium must be captured </w:t>
      </w:r>
      <w:r w:rsidR="00F84CF3">
        <w:rPr>
          <w:lang w:eastAsia="en-GB"/>
        </w:rPr>
        <w:t xml:space="preserve">as MASS. As it is a reporting requirement to confirm this dataset in </w:t>
      </w:r>
      <w:r w:rsidR="006F7357">
        <w:rPr>
          <w:lang w:eastAsia="en-GB"/>
        </w:rPr>
        <w:t>grams.</w:t>
      </w:r>
    </w:p>
    <w:p w:rsidR="004F1A79" w:rsidP="001E52CF" w:rsidRDefault="004F1A79" w14:paraId="0C457AF8" w14:textId="738D3D22">
      <w:pPr>
        <w:spacing w:after="0"/>
        <w:rPr>
          <w:lang w:eastAsia="en-GB"/>
        </w:rPr>
      </w:pPr>
    </w:p>
    <w:p w:rsidR="004F1A79" w:rsidP="001E52CF" w:rsidRDefault="004F1A79" w14:paraId="59E8A077" w14:textId="762D802C">
      <w:pPr>
        <w:spacing w:after="0"/>
        <w:rPr>
          <w:lang w:eastAsia="en-GB"/>
        </w:rPr>
      </w:pPr>
      <w:r>
        <w:rPr>
          <w:lang w:eastAsia="en-GB"/>
        </w:rPr>
        <w:t xml:space="preserve">If Reference Activity and Reference Mass are captured, the system will automatically </w:t>
      </w:r>
      <w:r w:rsidR="0020250D">
        <w:rPr>
          <w:lang w:eastAsia="en-GB"/>
        </w:rPr>
        <w:t>calculate the Specific Activity</w:t>
      </w:r>
      <w:r w:rsidR="00210724">
        <w:rPr>
          <w:lang w:eastAsia="en-GB"/>
        </w:rPr>
        <w:t xml:space="preserve"> as the next field.</w:t>
      </w:r>
    </w:p>
    <w:p w:rsidR="009734EF" w:rsidP="001E52CF" w:rsidRDefault="009734EF" w14:paraId="46529BC9" w14:textId="63B12908">
      <w:pPr>
        <w:spacing w:after="0"/>
        <w:rPr>
          <w:lang w:eastAsia="en-GB"/>
        </w:rPr>
      </w:pPr>
    </w:p>
    <w:p w:rsidR="009734EF" w:rsidP="001E52CF" w:rsidRDefault="009734EF" w14:paraId="316925AA" w14:textId="59097EFD">
      <w:pPr>
        <w:spacing w:after="0"/>
        <w:rPr>
          <w:lang w:eastAsia="en-GB"/>
        </w:rPr>
      </w:pPr>
      <w:r>
        <w:rPr>
          <w:lang w:eastAsia="en-GB"/>
        </w:rPr>
        <w:t xml:space="preserve">If Reference Activity and Reference Volume are captured, the system will automatically calculate the </w:t>
      </w:r>
      <w:r w:rsidR="00F92308">
        <w:rPr>
          <w:lang w:eastAsia="en-GB"/>
        </w:rPr>
        <w:t>Activity Concentration</w:t>
      </w:r>
      <w:r w:rsidR="0072598F">
        <w:rPr>
          <w:lang w:eastAsia="en-GB"/>
        </w:rPr>
        <w:t xml:space="preserve"> as the next field.</w:t>
      </w:r>
    </w:p>
    <w:p w:rsidR="0077724C" w:rsidP="001E52CF" w:rsidRDefault="0077724C" w14:paraId="0440B11A" w14:textId="019606E6">
      <w:pPr>
        <w:spacing w:after="0"/>
        <w:rPr>
          <w:lang w:eastAsia="en-GB"/>
        </w:rPr>
      </w:pPr>
    </w:p>
    <w:p w:rsidR="005E0563" w:rsidRDefault="005E0563" w14:paraId="6F76799B" w14:textId="77777777">
      <w:r>
        <w:br w:type="page"/>
      </w:r>
    </w:p>
    <w:p w:rsidR="00C7538C" w:rsidP="001E52CF" w:rsidRDefault="00F05FDE" w14:paraId="2365A085" w14:textId="4CFF0BDA">
      <w:pPr>
        <w:spacing w:after="0"/>
      </w:pPr>
      <w:r w:rsidRPr="001619DD">
        <w:rPr>
          <w:noProof/>
        </w:rPr>
        <mc:AlternateContent>
          <mc:Choice Requires="wps">
            <w:drawing>
              <wp:anchor distT="0" distB="0" distL="114300" distR="114300" simplePos="0" relativeHeight="251658368" behindDoc="0" locked="0" layoutInCell="1" allowOverlap="1" wp14:anchorId="67D6076D" wp14:editId="6274BD00">
                <wp:simplePos x="0" y="0"/>
                <wp:positionH relativeFrom="margin">
                  <wp:posOffset>-316147</wp:posOffset>
                </wp:positionH>
                <wp:positionV relativeFrom="paragraph">
                  <wp:posOffset>18084</wp:posOffset>
                </wp:positionV>
                <wp:extent cx="193675" cy="186055"/>
                <wp:effectExtent l="0" t="0" r="15875" b="23495"/>
                <wp:wrapNone/>
                <wp:docPr id="1530600080" name="Oval 14"/>
                <wp:cNvGraphicFramePr/>
                <a:graphic xmlns:a="http://schemas.openxmlformats.org/drawingml/2006/main">
                  <a:graphicData uri="http://schemas.microsoft.com/office/word/2010/wordprocessingShape">
                    <wps:wsp>
                      <wps:cNvSpPr/>
                      <wps:spPr>
                        <a:xfrm>
                          <a:off x="0" y="0"/>
                          <a:ext cx="193675" cy="18605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Pr="00186FC4" w:rsidR="00790D7D" w:rsidP="00790D7D" w:rsidRDefault="00263E37" w14:paraId="2B23C659" w14:textId="65D08A4E">
                            <w:pPr>
                              <w:jc w:val="center"/>
                              <w:rPr>
                                <w:sz w:val="16"/>
                                <w:szCs w:val="16"/>
                              </w:rPr>
                            </w:pPr>
                            <w:r>
                              <w:rPr>
                                <w:sz w:val="16"/>
                                <w:szCs w:val="16"/>
                              </w:rPr>
                              <w:t>9</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dec="http://schemas.microsoft.com/office/drawing/2017/decorative" xmlns:a="http://schemas.openxmlformats.org/drawingml/2006/main">
            <w:pict w14:anchorId="029F005D">
              <v:oval id="_x0000_s1153" style="position:absolute;margin-left:-24.9pt;margin-top:1.4pt;width:15.25pt;height:14.65pt;z-index:251658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fillcolor="#4472c4 [3204]" strokecolor="#09101d [484]" strokeweight="1pt" w14:anchorId="67D6076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">
                <v:stroke joinstyle="miter"/>
                <v:textbox inset="0,0,0,0">
                  <w:txbxContent>
                    <w:p w:rsidRPr="00186FC4" w:rsidR="00790D7D" w:rsidP="00790D7D" w:rsidRDefault="00263E37" w14:paraId="6BB22C15" w14:textId="65D08A4E">
                      <w:pPr>
                        <w:jc w:val="center"/>
                        <w:rPr>
                          <w:sz w:val="16"/>
                          <w:szCs w:val="16"/>
                        </w:rPr>
                      </w:pPr>
                      <w:r>
                        <w:rPr>
                          <w:sz w:val="16"/>
                          <w:szCs w:val="16"/>
                        </w:rPr>
                        <w:t>9</w:t>
                      </w:r>
                    </w:p>
                  </w:txbxContent>
                </v:textbox>
                <w10:wrap anchorx="margin"/>
              </v:oval>
            </w:pict>
          </mc:Fallback>
        </mc:AlternateContent>
      </w:r>
      <w:r w:rsidR="00C7538C">
        <w:t>Reference Volume</w:t>
      </w:r>
    </w:p>
    <w:p w:rsidR="006F7357" w:rsidP="001E52CF" w:rsidRDefault="006F7357" w14:paraId="6D852AF4" w14:textId="77777777">
      <w:pPr>
        <w:spacing w:after="0"/>
        <w:rPr>
          <w:lang w:eastAsia="en-GB"/>
        </w:rPr>
      </w:pPr>
    </w:p>
    <w:p w:rsidR="006F7357" w:rsidP="001D2036" w:rsidRDefault="009A5004" w14:paraId="11E493D1" w14:textId="6DA873B1">
      <w:pPr>
        <w:rPr>
          <w:lang w:eastAsia="en-GB"/>
        </w:rPr>
      </w:pPr>
      <w:r>
        <w:rPr>
          <w:noProof/>
        </w:rPr>
        <w:drawing>
          <wp:inline distT="0" distB="0" distL="0" distR="0" wp14:anchorId="726B38E5" wp14:editId="7248316E">
            <wp:extent cx="3895081" cy="1215794"/>
            <wp:effectExtent l="0" t="0" r="0" b="3810"/>
            <wp:docPr id="164248635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486357" name="Picture 1" descr="A screenshot of a computer&#10;&#10;Description automatically generated"/>
                    <pic:cNvPicPr/>
                  </pic:nvPicPr>
                  <pic:blipFill>
                    <a:blip r:embed="rId70"/>
                    <a:stretch>
                      <a:fillRect/>
                    </a:stretch>
                  </pic:blipFill>
                  <pic:spPr>
                    <a:xfrm>
                      <a:off x="0" y="0"/>
                      <a:ext cx="3910599" cy="1220638"/>
                    </a:xfrm>
                    <a:prstGeom prst="rect">
                      <a:avLst/>
                    </a:prstGeom>
                  </pic:spPr>
                </pic:pic>
              </a:graphicData>
            </a:graphic>
          </wp:inline>
        </w:drawing>
      </w:r>
    </w:p>
    <w:p w:rsidR="009A5004" w:rsidP="001D2036" w:rsidRDefault="009A5004" w14:paraId="6DCE25D5" w14:textId="707FFB83">
      <w:pPr>
        <w:rPr>
          <w:lang w:eastAsia="en-GB"/>
        </w:rPr>
      </w:pPr>
      <w:r>
        <w:rPr>
          <w:lang w:eastAsia="en-GB"/>
        </w:rPr>
        <w:t xml:space="preserve">The reference volume </w:t>
      </w:r>
      <w:r w:rsidR="0072598F">
        <w:rPr>
          <w:lang w:eastAsia="en-GB"/>
        </w:rPr>
        <w:t>is</w:t>
      </w:r>
      <w:r>
        <w:rPr>
          <w:lang w:eastAsia="en-GB"/>
        </w:rPr>
        <w:t xml:space="preserve"> input</w:t>
      </w:r>
      <w:r w:rsidR="00E26BF7">
        <w:rPr>
          <w:lang w:eastAsia="en-GB"/>
        </w:rPr>
        <w:t xml:space="preserve"> (if known) </w:t>
      </w:r>
      <w:r w:rsidR="00C970A0">
        <w:rPr>
          <w:lang w:eastAsia="en-GB"/>
        </w:rPr>
        <w:t>in line with the Reference Activity. The unit options are either “mL” or “</w:t>
      </w:r>
      <w:r w:rsidRPr="00AD6471" w:rsidR="00AD6471">
        <w:rPr>
          <w:lang w:eastAsia="en-GB"/>
        </w:rPr>
        <w:t>μL</w:t>
      </w:r>
      <w:r w:rsidR="00C970A0">
        <w:rPr>
          <w:lang w:eastAsia="en-GB"/>
        </w:rPr>
        <w:t>”</w:t>
      </w:r>
      <w:r w:rsidR="00AD6471">
        <w:rPr>
          <w:lang w:eastAsia="en-GB"/>
        </w:rPr>
        <w:t>.</w:t>
      </w:r>
    </w:p>
    <w:p w:rsidR="00E85124" w:rsidP="00214881" w:rsidRDefault="00E85124" w14:paraId="427B3DCA" w14:textId="02187C7A">
      <w:pPr>
        <w:spacing w:after="0"/>
        <w:rPr>
          <w:lang w:eastAsia="en-GB"/>
        </w:rPr>
      </w:pPr>
      <w:r>
        <w:rPr>
          <w:lang w:eastAsia="en-GB"/>
        </w:rPr>
        <w:t>Note: if this value is input, the system will automatically calculate the Activity Concentration field as below.</w:t>
      </w:r>
    </w:p>
    <w:p w:rsidR="00E85124" w:rsidP="00156C98" w:rsidRDefault="00E85124" w14:paraId="101A5BEB" w14:textId="7F7B0894">
      <w:pPr>
        <w:spacing w:after="0"/>
        <w:rPr>
          <w:lang w:eastAsia="en-GB"/>
        </w:rPr>
      </w:pPr>
    </w:p>
    <w:p w:rsidR="00C7538C" w:rsidP="001D2036" w:rsidRDefault="00F05FDE" w14:paraId="7FE0B5DD" w14:textId="2E051811">
      <w:r w:rsidRPr="001619DD">
        <w:rPr>
          <w:noProof/>
        </w:rPr>
        <mc:AlternateContent>
          <mc:Choice Requires="wps">
            <w:drawing>
              <wp:anchor distT="0" distB="0" distL="114300" distR="114300" simplePos="0" relativeHeight="251658369" behindDoc="0" locked="0" layoutInCell="1" allowOverlap="1" wp14:anchorId="0E975B74" wp14:editId="7635E4B3">
                <wp:simplePos x="0" y="0"/>
                <wp:positionH relativeFrom="margin">
                  <wp:posOffset>-256512</wp:posOffset>
                </wp:positionH>
                <wp:positionV relativeFrom="paragraph">
                  <wp:posOffset>-28879</wp:posOffset>
                </wp:positionV>
                <wp:extent cx="193675" cy="186055"/>
                <wp:effectExtent l="0" t="0" r="15875" b="23495"/>
                <wp:wrapNone/>
                <wp:docPr id="816185539" name="Oval 14"/>
                <wp:cNvGraphicFramePr/>
                <a:graphic xmlns:a="http://schemas.openxmlformats.org/drawingml/2006/main">
                  <a:graphicData uri="http://schemas.microsoft.com/office/word/2010/wordprocessingShape">
                    <wps:wsp>
                      <wps:cNvSpPr/>
                      <wps:spPr>
                        <a:xfrm>
                          <a:off x="0" y="0"/>
                          <a:ext cx="193675" cy="18605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Pr="00186FC4" w:rsidR="00F05FDE" w:rsidP="00F05FDE" w:rsidRDefault="00F05FDE" w14:paraId="59FA939F" w14:textId="16F10CA0">
                            <w:pPr>
                              <w:jc w:val="center"/>
                              <w:rPr>
                                <w:sz w:val="16"/>
                                <w:szCs w:val="16"/>
                              </w:rPr>
                            </w:pPr>
                            <w:r>
                              <w:rPr>
                                <w:sz w:val="16"/>
                                <w:szCs w:val="16"/>
                              </w:rPr>
                              <w:t>10</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dec="http://schemas.microsoft.com/office/drawing/2017/decorative" xmlns:a="http://schemas.openxmlformats.org/drawingml/2006/main">
            <w:pict w14:anchorId="504B18F3">
              <v:oval id="_x0000_s1154" style="position:absolute;margin-left:-20.2pt;margin-top:-2.25pt;width:15.25pt;height:14.65pt;z-index:25165836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fillcolor="#4472c4 [3204]" strokecolor="#09101d [484]" strokeweight="1pt" w14:anchorId="0E975B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">
                <v:stroke joinstyle="miter"/>
                <v:textbox inset="0,0,0,0">
                  <w:txbxContent>
                    <w:p w:rsidRPr="00186FC4" w:rsidR="00F05FDE" w:rsidP="00F05FDE" w:rsidRDefault="00F05FDE" w14:paraId="68AD3BD9" w14:textId="16F10CA0">
                      <w:pPr>
                        <w:jc w:val="center"/>
                        <w:rPr>
                          <w:sz w:val="16"/>
                          <w:szCs w:val="16"/>
                        </w:rPr>
                      </w:pPr>
                      <w:r>
                        <w:rPr>
                          <w:sz w:val="16"/>
                          <w:szCs w:val="16"/>
                        </w:rPr>
                        <w:t>10</w:t>
                      </w:r>
                    </w:p>
                  </w:txbxContent>
                </v:textbox>
                <w10:wrap anchorx="margin"/>
              </v:oval>
            </w:pict>
          </mc:Fallback>
        </mc:AlternateContent>
      </w:r>
      <w:r w:rsidR="00C7538C">
        <w:t>Specific Activity</w:t>
      </w:r>
    </w:p>
    <w:p w:rsidR="00415483" w:rsidP="001D2036" w:rsidRDefault="00415483" w14:paraId="6B014873" w14:textId="7D73D8DD">
      <w:pPr>
        <w:rPr>
          <w:lang w:eastAsia="en-GB"/>
        </w:rPr>
      </w:pPr>
      <w:r>
        <w:rPr>
          <w:noProof/>
        </w:rPr>
        <w:drawing>
          <wp:inline distT="0" distB="0" distL="0" distR="0" wp14:anchorId="60539330" wp14:editId="18578614">
            <wp:extent cx="3894455" cy="1460869"/>
            <wp:effectExtent l="0" t="0" r="0" b="6350"/>
            <wp:docPr id="171838247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382476" name="Picture 1" descr="A screenshot of a computer&#10;&#10;Description automatically generated"/>
                    <pic:cNvPicPr/>
                  </pic:nvPicPr>
                  <pic:blipFill>
                    <a:blip r:embed="rId71"/>
                    <a:stretch>
                      <a:fillRect/>
                    </a:stretch>
                  </pic:blipFill>
                  <pic:spPr>
                    <a:xfrm>
                      <a:off x="0" y="0"/>
                      <a:ext cx="3913886" cy="1468158"/>
                    </a:xfrm>
                    <a:prstGeom prst="rect">
                      <a:avLst/>
                    </a:prstGeom>
                  </pic:spPr>
                </pic:pic>
              </a:graphicData>
            </a:graphic>
          </wp:inline>
        </w:drawing>
      </w:r>
    </w:p>
    <w:p w:rsidRPr="00D641E3" w:rsidR="00613110" w:rsidP="00214881" w:rsidRDefault="00613110" w14:paraId="49E20F14" w14:textId="687D899D">
      <w:pPr>
        <w:spacing w:after="0"/>
        <w:rPr>
          <w:lang w:eastAsia="en-GB"/>
        </w:rPr>
      </w:pPr>
      <w:r w:rsidRPr="00D641E3">
        <w:rPr>
          <w:lang w:eastAsia="en-GB"/>
        </w:rPr>
        <w:t xml:space="preserve">The </w:t>
      </w:r>
      <w:r w:rsidRPr="00D641E3" w:rsidR="0035747A">
        <w:rPr>
          <w:lang w:eastAsia="en-GB"/>
        </w:rPr>
        <w:t>S</w:t>
      </w:r>
      <w:r w:rsidRPr="00D641E3">
        <w:rPr>
          <w:lang w:eastAsia="en-GB"/>
        </w:rPr>
        <w:t xml:space="preserve">pecific </w:t>
      </w:r>
      <w:r w:rsidRPr="00D641E3" w:rsidR="0035747A">
        <w:rPr>
          <w:lang w:eastAsia="en-GB"/>
        </w:rPr>
        <w:t>A</w:t>
      </w:r>
      <w:r w:rsidRPr="00D641E3">
        <w:rPr>
          <w:lang w:eastAsia="en-GB"/>
        </w:rPr>
        <w:t xml:space="preserve">ctivity </w:t>
      </w:r>
      <w:r w:rsidRPr="00D641E3" w:rsidR="00403E05">
        <w:rPr>
          <w:lang w:eastAsia="en-GB"/>
        </w:rPr>
        <w:t xml:space="preserve">is based on a calculation of </w:t>
      </w:r>
      <w:r w:rsidRPr="00D641E3" w:rsidR="00A450FD">
        <w:rPr>
          <w:lang w:eastAsia="en-GB"/>
        </w:rPr>
        <w:t>Reference A</w:t>
      </w:r>
      <w:r w:rsidRPr="00D641E3" w:rsidR="002E6EFE">
        <w:rPr>
          <w:lang w:eastAsia="en-GB"/>
        </w:rPr>
        <w:t>ctivity</w:t>
      </w:r>
      <w:r w:rsidRPr="00D641E3" w:rsidR="00A450FD">
        <w:rPr>
          <w:lang w:eastAsia="en-GB"/>
        </w:rPr>
        <w:t xml:space="preserve"> and Mass</w:t>
      </w:r>
      <w:r w:rsidRPr="00D641E3" w:rsidR="00403E05">
        <w:rPr>
          <w:lang w:eastAsia="en-GB"/>
        </w:rPr>
        <w:t>.</w:t>
      </w:r>
      <w:r w:rsidRPr="00D641E3" w:rsidR="009118E3">
        <w:rPr>
          <w:lang w:eastAsia="en-GB"/>
        </w:rPr>
        <w:t xml:space="preserve">  The units available for input are multiple</w:t>
      </w:r>
      <w:r w:rsidRPr="00D641E3" w:rsidR="005A0780">
        <w:rPr>
          <w:lang w:eastAsia="en-GB"/>
        </w:rPr>
        <w:t xml:space="preserve"> and should be based upon </w:t>
      </w:r>
      <w:r w:rsidRPr="00D641E3" w:rsidR="0050713E">
        <w:rPr>
          <w:lang w:eastAsia="en-GB"/>
        </w:rPr>
        <w:t xml:space="preserve">the units input in the </w:t>
      </w:r>
      <w:r w:rsidRPr="00D641E3" w:rsidR="00FD01F1">
        <w:rPr>
          <w:lang w:eastAsia="en-GB"/>
        </w:rPr>
        <w:t>preceding fields above.</w:t>
      </w:r>
      <w:r w:rsidRPr="00D641E3" w:rsidR="002B66DC">
        <w:rPr>
          <w:lang w:eastAsia="en-GB"/>
        </w:rPr>
        <w:t xml:space="preserve">  The default is MBq/mg and that is what will be shown on the inventory profile page.  All values in the system will be tracked using MBq regardless of input.</w:t>
      </w:r>
      <w:r w:rsidRPr="00D641E3" w:rsidR="001E0BF1">
        <w:rPr>
          <w:lang w:eastAsia="en-GB"/>
        </w:rPr>
        <w:t xml:space="preserve">  </w:t>
      </w:r>
    </w:p>
    <w:p w:rsidR="00E85124" w:rsidP="00156C98" w:rsidRDefault="00E85124" w14:paraId="1CCBA652" w14:textId="647FC603">
      <w:pPr>
        <w:spacing w:after="0"/>
        <w:rPr>
          <w:lang w:eastAsia="en-GB"/>
        </w:rPr>
      </w:pPr>
    </w:p>
    <w:p w:rsidR="00C7538C" w:rsidP="001D2036" w:rsidRDefault="00E60ACE" w14:paraId="511B6C3C" w14:textId="14DC53BC">
      <w:r w:rsidRPr="001619DD">
        <w:rPr>
          <w:noProof/>
        </w:rPr>
        <mc:AlternateContent>
          <mc:Choice Requires="wps">
            <w:drawing>
              <wp:anchor distT="0" distB="0" distL="114300" distR="114300" simplePos="0" relativeHeight="251658370" behindDoc="0" locked="0" layoutInCell="1" allowOverlap="1" wp14:anchorId="78F94B94" wp14:editId="7A8CA423">
                <wp:simplePos x="0" y="0"/>
                <wp:positionH relativeFrom="leftMargin">
                  <wp:posOffset>417443</wp:posOffset>
                </wp:positionH>
                <wp:positionV relativeFrom="paragraph">
                  <wp:posOffset>-15627</wp:posOffset>
                </wp:positionV>
                <wp:extent cx="193675" cy="186055"/>
                <wp:effectExtent l="0" t="0" r="15875" b="23495"/>
                <wp:wrapNone/>
                <wp:docPr id="1084576290" name="Oval 14"/>
                <wp:cNvGraphicFramePr/>
                <a:graphic xmlns:a="http://schemas.openxmlformats.org/drawingml/2006/main">
                  <a:graphicData uri="http://schemas.microsoft.com/office/word/2010/wordprocessingShape">
                    <wps:wsp>
                      <wps:cNvSpPr/>
                      <wps:spPr>
                        <a:xfrm>
                          <a:off x="0" y="0"/>
                          <a:ext cx="193675" cy="18605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Pr="00186FC4" w:rsidR="00E60ACE" w:rsidP="00E60ACE" w:rsidRDefault="0052559E" w14:paraId="72D66521" w14:textId="014671F5">
                            <w:pPr>
                              <w:jc w:val="center"/>
                              <w:rPr>
                                <w:sz w:val="16"/>
                                <w:szCs w:val="16"/>
                              </w:rPr>
                            </w:pPr>
                            <w:r>
                              <w:rPr>
                                <w:sz w:val="16"/>
                                <w:szCs w:val="16"/>
                              </w:rPr>
                              <w:t>11</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dec="http://schemas.microsoft.com/office/drawing/2017/decorative" xmlns:a="http://schemas.openxmlformats.org/drawingml/2006/main">
            <w:pict w14:anchorId="05DBA23A">
              <v:oval id="_x0000_s1155" style="position:absolute;margin-left:32.85pt;margin-top:-1.25pt;width:15.25pt;height:14.65pt;z-index:251658370;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fillcolor="#4472c4 [3204]" strokecolor="#09101d [484]" strokeweight="1pt" w14:anchorId="78F94B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">
                <v:stroke joinstyle="miter"/>
                <v:textbox inset="0,0,0,0">
                  <w:txbxContent>
                    <w:p w:rsidRPr="00186FC4" w:rsidR="00E60ACE" w:rsidP="00E60ACE" w:rsidRDefault="0052559E" w14:paraId="26360089" w14:textId="014671F5">
                      <w:pPr>
                        <w:jc w:val="center"/>
                        <w:rPr>
                          <w:sz w:val="16"/>
                          <w:szCs w:val="16"/>
                        </w:rPr>
                      </w:pPr>
                      <w:r>
                        <w:rPr>
                          <w:sz w:val="16"/>
                          <w:szCs w:val="16"/>
                        </w:rPr>
                        <w:t>11</w:t>
                      </w:r>
                    </w:p>
                  </w:txbxContent>
                </v:textbox>
                <w10:wrap anchorx="margin"/>
              </v:oval>
            </w:pict>
          </mc:Fallback>
        </mc:AlternateContent>
      </w:r>
      <w:r w:rsidR="00C7538C">
        <w:t>Activity Concentration</w:t>
      </w:r>
    </w:p>
    <w:p w:rsidR="00AC45CF" w:rsidP="001D2036" w:rsidRDefault="00AC45CF" w14:paraId="76CF21CA" w14:textId="074C5639">
      <w:pPr>
        <w:rPr>
          <w:lang w:eastAsia="en-GB"/>
        </w:rPr>
      </w:pPr>
      <w:r>
        <w:rPr>
          <w:noProof/>
        </w:rPr>
        <w:drawing>
          <wp:inline distT="0" distB="0" distL="0" distR="0" wp14:anchorId="16946BC7" wp14:editId="1F740287">
            <wp:extent cx="3935003" cy="1509471"/>
            <wp:effectExtent l="0" t="0" r="8890" b="0"/>
            <wp:docPr id="121309898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098985" name="Picture 1" descr="A screenshot of a computer&#10;&#10;Description automatically generated"/>
                    <pic:cNvPicPr/>
                  </pic:nvPicPr>
                  <pic:blipFill>
                    <a:blip r:embed="rId72"/>
                    <a:stretch>
                      <a:fillRect/>
                    </a:stretch>
                  </pic:blipFill>
                  <pic:spPr>
                    <a:xfrm>
                      <a:off x="0" y="0"/>
                      <a:ext cx="3955357" cy="1517279"/>
                    </a:xfrm>
                    <a:prstGeom prst="rect">
                      <a:avLst/>
                    </a:prstGeom>
                  </pic:spPr>
                </pic:pic>
              </a:graphicData>
            </a:graphic>
          </wp:inline>
        </w:drawing>
      </w:r>
    </w:p>
    <w:p w:rsidRPr="00D641E3" w:rsidR="00DB2290" w:rsidP="001D2036" w:rsidRDefault="00DB2290" w14:paraId="4A9DF083" w14:textId="710B233A">
      <w:pPr>
        <w:rPr>
          <w:lang w:eastAsia="en-GB"/>
        </w:rPr>
      </w:pPr>
      <w:r w:rsidRPr="00D641E3">
        <w:rPr>
          <w:lang w:eastAsia="en-GB"/>
        </w:rPr>
        <w:t>The Activity</w:t>
      </w:r>
      <w:r>
        <w:rPr>
          <w:lang w:eastAsia="en-GB"/>
        </w:rPr>
        <w:t xml:space="preserve"> Concentration</w:t>
      </w:r>
      <w:r w:rsidRPr="00D641E3">
        <w:rPr>
          <w:lang w:eastAsia="en-GB"/>
        </w:rPr>
        <w:t xml:space="preserve"> is based on a calculation of Reference Activity and </w:t>
      </w:r>
      <w:r w:rsidR="00050CDA">
        <w:rPr>
          <w:lang w:eastAsia="en-GB"/>
        </w:rPr>
        <w:t>Reference Volume</w:t>
      </w:r>
      <w:r w:rsidRPr="00D641E3">
        <w:rPr>
          <w:lang w:eastAsia="en-GB"/>
        </w:rPr>
        <w:t>.  The units available for input are multiple and should be based upon the units input in the preceding fields above.  The default is MBq/m</w:t>
      </w:r>
      <w:r w:rsidR="009A2D42">
        <w:rPr>
          <w:lang w:eastAsia="en-GB"/>
        </w:rPr>
        <w:t>L</w:t>
      </w:r>
      <w:r w:rsidRPr="00D641E3">
        <w:rPr>
          <w:lang w:eastAsia="en-GB"/>
        </w:rPr>
        <w:t xml:space="preserve"> and that is what will be shown on the inventory profile page.  All values in the system will be tracked using MBq regardless of input.  </w:t>
      </w:r>
    </w:p>
    <w:p w:rsidR="001E0BF1" w:rsidP="001D2036" w:rsidRDefault="001E0BF1" w14:paraId="189B6CF8" w14:textId="77777777">
      <w:pPr>
        <w:rPr>
          <w:lang w:eastAsia="en-GB"/>
        </w:rPr>
      </w:pPr>
    </w:p>
    <w:p w:rsidR="005E1ADD" w:rsidP="00441030" w:rsidRDefault="00E60ACE" w14:paraId="15320E10" w14:textId="1090137E">
      <w:pPr>
        <w:spacing w:after="0"/>
      </w:pPr>
      <w:r w:rsidRPr="001619DD">
        <w:rPr>
          <w:noProof/>
        </w:rPr>
        <mc:AlternateContent>
          <mc:Choice Requires="wps">
            <w:drawing>
              <wp:anchor distT="0" distB="0" distL="114300" distR="114300" simplePos="0" relativeHeight="251658371" behindDoc="0" locked="0" layoutInCell="1" allowOverlap="1" wp14:anchorId="0248917F" wp14:editId="5E57E6A1">
                <wp:simplePos x="0" y="0"/>
                <wp:positionH relativeFrom="margin">
                  <wp:posOffset>-242349</wp:posOffset>
                </wp:positionH>
                <wp:positionV relativeFrom="paragraph">
                  <wp:posOffset>-635</wp:posOffset>
                </wp:positionV>
                <wp:extent cx="193675" cy="186055"/>
                <wp:effectExtent l="0" t="0" r="15875" b="23495"/>
                <wp:wrapNone/>
                <wp:docPr id="110490514" name="Oval 14"/>
                <wp:cNvGraphicFramePr/>
                <a:graphic xmlns:a="http://schemas.openxmlformats.org/drawingml/2006/main">
                  <a:graphicData uri="http://schemas.microsoft.com/office/word/2010/wordprocessingShape">
                    <wps:wsp>
                      <wps:cNvSpPr/>
                      <wps:spPr>
                        <a:xfrm>
                          <a:off x="0" y="0"/>
                          <a:ext cx="193675" cy="18605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Pr="00186FC4" w:rsidR="00E60ACE" w:rsidP="00E60ACE" w:rsidRDefault="0052559E" w14:paraId="0081D8D7" w14:textId="4F3E9786">
                            <w:pPr>
                              <w:jc w:val="center"/>
                              <w:rPr>
                                <w:sz w:val="16"/>
                                <w:szCs w:val="16"/>
                              </w:rPr>
                            </w:pPr>
                            <w:r>
                              <w:rPr>
                                <w:sz w:val="16"/>
                                <w:szCs w:val="16"/>
                              </w:rPr>
                              <w:t>12</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dec="http://schemas.microsoft.com/office/drawing/2017/decorative" xmlns:a="http://schemas.openxmlformats.org/drawingml/2006/main">
            <w:pict w14:anchorId="7F0082C7">
              <v:oval id="_x0000_s1156" style="position:absolute;margin-left:-19.1pt;margin-top:-.05pt;width:15.25pt;height:14.65pt;z-index:25165837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fillcolor="#4472c4 [3204]" strokecolor="#09101d [484]" strokeweight="1pt" w14:anchorId="024891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">
                <v:stroke joinstyle="miter"/>
                <v:textbox inset="0,0,0,0">
                  <w:txbxContent>
                    <w:p w:rsidRPr="00186FC4" w:rsidR="00E60ACE" w:rsidP="00E60ACE" w:rsidRDefault="0052559E" w14:paraId="0E2297C3" w14:textId="4F3E9786">
                      <w:pPr>
                        <w:jc w:val="center"/>
                        <w:rPr>
                          <w:sz w:val="16"/>
                          <w:szCs w:val="16"/>
                        </w:rPr>
                      </w:pPr>
                      <w:r>
                        <w:rPr>
                          <w:sz w:val="16"/>
                          <w:szCs w:val="16"/>
                        </w:rPr>
                        <w:t>12</w:t>
                      </w:r>
                    </w:p>
                  </w:txbxContent>
                </v:textbox>
                <w10:wrap anchorx="margin"/>
              </v:oval>
            </w:pict>
          </mc:Fallback>
        </mc:AlternateContent>
      </w:r>
      <w:r w:rsidR="005E1ADD">
        <w:t>Templates</w:t>
      </w:r>
    </w:p>
    <w:p w:rsidR="006D2DEC" w:rsidP="00441030" w:rsidRDefault="006D2DEC" w14:paraId="2282F860" w14:textId="77777777">
      <w:pPr>
        <w:spacing w:after="0"/>
        <w:rPr>
          <w:lang w:eastAsia="en-GB"/>
        </w:rPr>
      </w:pPr>
    </w:p>
    <w:p w:rsidR="006D2DEC" w:rsidP="001D2036" w:rsidRDefault="00366784" w14:paraId="4CD130F8" w14:textId="7B2C61EC">
      <w:pPr>
        <w:rPr>
          <w:lang w:eastAsia="en-GB"/>
        </w:rPr>
      </w:pPr>
      <w:r>
        <w:rPr>
          <w:noProof/>
        </w:rPr>
        <w:drawing>
          <wp:inline distT="0" distB="0" distL="0" distR="0" wp14:anchorId="70B584D5" wp14:editId="119B76FA">
            <wp:extent cx="4540885" cy="993507"/>
            <wp:effectExtent l="0" t="0" r="0" b="0"/>
            <wp:docPr id="117632806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328068" name="Picture 1" descr="A screenshot of a computer&#10;&#10;Description automatically generated"/>
                    <pic:cNvPicPr/>
                  </pic:nvPicPr>
                  <pic:blipFill>
                    <a:blip r:embed="rId73"/>
                    <a:stretch>
                      <a:fillRect/>
                    </a:stretch>
                  </pic:blipFill>
                  <pic:spPr>
                    <a:xfrm>
                      <a:off x="0" y="0"/>
                      <a:ext cx="4678510" cy="1023618"/>
                    </a:xfrm>
                    <a:prstGeom prst="rect">
                      <a:avLst/>
                    </a:prstGeom>
                  </pic:spPr>
                </pic:pic>
              </a:graphicData>
            </a:graphic>
          </wp:inline>
        </w:drawing>
      </w:r>
    </w:p>
    <w:p w:rsidR="00366784" w:rsidP="001D2036" w:rsidRDefault="00366784" w14:paraId="3DF48AB1" w14:textId="68473E31">
      <w:pPr>
        <w:rPr>
          <w:lang w:eastAsia="en-GB"/>
        </w:rPr>
      </w:pPr>
      <w:r>
        <w:rPr>
          <w:lang w:eastAsia="en-GB"/>
        </w:rPr>
        <w:t>Templates are used</w:t>
      </w:r>
      <w:r w:rsidR="00E15B7D">
        <w:rPr>
          <w:lang w:eastAsia="en-GB"/>
        </w:rPr>
        <w:t xml:space="preserve"> to hold specifi</w:t>
      </w:r>
      <w:r w:rsidR="006D447B">
        <w:rPr>
          <w:lang w:eastAsia="en-GB"/>
        </w:rPr>
        <w:t>c</w:t>
      </w:r>
      <w:r w:rsidR="00DB1EE4">
        <w:rPr>
          <w:lang w:eastAsia="en-GB"/>
        </w:rPr>
        <w:t xml:space="preserve"> </w:t>
      </w:r>
      <w:r w:rsidR="005265AD">
        <w:rPr>
          <w:lang w:eastAsia="en-GB"/>
        </w:rPr>
        <w:t>data</w:t>
      </w:r>
      <w:r w:rsidR="00804B81">
        <w:rPr>
          <w:lang w:eastAsia="en-GB"/>
        </w:rPr>
        <w:t>sets.</w:t>
      </w:r>
      <w:r w:rsidR="0064414D">
        <w:rPr>
          <w:lang w:eastAsia="en-GB"/>
        </w:rPr>
        <w:t xml:space="preserve"> The “Radioactive Material” template is used </w:t>
      </w:r>
      <w:r w:rsidR="00CA743E">
        <w:rPr>
          <w:lang w:eastAsia="en-GB"/>
        </w:rPr>
        <w:t>as the base template t</w:t>
      </w:r>
      <w:r w:rsidR="00C5557F">
        <w:rPr>
          <w:lang w:eastAsia="en-GB"/>
        </w:rPr>
        <w:t>o</w:t>
      </w:r>
      <w:r w:rsidR="00CA743E">
        <w:rPr>
          <w:lang w:eastAsia="en-GB"/>
        </w:rPr>
        <w:t xml:space="preserve"> capture all fields </w:t>
      </w:r>
      <w:r w:rsidR="00C5557F">
        <w:rPr>
          <w:lang w:eastAsia="en-GB"/>
        </w:rPr>
        <w:t>available for input when adding a radionuclide to inventory</w:t>
      </w:r>
      <w:r w:rsidR="001761DB">
        <w:rPr>
          <w:lang w:eastAsia="en-GB"/>
        </w:rPr>
        <w:t>.  Additional templates may be used for specific Use Cases.</w:t>
      </w:r>
      <w:r w:rsidR="000A04E4">
        <w:rPr>
          <w:lang w:eastAsia="en-GB"/>
        </w:rPr>
        <w:t xml:space="preserve">  In the example of a nuclear radionuclide </w:t>
      </w:r>
      <w:r w:rsidR="00FC79D8">
        <w:rPr>
          <w:lang w:eastAsia="en-GB"/>
        </w:rPr>
        <w:t>(</w:t>
      </w:r>
      <w:r w:rsidR="00B20C6D">
        <w:rPr>
          <w:lang w:eastAsia="en-GB"/>
        </w:rPr>
        <w:t xml:space="preserve">Uranium U, </w:t>
      </w:r>
      <w:r w:rsidR="00FC79D8">
        <w:rPr>
          <w:lang w:eastAsia="en-GB"/>
        </w:rPr>
        <w:t>Thorium T</w:t>
      </w:r>
      <w:r w:rsidR="00B20C6D">
        <w:rPr>
          <w:lang w:eastAsia="en-GB"/>
        </w:rPr>
        <w:t>h</w:t>
      </w:r>
      <w:r w:rsidR="00FC79D8">
        <w:rPr>
          <w:lang w:eastAsia="en-GB"/>
        </w:rPr>
        <w:t xml:space="preserve">, </w:t>
      </w:r>
      <w:r w:rsidR="00B20C6D">
        <w:rPr>
          <w:lang w:eastAsia="en-GB"/>
        </w:rPr>
        <w:t>or Plutonium Pu),</w:t>
      </w:r>
      <w:r w:rsidR="000A04E4">
        <w:rPr>
          <w:lang w:eastAsia="en-GB"/>
        </w:rPr>
        <w:t xml:space="preserve"> being added to the system</w:t>
      </w:r>
      <w:r w:rsidR="00CF49F7">
        <w:rPr>
          <w:lang w:eastAsia="en-GB"/>
        </w:rPr>
        <w:t xml:space="preserve">, the “Safeguard Material” template </w:t>
      </w:r>
      <w:r w:rsidR="00AE088D">
        <w:rPr>
          <w:lang w:eastAsia="en-GB"/>
        </w:rPr>
        <w:t>must</w:t>
      </w:r>
      <w:r w:rsidR="00CF49F7">
        <w:rPr>
          <w:lang w:eastAsia="en-GB"/>
        </w:rPr>
        <w:t xml:space="preserve"> be added as an additional template.  This will </w:t>
      </w:r>
      <w:r w:rsidR="00224F16">
        <w:rPr>
          <w:lang w:eastAsia="en-GB"/>
        </w:rPr>
        <w:t>allow an additional set of fields</w:t>
      </w:r>
      <w:r w:rsidR="00F9475B">
        <w:rPr>
          <w:lang w:eastAsia="en-GB"/>
        </w:rPr>
        <w:t xml:space="preserve"> that are required for Safeguard reporting.</w:t>
      </w:r>
    </w:p>
    <w:p w:rsidRPr="00C04902" w:rsidR="00E52CAC" w:rsidP="001D2036" w:rsidRDefault="00AE088D" w14:paraId="5C19469E" w14:textId="3C0968D4">
      <w:pPr>
        <w:rPr>
          <w:b/>
          <w:lang w:eastAsia="en-GB"/>
        </w:rPr>
      </w:pPr>
      <w:r w:rsidRPr="00C04902">
        <w:rPr>
          <w:b/>
          <w:bCs/>
          <w:lang w:eastAsia="en-GB"/>
        </w:rPr>
        <w:t>Note: this will be a Safety Office task to add the Safeguard template</w:t>
      </w:r>
      <w:r w:rsidRPr="00C04902" w:rsidR="003F4BCD">
        <w:rPr>
          <w:b/>
          <w:bCs/>
          <w:lang w:eastAsia="en-GB"/>
        </w:rPr>
        <w:t xml:space="preserve">s to all inventory sources as they are added to the system.  </w:t>
      </w:r>
    </w:p>
    <w:p w:rsidR="00CF2CC0" w:rsidP="001D2036" w:rsidRDefault="00CF2CC0" w14:paraId="71DD8E30" w14:textId="6F560529">
      <w:pPr>
        <w:rPr>
          <w:lang w:eastAsia="en-GB"/>
        </w:rPr>
      </w:pPr>
      <w:r>
        <w:rPr>
          <w:lang w:eastAsia="en-GB"/>
        </w:rPr>
        <w:t>This is applicable to both Sealed and Unsealed Sources</w:t>
      </w:r>
      <w:r w:rsidR="00CE0C2A">
        <w:rPr>
          <w:lang w:eastAsia="en-GB"/>
        </w:rPr>
        <w:t xml:space="preserve"> and the activity for the</w:t>
      </w:r>
      <w:r w:rsidR="00391459">
        <w:rPr>
          <w:lang w:eastAsia="en-GB"/>
        </w:rPr>
        <w:t xml:space="preserve"> safeguard</w:t>
      </w:r>
      <w:r w:rsidR="00CE0C2A">
        <w:rPr>
          <w:lang w:eastAsia="en-GB"/>
        </w:rPr>
        <w:t xml:space="preserve"> sources will always be shown in grams.</w:t>
      </w:r>
    </w:p>
    <w:p w:rsidR="00BC338A" w:rsidP="00105194" w:rsidRDefault="00BC338A" w14:paraId="4348CE7E" w14:textId="2400213B">
      <w:pPr>
        <w:spacing w:after="0"/>
        <w:rPr>
          <w:lang w:eastAsia="en-GB"/>
        </w:rPr>
      </w:pPr>
      <w:r>
        <w:rPr>
          <w:lang w:eastAsia="en-GB"/>
        </w:rPr>
        <w:t xml:space="preserve">For further </w:t>
      </w:r>
      <w:r w:rsidR="009E0271">
        <w:rPr>
          <w:lang w:eastAsia="en-GB"/>
        </w:rPr>
        <w:t>detail on the Safeguard Templates, please refer to the end of this section</w:t>
      </w:r>
      <w:r w:rsidR="004211EA">
        <w:rPr>
          <w:lang w:eastAsia="en-GB"/>
        </w:rPr>
        <w:t xml:space="preserve"> at 3.1.3.1</w:t>
      </w:r>
    </w:p>
    <w:p w:rsidR="003B4D3A" w:rsidP="003B4D3A" w:rsidRDefault="003B4D3A" w14:paraId="1A801CBB" w14:textId="77777777">
      <w:pPr>
        <w:spacing w:after="0"/>
        <w:rPr>
          <w:lang w:eastAsia="en-GB"/>
        </w:rPr>
      </w:pPr>
    </w:p>
    <w:p w:rsidR="005E1ADD" w:rsidP="001D2036" w:rsidRDefault="005D65E5" w14:paraId="5F91909F" w14:textId="2091D511">
      <w:r w:rsidRPr="001619DD">
        <w:rPr>
          <w:noProof/>
        </w:rPr>
        <mc:AlternateContent>
          <mc:Choice Requires="wps">
            <w:drawing>
              <wp:anchor distT="0" distB="0" distL="114300" distR="114300" simplePos="0" relativeHeight="251658372" behindDoc="0" locked="0" layoutInCell="1" allowOverlap="1" wp14:anchorId="15A7B842" wp14:editId="4C918366">
                <wp:simplePos x="0" y="0"/>
                <wp:positionH relativeFrom="margin">
                  <wp:posOffset>-261399</wp:posOffset>
                </wp:positionH>
                <wp:positionV relativeFrom="paragraph">
                  <wp:posOffset>-635</wp:posOffset>
                </wp:positionV>
                <wp:extent cx="193675" cy="186055"/>
                <wp:effectExtent l="0" t="0" r="15875" b="23495"/>
                <wp:wrapNone/>
                <wp:docPr id="2007582701" name="Oval 14"/>
                <wp:cNvGraphicFramePr/>
                <a:graphic xmlns:a="http://schemas.openxmlformats.org/drawingml/2006/main">
                  <a:graphicData uri="http://schemas.microsoft.com/office/word/2010/wordprocessingShape">
                    <wps:wsp>
                      <wps:cNvSpPr/>
                      <wps:spPr>
                        <a:xfrm>
                          <a:off x="0" y="0"/>
                          <a:ext cx="193675" cy="18605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Pr="00186FC4" w:rsidR="005D65E5" w:rsidP="005D65E5" w:rsidRDefault="005D65E5" w14:paraId="3DA915C3" w14:textId="76F3FA39">
                            <w:pPr>
                              <w:jc w:val="center"/>
                              <w:rPr>
                                <w:sz w:val="16"/>
                                <w:szCs w:val="16"/>
                              </w:rPr>
                            </w:pPr>
                            <w:r>
                              <w:rPr>
                                <w:sz w:val="16"/>
                                <w:szCs w:val="16"/>
                              </w:rPr>
                              <w:t>13</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dec="http://schemas.microsoft.com/office/drawing/2017/decorative" xmlns:a="http://schemas.openxmlformats.org/drawingml/2006/main">
            <w:pict w14:anchorId="4971DAAF">
              <v:oval id="_x0000_s1157" style="position:absolute;margin-left:-20.6pt;margin-top:-.05pt;width:15.25pt;height:14.65pt;z-index:2516583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fillcolor="#4472c4 [3204]" strokecolor="#09101d [484]" strokeweight="1pt" w14:anchorId="15A7B8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">
                <v:stroke joinstyle="miter"/>
                <v:textbox inset="0,0,0,0">
                  <w:txbxContent>
                    <w:p w:rsidRPr="00186FC4" w:rsidR="005D65E5" w:rsidP="005D65E5" w:rsidRDefault="005D65E5" w14:paraId="7B862D82" w14:textId="76F3FA39">
                      <w:pPr>
                        <w:jc w:val="center"/>
                        <w:rPr>
                          <w:sz w:val="16"/>
                          <w:szCs w:val="16"/>
                        </w:rPr>
                      </w:pPr>
                      <w:r>
                        <w:rPr>
                          <w:sz w:val="16"/>
                          <w:szCs w:val="16"/>
                        </w:rPr>
                        <w:t>13</w:t>
                      </w:r>
                    </w:p>
                  </w:txbxContent>
                </v:textbox>
                <w10:wrap anchorx="margin"/>
              </v:oval>
            </w:pict>
          </mc:Fallback>
        </mc:AlternateContent>
      </w:r>
      <w:r w:rsidR="005E1ADD">
        <w:t>Models</w:t>
      </w:r>
    </w:p>
    <w:p w:rsidR="00913B59" w:rsidP="001D2036" w:rsidRDefault="00913B59" w14:paraId="19CEC8BD" w14:textId="7F57FC44">
      <w:pPr>
        <w:rPr>
          <w:lang w:eastAsia="en-GB"/>
        </w:rPr>
      </w:pPr>
      <w:r>
        <w:rPr>
          <w:noProof/>
        </w:rPr>
        <w:drawing>
          <wp:inline distT="0" distB="0" distL="0" distR="0" wp14:anchorId="6D75AD18" wp14:editId="0F722788">
            <wp:extent cx="5373385" cy="392799"/>
            <wp:effectExtent l="0" t="0" r="0" b="7620"/>
            <wp:docPr id="2073210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210766" name=""/>
                    <pic:cNvPicPr/>
                  </pic:nvPicPr>
                  <pic:blipFill>
                    <a:blip r:embed="rId74"/>
                    <a:stretch>
                      <a:fillRect/>
                    </a:stretch>
                  </pic:blipFill>
                  <pic:spPr>
                    <a:xfrm>
                      <a:off x="0" y="0"/>
                      <a:ext cx="5749397" cy="420286"/>
                    </a:xfrm>
                    <a:prstGeom prst="rect">
                      <a:avLst/>
                    </a:prstGeom>
                  </pic:spPr>
                </pic:pic>
              </a:graphicData>
            </a:graphic>
          </wp:inline>
        </w:drawing>
      </w:r>
    </w:p>
    <w:p w:rsidR="00D8077B" w:rsidP="001D2036" w:rsidRDefault="00582281" w14:paraId="6329EFB5" w14:textId="77777777">
      <w:pPr>
        <w:rPr>
          <w:lang w:eastAsia="en-GB"/>
        </w:rPr>
      </w:pPr>
      <w:r w:rsidRPr="00582281">
        <w:rPr>
          <w:lang w:eastAsia="en-GB"/>
        </w:rPr>
        <w:t xml:space="preserve">The Odyssey “model” is used to auto fill template fields. They are useful in a situation in which you want information presented on a profile in template fields and that information is the same across a group/template. </w:t>
      </w:r>
    </w:p>
    <w:p w:rsidR="00582281" w:rsidP="001D2036" w:rsidRDefault="00582281" w14:paraId="6F656E31" w14:textId="45A7B0C5">
      <w:pPr>
        <w:rPr>
          <w:lang w:eastAsia="en-GB"/>
        </w:rPr>
      </w:pPr>
      <w:r w:rsidRPr="00582281">
        <w:rPr>
          <w:lang w:eastAsia="en-GB"/>
        </w:rPr>
        <w:t xml:space="preserve">An example </w:t>
      </w:r>
      <w:r w:rsidR="00D8077B">
        <w:rPr>
          <w:lang w:eastAsia="en-GB"/>
        </w:rPr>
        <w:t>of</w:t>
      </w:r>
      <w:r w:rsidRPr="00582281">
        <w:rPr>
          <w:lang w:eastAsia="en-GB"/>
        </w:rPr>
        <w:t xml:space="preserve"> this is with the safeguard materials. </w:t>
      </w:r>
      <w:r w:rsidR="00336D09">
        <w:rPr>
          <w:lang w:eastAsia="en-GB"/>
        </w:rPr>
        <w:t xml:space="preserve"> </w:t>
      </w:r>
      <w:r w:rsidR="00574F35">
        <w:rPr>
          <w:lang w:eastAsia="en-GB"/>
        </w:rPr>
        <w:t>Once the Safeguard template is selected, s</w:t>
      </w:r>
      <w:r w:rsidR="000A5661">
        <w:rPr>
          <w:lang w:eastAsia="en-GB"/>
        </w:rPr>
        <w:t>elect</w:t>
      </w:r>
      <w:r w:rsidR="008375BD">
        <w:rPr>
          <w:lang w:eastAsia="en-GB"/>
        </w:rPr>
        <w:t xml:space="preserve"> the </w:t>
      </w:r>
      <w:r w:rsidR="00E666B3">
        <w:rPr>
          <w:lang w:eastAsia="en-GB"/>
        </w:rPr>
        <w:t>M</w:t>
      </w:r>
      <w:r w:rsidR="008375BD">
        <w:rPr>
          <w:lang w:eastAsia="en-GB"/>
        </w:rPr>
        <w:t>odel</w:t>
      </w:r>
      <w:r w:rsidR="00574F35">
        <w:rPr>
          <w:lang w:eastAsia="en-GB"/>
        </w:rPr>
        <w:t xml:space="preserve"> Category</w:t>
      </w:r>
      <w:r w:rsidR="008375BD">
        <w:rPr>
          <w:lang w:eastAsia="en-GB"/>
        </w:rPr>
        <w:t xml:space="preserve"> </w:t>
      </w:r>
      <w:r w:rsidR="00336D09">
        <w:rPr>
          <w:lang w:eastAsia="en-GB"/>
        </w:rPr>
        <w:t>as shown below.</w:t>
      </w:r>
    </w:p>
    <w:p w:rsidR="00AF6D42" w:rsidP="001D2036" w:rsidRDefault="00AF6D42" w14:paraId="110B75D5" w14:textId="089C88AA">
      <w:pPr>
        <w:rPr>
          <w:lang w:eastAsia="en-GB"/>
        </w:rPr>
      </w:pPr>
      <w:r>
        <w:rPr>
          <w:noProof/>
        </w:rPr>
        <w:drawing>
          <wp:inline distT="0" distB="0" distL="0" distR="0" wp14:anchorId="1B7B4BFA" wp14:editId="12E3B0DA">
            <wp:extent cx="3566695" cy="1372749"/>
            <wp:effectExtent l="0" t="0" r="0" b="0"/>
            <wp:docPr id="13711412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141263" name="Picture 1" descr="A screenshot of a computer&#10;&#10;AI-generated content may be incorrect."/>
                    <pic:cNvPicPr/>
                  </pic:nvPicPr>
                  <pic:blipFill>
                    <a:blip r:embed="rId75"/>
                    <a:stretch>
                      <a:fillRect/>
                    </a:stretch>
                  </pic:blipFill>
                  <pic:spPr>
                    <a:xfrm>
                      <a:off x="0" y="0"/>
                      <a:ext cx="3608422" cy="1388809"/>
                    </a:xfrm>
                    <a:prstGeom prst="rect">
                      <a:avLst/>
                    </a:prstGeom>
                  </pic:spPr>
                </pic:pic>
              </a:graphicData>
            </a:graphic>
          </wp:inline>
        </w:drawing>
      </w:r>
      <w:r w:rsidR="00661B2B">
        <w:rPr>
          <w:lang w:eastAsia="en-GB"/>
        </w:rPr>
        <w:t xml:space="preserve">  </w:t>
      </w:r>
      <w:r w:rsidR="00661B2B">
        <w:rPr>
          <w:noProof/>
        </w:rPr>
        <w:drawing>
          <wp:inline distT="0" distB="0" distL="0" distR="0" wp14:anchorId="7833984D" wp14:editId="6E66CB2A">
            <wp:extent cx="2505808" cy="1373698"/>
            <wp:effectExtent l="0" t="0" r="8890" b="0"/>
            <wp:docPr id="83192439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546318" name="Picture 1" descr="A screenshot of a computer&#10;&#10;Description automatically generated"/>
                    <pic:cNvPicPr/>
                  </pic:nvPicPr>
                  <pic:blipFill>
                    <a:blip r:embed="rId76"/>
                    <a:stretch>
                      <a:fillRect/>
                    </a:stretch>
                  </pic:blipFill>
                  <pic:spPr>
                    <a:xfrm>
                      <a:off x="0" y="0"/>
                      <a:ext cx="2525437" cy="1384459"/>
                    </a:xfrm>
                    <a:prstGeom prst="rect">
                      <a:avLst/>
                    </a:prstGeom>
                  </pic:spPr>
                </pic:pic>
              </a:graphicData>
            </a:graphic>
          </wp:inline>
        </w:drawing>
      </w:r>
    </w:p>
    <w:p w:rsidR="000E1D65" w:rsidP="001D2036" w:rsidRDefault="00336D09" w14:paraId="1E3AE504" w14:textId="77777777">
      <w:pPr>
        <w:rPr>
          <w:lang w:eastAsia="en-GB"/>
        </w:rPr>
      </w:pPr>
      <w:r>
        <w:rPr>
          <w:lang w:eastAsia="en-GB"/>
        </w:rPr>
        <w:t>Each category has pre-populated data for</w:t>
      </w:r>
      <w:r w:rsidR="00B32B18">
        <w:rPr>
          <w:lang w:eastAsia="en-GB"/>
        </w:rPr>
        <w:t xml:space="preserve"> 3 fields:</w:t>
      </w:r>
    </w:p>
    <w:p w:rsidR="000E1B62" w:rsidP="000E1B62" w:rsidRDefault="00574F35" w14:paraId="4C7A617C" w14:textId="77777777">
      <w:pPr>
        <w:pStyle w:val="ListParagraph"/>
        <w:numPr>
          <w:ilvl w:val="0"/>
          <w:numId w:val="37"/>
        </w:numPr>
        <w:rPr>
          <w:lang w:eastAsia="en-GB"/>
        </w:rPr>
      </w:pPr>
      <w:r w:rsidRPr="00582281">
        <w:rPr>
          <w:lang w:eastAsia="en-GB"/>
        </w:rPr>
        <w:t xml:space="preserve">“Element Category Code,” </w:t>
      </w:r>
      <w:r>
        <w:rPr>
          <w:lang w:eastAsia="en-GB"/>
        </w:rPr>
        <w:t xml:space="preserve">the </w:t>
      </w:r>
      <w:r w:rsidRPr="00582281">
        <w:rPr>
          <w:lang w:eastAsia="en-GB"/>
        </w:rPr>
        <w:t xml:space="preserve">“Material,” and “Description” </w:t>
      </w:r>
      <w:r>
        <w:rPr>
          <w:lang w:eastAsia="en-GB"/>
        </w:rPr>
        <w:t xml:space="preserve">fields </w:t>
      </w:r>
    </w:p>
    <w:p w:rsidR="00574F35" w:rsidP="001D2036" w:rsidRDefault="000E1B62" w14:paraId="326C7668" w14:textId="1F6561A6">
      <w:pPr>
        <w:rPr>
          <w:lang w:eastAsia="en-GB"/>
        </w:rPr>
      </w:pPr>
      <w:r>
        <w:rPr>
          <w:lang w:eastAsia="en-GB"/>
        </w:rPr>
        <w:t xml:space="preserve">These </w:t>
      </w:r>
      <w:r w:rsidR="00574F35">
        <w:rPr>
          <w:lang w:eastAsia="en-GB"/>
        </w:rPr>
        <w:t>are</w:t>
      </w:r>
      <w:r w:rsidRPr="00582281" w:rsidR="00574F35">
        <w:rPr>
          <w:lang w:eastAsia="en-GB"/>
        </w:rPr>
        <w:t xml:space="preserve"> auto</w:t>
      </w:r>
      <w:r w:rsidR="00574F35">
        <w:rPr>
          <w:lang w:eastAsia="en-GB"/>
        </w:rPr>
        <w:t>matically</w:t>
      </w:r>
      <w:r w:rsidRPr="00582281" w:rsidR="00574F35">
        <w:rPr>
          <w:lang w:eastAsia="en-GB"/>
        </w:rPr>
        <w:t xml:space="preserve"> populate</w:t>
      </w:r>
      <w:r w:rsidR="00574F35">
        <w:rPr>
          <w:lang w:eastAsia="en-GB"/>
        </w:rPr>
        <w:t>d</w:t>
      </w:r>
      <w:r w:rsidRPr="00582281" w:rsidR="00574F35">
        <w:rPr>
          <w:lang w:eastAsia="en-GB"/>
        </w:rPr>
        <w:t xml:space="preserve"> </w:t>
      </w:r>
      <w:r w:rsidR="00E666B3">
        <w:rPr>
          <w:lang w:eastAsia="en-GB"/>
        </w:rPr>
        <w:t>based on the Model Category chosen.</w:t>
      </w:r>
    </w:p>
    <w:p w:rsidRPr="00582281" w:rsidR="00120F12" w:rsidP="001D2036" w:rsidRDefault="00120F12" w14:paraId="69FCB9E0" w14:textId="1BF35F3C">
      <w:pPr>
        <w:rPr>
          <w:lang w:eastAsia="en-GB"/>
        </w:rPr>
      </w:pPr>
    </w:p>
    <w:p w:rsidR="005E1ADD" w:rsidP="001D2036" w:rsidRDefault="00503644" w14:paraId="259D9AEF" w14:textId="3BF9D3D7">
      <w:r w:rsidRPr="001619DD">
        <w:rPr>
          <w:noProof/>
        </w:rPr>
        <mc:AlternateContent>
          <mc:Choice Requires="wps">
            <w:drawing>
              <wp:anchor distT="0" distB="0" distL="114300" distR="114300" simplePos="0" relativeHeight="251658373" behindDoc="0" locked="0" layoutInCell="1" allowOverlap="1" wp14:anchorId="1A8C31D6" wp14:editId="6A0A9948">
                <wp:simplePos x="0" y="0"/>
                <wp:positionH relativeFrom="margin">
                  <wp:posOffset>-300990</wp:posOffset>
                </wp:positionH>
                <wp:positionV relativeFrom="paragraph">
                  <wp:posOffset>-4242</wp:posOffset>
                </wp:positionV>
                <wp:extent cx="193675" cy="186055"/>
                <wp:effectExtent l="0" t="0" r="15875" b="23495"/>
                <wp:wrapNone/>
                <wp:docPr id="1074932227" name="Oval 14"/>
                <wp:cNvGraphicFramePr/>
                <a:graphic xmlns:a="http://schemas.openxmlformats.org/drawingml/2006/main">
                  <a:graphicData uri="http://schemas.microsoft.com/office/word/2010/wordprocessingShape">
                    <wps:wsp>
                      <wps:cNvSpPr/>
                      <wps:spPr>
                        <a:xfrm>
                          <a:off x="0" y="0"/>
                          <a:ext cx="193675" cy="18605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Pr="00186FC4" w:rsidR="00503644" w:rsidP="00503644" w:rsidRDefault="00503644" w14:paraId="7E69BEEB" w14:textId="12512B5E">
                            <w:pPr>
                              <w:jc w:val="center"/>
                              <w:rPr>
                                <w:sz w:val="16"/>
                                <w:szCs w:val="16"/>
                              </w:rPr>
                            </w:pPr>
                            <w:r>
                              <w:rPr>
                                <w:sz w:val="16"/>
                                <w:szCs w:val="16"/>
                              </w:rPr>
                              <w:t>14</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dec="http://schemas.microsoft.com/office/drawing/2017/decorative" xmlns:a="http://schemas.openxmlformats.org/drawingml/2006/main">
            <w:pict w14:anchorId="2F8E52E5">
              <v:oval id="_x0000_s1158" style="position:absolute;margin-left:-23.7pt;margin-top:-.35pt;width:15.25pt;height:14.65pt;z-index:25165837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fillcolor="#4472c4 [3204]" strokecolor="#09101d [484]" strokeweight="1pt" w14:anchorId="1A8C31D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">
                <v:stroke joinstyle="miter"/>
                <v:textbox inset="0,0,0,0">
                  <w:txbxContent>
                    <w:p w:rsidRPr="00186FC4" w:rsidR="00503644" w:rsidP="00503644" w:rsidRDefault="00503644" w14:paraId="15C6873E" w14:textId="12512B5E">
                      <w:pPr>
                        <w:jc w:val="center"/>
                        <w:rPr>
                          <w:sz w:val="16"/>
                          <w:szCs w:val="16"/>
                        </w:rPr>
                      </w:pPr>
                      <w:r>
                        <w:rPr>
                          <w:sz w:val="16"/>
                          <w:szCs w:val="16"/>
                        </w:rPr>
                        <w:t>14</w:t>
                      </w:r>
                    </w:p>
                  </w:txbxContent>
                </v:textbox>
                <w10:wrap anchorx="margin"/>
              </v:oval>
            </w:pict>
          </mc:Fallback>
        </mc:AlternateContent>
      </w:r>
      <w:r w:rsidR="005E1ADD">
        <w:t>Count</w:t>
      </w:r>
    </w:p>
    <w:p w:rsidR="00913B59" w:rsidP="001D2036" w:rsidRDefault="0013545C" w14:paraId="33622582" w14:textId="03ECB2DD">
      <w:pPr>
        <w:rPr>
          <w:lang w:eastAsia="en-GB"/>
        </w:rPr>
      </w:pPr>
      <w:r>
        <w:rPr>
          <w:noProof/>
        </w:rPr>
        <w:drawing>
          <wp:inline distT="0" distB="0" distL="0" distR="0" wp14:anchorId="2A967684" wp14:editId="73289486">
            <wp:extent cx="4834255" cy="450757"/>
            <wp:effectExtent l="0" t="0" r="0" b="6985"/>
            <wp:docPr id="1320747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747322" name=""/>
                    <pic:cNvPicPr/>
                  </pic:nvPicPr>
                  <pic:blipFill>
                    <a:blip r:embed="rId77"/>
                    <a:stretch>
                      <a:fillRect/>
                    </a:stretch>
                  </pic:blipFill>
                  <pic:spPr>
                    <a:xfrm>
                      <a:off x="0" y="0"/>
                      <a:ext cx="5117890" cy="477204"/>
                    </a:xfrm>
                    <a:prstGeom prst="rect">
                      <a:avLst/>
                    </a:prstGeom>
                  </pic:spPr>
                </pic:pic>
              </a:graphicData>
            </a:graphic>
          </wp:inline>
        </w:drawing>
      </w:r>
    </w:p>
    <w:p w:rsidR="0013545C" w:rsidP="003A22F9" w:rsidRDefault="00BD505F" w14:paraId="7B2D3AF5" w14:textId="7C8785E8">
      <w:pPr>
        <w:spacing w:after="0"/>
        <w:rPr>
          <w:lang w:eastAsia="en-GB"/>
        </w:rPr>
      </w:pPr>
      <w:r>
        <w:rPr>
          <w:lang w:eastAsia="en-GB"/>
        </w:rPr>
        <w:t>This is the number of radionuclides</w:t>
      </w:r>
      <w:r w:rsidR="003838AD">
        <w:rPr>
          <w:lang w:eastAsia="en-GB"/>
        </w:rPr>
        <w:t xml:space="preserve"> to be added </w:t>
      </w:r>
      <w:r w:rsidR="008D607C">
        <w:rPr>
          <w:lang w:eastAsia="en-GB"/>
        </w:rPr>
        <w:t>using</w:t>
      </w:r>
      <w:r w:rsidR="00516F85">
        <w:rPr>
          <w:lang w:eastAsia="en-GB"/>
        </w:rPr>
        <w:t xml:space="preserve"> this form with </w:t>
      </w:r>
      <w:r w:rsidR="008D607C">
        <w:rPr>
          <w:lang w:eastAsia="en-GB"/>
        </w:rPr>
        <w:t>an</w:t>
      </w:r>
      <w:r w:rsidR="00516F85">
        <w:rPr>
          <w:lang w:eastAsia="en-GB"/>
        </w:rPr>
        <w:t xml:space="preserve"> identical </w:t>
      </w:r>
      <w:r w:rsidR="00FA20B0">
        <w:rPr>
          <w:lang w:eastAsia="en-GB"/>
        </w:rPr>
        <w:t xml:space="preserve">set of criteria.  It is defaulted to </w:t>
      </w:r>
      <w:r w:rsidR="001F13F9">
        <w:rPr>
          <w:lang w:eastAsia="en-GB"/>
        </w:rPr>
        <w:t>“</w:t>
      </w:r>
      <w:r w:rsidR="00FA20B0">
        <w:rPr>
          <w:lang w:eastAsia="en-GB"/>
        </w:rPr>
        <w:t>1</w:t>
      </w:r>
      <w:r w:rsidR="001F13F9">
        <w:rPr>
          <w:lang w:eastAsia="en-GB"/>
        </w:rPr>
        <w:t>”</w:t>
      </w:r>
      <w:r w:rsidR="00FA20B0">
        <w:rPr>
          <w:lang w:eastAsia="en-GB"/>
        </w:rPr>
        <w:t xml:space="preserve"> and i</w:t>
      </w:r>
      <w:r w:rsidR="0013545C">
        <w:rPr>
          <w:lang w:eastAsia="en-GB"/>
        </w:rPr>
        <w:t>s a required field.</w:t>
      </w:r>
      <w:r w:rsidR="001F13F9">
        <w:rPr>
          <w:lang w:eastAsia="en-GB"/>
        </w:rPr>
        <w:t xml:space="preserve">  If the number was changed to “2”</w:t>
      </w:r>
      <w:r w:rsidR="004F48CF">
        <w:rPr>
          <w:lang w:eastAsia="en-GB"/>
        </w:rPr>
        <w:t xml:space="preserve">, this would </w:t>
      </w:r>
      <w:r w:rsidR="00CF4CE4">
        <w:rPr>
          <w:lang w:eastAsia="en-GB"/>
        </w:rPr>
        <w:t>add 2 entries to the inventory with identical criterial ex</w:t>
      </w:r>
      <w:r w:rsidR="0035457E">
        <w:rPr>
          <w:lang w:eastAsia="en-GB"/>
        </w:rPr>
        <w:t xml:space="preserve">cept the </w:t>
      </w:r>
      <w:r w:rsidR="00664648">
        <w:rPr>
          <w:color w:val="000000" w:themeColor="text1"/>
          <w:lang w:eastAsia="en-GB"/>
        </w:rPr>
        <w:t>System Reference</w:t>
      </w:r>
      <w:r w:rsidRPr="00432E29" w:rsidR="0035457E">
        <w:rPr>
          <w:color w:val="000000" w:themeColor="text1"/>
          <w:lang w:eastAsia="en-GB"/>
        </w:rPr>
        <w:t xml:space="preserve"> ID </w:t>
      </w:r>
      <w:r w:rsidR="0035457E">
        <w:rPr>
          <w:lang w:eastAsia="en-GB"/>
        </w:rPr>
        <w:t>would</w:t>
      </w:r>
      <w:r w:rsidR="0068418B">
        <w:rPr>
          <w:lang w:eastAsia="en-GB"/>
        </w:rPr>
        <w:t xml:space="preserve"> </w:t>
      </w:r>
      <w:r w:rsidR="0035457E">
        <w:rPr>
          <w:lang w:eastAsia="en-GB"/>
        </w:rPr>
        <w:t>automatically increment</w:t>
      </w:r>
      <w:r w:rsidR="0068418B">
        <w:rPr>
          <w:lang w:eastAsia="en-GB"/>
        </w:rPr>
        <w:t>.</w:t>
      </w:r>
    </w:p>
    <w:p w:rsidR="0013545C" w:rsidP="003A22F9" w:rsidRDefault="0013545C" w14:paraId="79B50A25" w14:textId="28AEB548">
      <w:pPr>
        <w:spacing w:after="0"/>
        <w:rPr>
          <w:lang w:eastAsia="en-GB"/>
        </w:rPr>
      </w:pPr>
    </w:p>
    <w:p w:rsidR="00622F80" w:rsidP="003A22F9" w:rsidRDefault="003A22F9" w14:paraId="42750C4E" w14:textId="516D6093">
      <w:pPr>
        <w:spacing w:after="0"/>
      </w:pPr>
      <w:r w:rsidRPr="001619DD">
        <w:rPr>
          <w:noProof/>
        </w:rPr>
        <mc:AlternateContent>
          <mc:Choice Requires="wps">
            <w:drawing>
              <wp:anchor distT="0" distB="0" distL="114300" distR="114300" simplePos="0" relativeHeight="251658376" behindDoc="0" locked="0" layoutInCell="1" allowOverlap="1" wp14:anchorId="2661BB78" wp14:editId="1E9A78EE">
                <wp:simplePos x="0" y="0"/>
                <wp:positionH relativeFrom="margin">
                  <wp:posOffset>-265606</wp:posOffset>
                </wp:positionH>
                <wp:positionV relativeFrom="paragraph">
                  <wp:posOffset>-29007</wp:posOffset>
                </wp:positionV>
                <wp:extent cx="193675" cy="186055"/>
                <wp:effectExtent l="0" t="0" r="15875" b="23495"/>
                <wp:wrapNone/>
                <wp:docPr id="1962351350" name="Oval 14"/>
                <wp:cNvGraphicFramePr/>
                <a:graphic xmlns:a="http://schemas.openxmlformats.org/drawingml/2006/main">
                  <a:graphicData uri="http://schemas.microsoft.com/office/word/2010/wordprocessingShape">
                    <wps:wsp>
                      <wps:cNvSpPr/>
                      <wps:spPr>
                        <a:xfrm>
                          <a:off x="0" y="0"/>
                          <a:ext cx="193675" cy="18605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Pr="00186FC4" w:rsidR="001D789C" w:rsidP="001D789C" w:rsidRDefault="001D789C" w14:paraId="038D1C4F" w14:textId="1B9D4D7C">
                            <w:pPr>
                              <w:jc w:val="center"/>
                              <w:rPr>
                                <w:sz w:val="16"/>
                                <w:szCs w:val="16"/>
                              </w:rPr>
                            </w:pPr>
                            <w:r>
                              <w:rPr>
                                <w:sz w:val="16"/>
                                <w:szCs w:val="16"/>
                              </w:rPr>
                              <w:t>15</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dec="http://schemas.microsoft.com/office/drawing/2017/decorative" xmlns:a="http://schemas.openxmlformats.org/drawingml/2006/main">
            <w:pict w14:anchorId="4BFF8B87">
              <v:oval id="_x0000_s1159" style="position:absolute;margin-left:-20.9pt;margin-top:-2.3pt;width:15.25pt;height:14.65pt;z-index:2516583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fillcolor="#4472c4 [3204]" strokecolor="#09101d [484]" strokeweight="1pt" w14:anchorId="2661BB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">
                <v:stroke joinstyle="miter"/>
                <v:textbox inset="0,0,0,0">
                  <w:txbxContent>
                    <w:p w:rsidRPr="00186FC4" w:rsidR="001D789C" w:rsidP="001D789C" w:rsidRDefault="001D789C" w14:paraId="41150DF2" w14:textId="1B9D4D7C">
                      <w:pPr>
                        <w:jc w:val="center"/>
                        <w:rPr>
                          <w:sz w:val="16"/>
                          <w:szCs w:val="16"/>
                        </w:rPr>
                      </w:pPr>
                      <w:r>
                        <w:rPr>
                          <w:sz w:val="16"/>
                          <w:szCs w:val="16"/>
                        </w:rPr>
                        <w:t>15</w:t>
                      </w:r>
                    </w:p>
                  </w:txbxContent>
                </v:textbox>
                <w10:wrap anchorx="margin"/>
              </v:oval>
            </w:pict>
          </mc:Fallback>
        </mc:AlternateContent>
      </w:r>
      <w:r w:rsidR="005E1ADD">
        <w:t>Confirm reference activity and date above are correct</w:t>
      </w:r>
    </w:p>
    <w:p w:rsidR="00B46A6B" w:rsidP="003A22F9" w:rsidRDefault="00B46A6B" w14:paraId="279F1053" w14:textId="77777777">
      <w:pPr>
        <w:spacing w:after="0"/>
      </w:pPr>
    </w:p>
    <w:p w:rsidR="00622F80" w:rsidP="003A22F9" w:rsidRDefault="00622F80" w14:paraId="23503D1E" w14:textId="6C504D96">
      <w:pPr>
        <w:spacing w:after="0"/>
        <w:rPr>
          <w:lang w:eastAsia="en-GB"/>
        </w:rPr>
      </w:pPr>
      <w:r>
        <w:rPr>
          <w:lang w:eastAsia="en-GB"/>
        </w:rPr>
        <w:t xml:space="preserve">This is a required checkbox to ensure </w:t>
      </w:r>
      <w:r w:rsidR="00D11A27">
        <w:rPr>
          <w:lang w:eastAsia="en-GB"/>
        </w:rPr>
        <w:t>review of</w:t>
      </w:r>
      <w:r>
        <w:rPr>
          <w:lang w:eastAsia="en-GB"/>
        </w:rPr>
        <w:t xml:space="preserve"> the</w:t>
      </w:r>
      <w:r w:rsidR="0010646B">
        <w:rPr>
          <w:lang w:eastAsia="en-GB"/>
        </w:rPr>
        <w:t xml:space="preserve"> calculated entries in the </w:t>
      </w:r>
      <w:r w:rsidR="00D11A27">
        <w:rPr>
          <w:lang w:eastAsia="en-GB"/>
        </w:rPr>
        <w:t>fields above.</w:t>
      </w:r>
      <w:r w:rsidR="00A1033F">
        <w:rPr>
          <w:lang w:eastAsia="en-GB"/>
        </w:rPr>
        <w:t xml:space="preserve">  It is not possible to add the radionuclide to inventory if this checkbox remains unticked.</w:t>
      </w:r>
    </w:p>
    <w:p w:rsidR="000D2E48" w:rsidP="003A22F9" w:rsidRDefault="000D2E48" w14:paraId="39FD6A5E" w14:textId="5594B886">
      <w:pPr>
        <w:spacing w:after="0"/>
        <w:rPr>
          <w:lang w:eastAsia="en-GB"/>
        </w:rPr>
      </w:pPr>
    </w:p>
    <w:p w:rsidR="005E1ADD" w:rsidP="003A22F9" w:rsidRDefault="003A22F9" w14:paraId="7E7CC76C" w14:textId="05A7A1C9">
      <w:pPr>
        <w:spacing w:after="0"/>
      </w:pPr>
      <w:r w:rsidRPr="001619DD">
        <w:rPr>
          <w:noProof/>
        </w:rPr>
        <mc:AlternateContent>
          <mc:Choice Requires="wps">
            <w:drawing>
              <wp:anchor distT="0" distB="0" distL="114300" distR="114300" simplePos="0" relativeHeight="251658374" behindDoc="0" locked="0" layoutInCell="1" allowOverlap="1" wp14:anchorId="2DEF299A" wp14:editId="654BC11E">
                <wp:simplePos x="0" y="0"/>
                <wp:positionH relativeFrom="margin">
                  <wp:posOffset>-265606</wp:posOffset>
                </wp:positionH>
                <wp:positionV relativeFrom="paragraph">
                  <wp:posOffset>-34398</wp:posOffset>
                </wp:positionV>
                <wp:extent cx="193675" cy="186055"/>
                <wp:effectExtent l="0" t="0" r="15875" b="23495"/>
                <wp:wrapNone/>
                <wp:docPr id="1734200354" name="Oval 14"/>
                <wp:cNvGraphicFramePr/>
                <a:graphic xmlns:a="http://schemas.openxmlformats.org/drawingml/2006/main">
                  <a:graphicData uri="http://schemas.microsoft.com/office/word/2010/wordprocessingShape">
                    <wps:wsp>
                      <wps:cNvSpPr/>
                      <wps:spPr>
                        <a:xfrm>
                          <a:off x="0" y="0"/>
                          <a:ext cx="193675" cy="18605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Pr="00186FC4" w:rsidR="00503644" w:rsidP="00503644" w:rsidRDefault="001D789C" w14:paraId="4EF97583" w14:textId="4436C0BE">
                            <w:pPr>
                              <w:jc w:val="center"/>
                              <w:rPr>
                                <w:sz w:val="16"/>
                                <w:szCs w:val="16"/>
                              </w:rPr>
                            </w:pPr>
                            <w:r>
                              <w:rPr>
                                <w:sz w:val="16"/>
                                <w:szCs w:val="16"/>
                              </w:rPr>
                              <w:t>16</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dec="http://schemas.microsoft.com/office/drawing/2017/decorative" xmlns:a="http://schemas.openxmlformats.org/drawingml/2006/main">
            <w:pict w14:anchorId="31559B19">
              <v:oval id="_x0000_s1160" style="position:absolute;margin-left:-20.9pt;margin-top:-2.7pt;width:15.25pt;height:14.65pt;z-index:25165837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fillcolor="#4472c4 [3204]" strokecolor="#09101d [484]" strokeweight="1pt" w14:anchorId="2DEF299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">
                <v:stroke joinstyle="miter"/>
                <v:textbox inset="0,0,0,0">
                  <w:txbxContent>
                    <w:p w:rsidRPr="00186FC4" w:rsidR="00503644" w:rsidP="00503644" w:rsidRDefault="001D789C" w14:paraId="7C675C08" w14:textId="4436C0BE">
                      <w:pPr>
                        <w:jc w:val="center"/>
                        <w:rPr>
                          <w:sz w:val="16"/>
                          <w:szCs w:val="16"/>
                        </w:rPr>
                      </w:pPr>
                      <w:r>
                        <w:rPr>
                          <w:sz w:val="16"/>
                          <w:szCs w:val="16"/>
                        </w:rPr>
                        <w:t>16</w:t>
                      </w:r>
                    </w:p>
                  </w:txbxContent>
                </v:textbox>
                <w10:wrap anchorx="margin"/>
              </v:oval>
            </w:pict>
          </mc:Fallback>
        </mc:AlternateContent>
      </w:r>
      <w:r w:rsidR="005E1ADD">
        <w:t>Unique Reference</w:t>
      </w:r>
    </w:p>
    <w:p w:rsidR="00B46A6B" w:rsidP="003A22F9" w:rsidRDefault="00B46A6B" w14:paraId="681C3D23" w14:textId="751EEFB1">
      <w:pPr>
        <w:spacing w:after="0"/>
        <w:rPr>
          <w:lang w:eastAsia="en-GB"/>
        </w:rPr>
      </w:pPr>
    </w:p>
    <w:p w:rsidR="00A71B31" w:rsidP="003A22F9" w:rsidRDefault="00A71B31" w14:paraId="45ACC611" w14:textId="301C4039">
      <w:pPr>
        <w:spacing w:after="0"/>
        <w:rPr>
          <w:lang w:eastAsia="en-GB"/>
        </w:rPr>
      </w:pPr>
      <w:r>
        <w:rPr>
          <w:noProof/>
        </w:rPr>
        <w:drawing>
          <wp:inline distT="0" distB="0" distL="0" distR="0" wp14:anchorId="754C8091" wp14:editId="3969BBFB">
            <wp:extent cx="4834647" cy="747173"/>
            <wp:effectExtent l="0" t="0" r="4445" b="0"/>
            <wp:docPr id="467713009"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713009" name="Picture 1" descr="A screen shot of a computer&#10;&#10;Description automatically generated"/>
                    <pic:cNvPicPr/>
                  </pic:nvPicPr>
                  <pic:blipFill>
                    <a:blip r:embed="rId78"/>
                    <a:stretch>
                      <a:fillRect/>
                    </a:stretch>
                  </pic:blipFill>
                  <pic:spPr>
                    <a:xfrm>
                      <a:off x="0" y="0"/>
                      <a:ext cx="4944714" cy="764183"/>
                    </a:xfrm>
                    <a:prstGeom prst="rect">
                      <a:avLst/>
                    </a:prstGeom>
                  </pic:spPr>
                </pic:pic>
              </a:graphicData>
            </a:graphic>
          </wp:inline>
        </w:drawing>
      </w:r>
    </w:p>
    <w:p w:rsidR="00A71B31" w:rsidP="003A22F9" w:rsidRDefault="00A71B31" w14:paraId="30F72309" w14:textId="4BBC14D2">
      <w:pPr>
        <w:spacing w:after="0"/>
        <w:rPr>
          <w:lang w:eastAsia="en-GB"/>
        </w:rPr>
      </w:pPr>
    </w:p>
    <w:p w:rsidR="00A1033F" w:rsidP="003A22F9" w:rsidRDefault="00B46A6B" w14:paraId="119A499A" w14:textId="3F5A7621">
      <w:pPr>
        <w:spacing w:after="0"/>
        <w:rPr>
          <w:lang w:eastAsia="en-GB"/>
        </w:rPr>
      </w:pPr>
      <w:r>
        <w:rPr>
          <w:lang w:eastAsia="en-GB"/>
        </w:rPr>
        <w:t>This</w:t>
      </w:r>
      <w:r w:rsidR="00052087">
        <w:rPr>
          <w:lang w:eastAsia="en-GB"/>
        </w:rPr>
        <w:t xml:space="preserve"> field is for the </w:t>
      </w:r>
      <w:r w:rsidR="008F4CE5">
        <w:rPr>
          <w:lang w:eastAsia="en-GB"/>
        </w:rPr>
        <w:t>manufacturer’s serial number of the radionuclide source to be added into inventory.</w:t>
      </w:r>
      <w:r w:rsidR="00063BB5">
        <w:rPr>
          <w:lang w:eastAsia="en-GB"/>
        </w:rPr>
        <w:t xml:space="preserve">  The field is available for reporting and can be used to search for</w:t>
      </w:r>
      <w:r w:rsidR="00B57782">
        <w:rPr>
          <w:lang w:eastAsia="en-GB"/>
        </w:rPr>
        <w:t xml:space="preserve"> and identify</w:t>
      </w:r>
      <w:r w:rsidR="00063BB5">
        <w:rPr>
          <w:lang w:eastAsia="en-GB"/>
        </w:rPr>
        <w:t xml:space="preserve"> </w:t>
      </w:r>
      <w:r w:rsidR="00B57782">
        <w:rPr>
          <w:lang w:eastAsia="en-GB"/>
        </w:rPr>
        <w:t>inventory in the system.</w:t>
      </w:r>
      <w:r w:rsidR="00337276">
        <w:rPr>
          <w:lang w:eastAsia="en-GB"/>
        </w:rPr>
        <w:t xml:space="preserve">  It is also possible to add a link into this field</w:t>
      </w:r>
      <w:r w:rsidR="00C72984">
        <w:rPr>
          <w:lang w:eastAsia="en-GB"/>
        </w:rPr>
        <w:t xml:space="preserve"> for example a link to the manufacturer’s website.</w:t>
      </w:r>
      <w:r w:rsidR="009B39D9">
        <w:rPr>
          <w:lang w:eastAsia="en-GB"/>
        </w:rPr>
        <w:t xml:space="preserve">  Click on the </w:t>
      </w:r>
      <w:r w:rsidR="00720435">
        <w:rPr>
          <w:lang w:eastAsia="en-GB"/>
        </w:rPr>
        <w:t>lines in the bottom right corner to widen the box.</w:t>
      </w:r>
      <w:r w:rsidR="00980E88">
        <w:rPr>
          <w:lang w:eastAsia="en-GB"/>
        </w:rPr>
        <w:t xml:space="preserve">  Input the text name to be displayed inside the square brackets</w:t>
      </w:r>
      <w:r w:rsidR="003B735C">
        <w:rPr>
          <w:lang w:eastAsia="en-GB"/>
        </w:rPr>
        <w:t xml:space="preserve"> (remove the &lt;&gt; signs)</w:t>
      </w:r>
    </w:p>
    <w:p w:rsidR="000D2E48" w:rsidP="003A22F9" w:rsidRDefault="000D2E48" w14:paraId="29E07AE0" w14:textId="77777777">
      <w:pPr>
        <w:spacing w:after="0"/>
        <w:rPr>
          <w:lang w:eastAsia="en-GB"/>
        </w:rPr>
      </w:pPr>
    </w:p>
    <w:p w:rsidR="009F0E60" w:rsidP="003A22F9" w:rsidRDefault="00841A98" w14:paraId="2B861CB8" w14:textId="02253519">
      <w:pPr>
        <w:spacing w:after="0"/>
        <w:rPr>
          <w:lang w:eastAsia="en-GB"/>
        </w:rPr>
      </w:pPr>
      <w:r>
        <w:rPr>
          <w:lang w:eastAsia="en-GB"/>
        </w:rPr>
        <w:t xml:space="preserve">Note: as best practice it is suggested to input the manufacturer’s serial number, followed by the </w:t>
      </w:r>
      <w:r w:rsidR="009372A5">
        <w:rPr>
          <w:lang w:eastAsia="en-GB"/>
        </w:rPr>
        <w:t>initials or name of the stock owner.  This will aid searching for multiple stocks of the same radionuclide.</w:t>
      </w:r>
    </w:p>
    <w:p w:rsidR="006C772D" w:rsidP="003A22F9" w:rsidRDefault="006C772D" w14:paraId="70923C91" w14:textId="77777777">
      <w:pPr>
        <w:spacing w:after="0"/>
        <w:rPr>
          <w:lang w:eastAsia="en-GB"/>
        </w:rPr>
      </w:pPr>
    </w:p>
    <w:p w:rsidR="00C46646" w:rsidP="003A22F9" w:rsidRDefault="005A7889" w14:paraId="163609DF" w14:textId="7079303D">
      <w:pPr>
        <w:spacing w:after="0"/>
        <w:rPr>
          <w:lang w:eastAsia="en-GB"/>
        </w:rPr>
      </w:pPr>
      <w:r>
        <w:rPr>
          <w:lang w:eastAsia="en-GB"/>
        </w:rPr>
        <w:t>Other uses</w:t>
      </w:r>
      <w:r w:rsidR="00C46646">
        <w:rPr>
          <w:lang w:eastAsia="en-GB"/>
        </w:rPr>
        <w:t xml:space="preserve"> include</w:t>
      </w:r>
      <w:r w:rsidR="006C772D">
        <w:rPr>
          <w:lang w:eastAsia="en-GB"/>
        </w:rPr>
        <w:t xml:space="preserve">: </w:t>
      </w:r>
      <w:r w:rsidR="00C46646">
        <w:rPr>
          <w:lang w:eastAsia="en-GB"/>
        </w:rPr>
        <w:br/>
      </w:r>
    </w:p>
    <w:p w:rsidR="006C772D" w:rsidP="00C46646" w:rsidRDefault="006C43D2" w14:paraId="3A5D24BB" w14:textId="05E36A01">
      <w:pPr>
        <w:pStyle w:val="ListParagraph"/>
        <w:numPr>
          <w:ilvl w:val="0"/>
          <w:numId w:val="37"/>
        </w:numPr>
        <w:spacing w:after="0"/>
        <w:rPr>
          <w:lang w:eastAsia="en-GB"/>
        </w:rPr>
      </w:pPr>
      <w:r>
        <w:rPr>
          <w:lang w:eastAsia="en-GB"/>
        </w:rPr>
        <w:t>Addition of</w:t>
      </w:r>
      <w:r w:rsidR="005F2DF9">
        <w:rPr>
          <w:lang w:eastAsia="en-GB"/>
        </w:rPr>
        <w:t xml:space="preserve"> further information in</w:t>
      </w:r>
      <w:r w:rsidR="006C772D">
        <w:rPr>
          <w:lang w:eastAsia="en-GB"/>
        </w:rPr>
        <w:t xml:space="preserve"> this field as a way of determining</w:t>
      </w:r>
      <w:r w:rsidR="00192E1C">
        <w:rPr>
          <w:lang w:eastAsia="en-GB"/>
        </w:rPr>
        <w:t xml:space="preserve"> the type of solution e.g. fructose</w:t>
      </w:r>
      <w:r w:rsidR="00C84C02">
        <w:rPr>
          <w:lang w:eastAsia="en-GB"/>
        </w:rPr>
        <w:t>, sucrose etc.</w:t>
      </w:r>
    </w:p>
    <w:p w:rsidR="006C43D2" w:rsidP="00C46646" w:rsidRDefault="006C43D2" w14:paraId="702C0C4E" w14:textId="539A5593">
      <w:pPr>
        <w:pStyle w:val="ListParagraph"/>
        <w:numPr>
          <w:ilvl w:val="0"/>
          <w:numId w:val="37"/>
        </w:numPr>
        <w:spacing w:after="0"/>
        <w:rPr>
          <w:lang w:eastAsia="en-GB"/>
        </w:rPr>
      </w:pPr>
      <w:r>
        <w:rPr>
          <w:lang w:eastAsia="en-GB"/>
        </w:rPr>
        <w:t>Addition of batch numbers</w:t>
      </w:r>
    </w:p>
    <w:p w:rsidR="006C43D2" w:rsidP="00C46646" w:rsidRDefault="006C43D2" w14:paraId="2451F37B" w14:textId="4735FDCA">
      <w:pPr>
        <w:pStyle w:val="ListParagraph"/>
        <w:numPr>
          <w:ilvl w:val="0"/>
          <w:numId w:val="37"/>
        </w:numPr>
        <w:spacing w:after="0"/>
        <w:rPr>
          <w:lang w:eastAsia="en-GB"/>
        </w:rPr>
      </w:pPr>
      <w:r>
        <w:rPr>
          <w:lang w:eastAsia="en-GB"/>
        </w:rPr>
        <w:t>Addition of tube numbering</w:t>
      </w:r>
    </w:p>
    <w:p w:rsidR="00531912" w:rsidP="003A22F9" w:rsidRDefault="00531912" w14:paraId="26797ACA" w14:textId="77777777">
      <w:pPr>
        <w:spacing w:after="0"/>
        <w:rPr>
          <w:lang w:eastAsia="en-GB"/>
        </w:rPr>
      </w:pPr>
    </w:p>
    <w:p w:rsidR="009F0E60" w:rsidP="003A22F9" w:rsidRDefault="009F0E60" w14:paraId="53088700" w14:textId="12DDF4D0">
      <w:pPr>
        <w:spacing w:after="0"/>
        <w:rPr>
          <w:lang w:eastAsia="en-GB"/>
        </w:rPr>
      </w:pPr>
      <w:r>
        <w:rPr>
          <w:lang w:eastAsia="en-GB"/>
        </w:rPr>
        <w:t>The field is mandatory and can be left blank if not required.</w:t>
      </w:r>
    </w:p>
    <w:p w:rsidR="009F0E60" w:rsidP="003A22F9" w:rsidRDefault="009F0E60" w14:paraId="4D313FC2" w14:textId="7BB02E28">
      <w:pPr>
        <w:spacing w:after="0"/>
        <w:rPr>
          <w:lang w:eastAsia="en-GB"/>
        </w:rPr>
      </w:pPr>
    </w:p>
    <w:p w:rsidR="00E02D77" w:rsidRDefault="00E02D77" w14:paraId="09B4D813" w14:textId="77777777">
      <w:r>
        <w:br w:type="page"/>
      </w:r>
    </w:p>
    <w:p w:rsidR="00B04291" w:rsidP="003A22F9" w:rsidRDefault="001703AE" w14:paraId="066184EF" w14:textId="628B0111">
      <w:pPr>
        <w:spacing w:after="0"/>
      </w:pPr>
      <w:r w:rsidRPr="001619DD">
        <w:rPr>
          <w:noProof/>
        </w:rPr>
        <mc:AlternateContent>
          <mc:Choice Requires="wps">
            <w:drawing>
              <wp:anchor distT="0" distB="0" distL="114300" distR="114300" simplePos="0" relativeHeight="251658375" behindDoc="0" locked="0" layoutInCell="1" allowOverlap="1" wp14:anchorId="7BEAD390" wp14:editId="01E4A705">
                <wp:simplePos x="0" y="0"/>
                <wp:positionH relativeFrom="margin">
                  <wp:posOffset>-256512</wp:posOffset>
                </wp:positionH>
                <wp:positionV relativeFrom="paragraph">
                  <wp:posOffset>-994</wp:posOffset>
                </wp:positionV>
                <wp:extent cx="193675" cy="186055"/>
                <wp:effectExtent l="0" t="0" r="15875" b="23495"/>
                <wp:wrapNone/>
                <wp:docPr id="1640479296" name="Oval 14"/>
                <wp:cNvGraphicFramePr/>
                <a:graphic xmlns:a="http://schemas.openxmlformats.org/drawingml/2006/main">
                  <a:graphicData uri="http://schemas.microsoft.com/office/word/2010/wordprocessingShape">
                    <wps:wsp>
                      <wps:cNvSpPr/>
                      <wps:spPr>
                        <a:xfrm>
                          <a:off x="0" y="0"/>
                          <a:ext cx="193675" cy="18605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Pr="00186FC4" w:rsidR="001703AE" w:rsidP="001703AE" w:rsidRDefault="001D789C" w14:paraId="503D9649" w14:textId="648D459E">
                            <w:pPr>
                              <w:jc w:val="center"/>
                              <w:rPr>
                                <w:sz w:val="16"/>
                                <w:szCs w:val="16"/>
                              </w:rPr>
                            </w:pPr>
                            <w:r>
                              <w:rPr>
                                <w:sz w:val="16"/>
                                <w:szCs w:val="16"/>
                              </w:rPr>
                              <w:t>17</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dec="http://schemas.microsoft.com/office/drawing/2017/decorative" xmlns:a="http://schemas.openxmlformats.org/drawingml/2006/main">
            <w:pict w14:anchorId="67B57B3C">
              <v:oval id="_x0000_s1161" style="position:absolute;margin-left:-20.2pt;margin-top:-.1pt;width:15.25pt;height:14.65pt;z-index:25165837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fillcolor="#4472c4 [3204]" strokecolor="#09101d [484]" strokeweight="1pt" w14:anchorId="7BEAD3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">
                <v:stroke joinstyle="miter"/>
                <v:textbox inset="0,0,0,0">
                  <w:txbxContent>
                    <w:p w:rsidRPr="00186FC4" w:rsidR="001703AE" w:rsidP="001703AE" w:rsidRDefault="001D789C" w14:paraId="44641878" w14:textId="648D459E">
                      <w:pPr>
                        <w:jc w:val="center"/>
                        <w:rPr>
                          <w:sz w:val="16"/>
                          <w:szCs w:val="16"/>
                        </w:rPr>
                      </w:pPr>
                      <w:r>
                        <w:rPr>
                          <w:sz w:val="16"/>
                          <w:szCs w:val="16"/>
                        </w:rPr>
                        <w:t>17</w:t>
                      </w:r>
                    </w:p>
                  </w:txbxContent>
                </v:textbox>
                <w10:wrap anchorx="margin"/>
              </v:oval>
            </w:pict>
          </mc:Fallback>
        </mc:AlternateContent>
      </w:r>
      <w:r w:rsidR="1AE2D905">
        <w:t>Local Room ID / Storage Location / Shelf</w:t>
      </w:r>
    </w:p>
    <w:p w:rsidR="00E02D77" w:rsidP="003A22F9" w:rsidRDefault="00E02D77" w14:paraId="0801DA4B" w14:textId="77777777">
      <w:pPr>
        <w:spacing w:after="0"/>
      </w:pPr>
    </w:p>
    <w:p w:rsidR="00126EAB" w:rsidP="003A22F9" w:rsidRDefault="00126EAB" w14:paraId="2E8D1C73" w14:textId="6D6CABE3">
      <w:pPr>
        <w:spacing w:after="0"/>
        <w:rPr>
          <w:lang w:eastAsia="en-GB"/>
        </w:rPr>
      </w:pPr>
      <w:r>
        <w:rPr>
          <w:noProof/>
        </w:rPr>
        <w:drawing>
          <wp:inline distT="0" distB="0" distL="0" distR="0" wp14:anchorId="7D0B1295" wp14:editId="2C74CB55">
            <wp:extent cx="4230592" cy="525294"/>
            <wp:effectExtent l="0" t="0" r="0" b="8255"/>
            <wp:docPr id="928665324"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665324" name="Picture 1" descr="A screen shot of a computer&#10;&#10;Description automatically generated"/>
                    <pic:cNvPicPr/>
                  </pic:nvPicPr>
                  <pic:blipFill>
                    <a:blip r:embed="rId79"/>
                    <a:stretch>
                      <a:fillRect/>
                    </a:stretch>
                  </pic:blipFill>
                  <pic:spPr>
                    <a:xfrm>
                      <a:off x="0" y="0"/>
                      <a:ext cx="4275206" cy="530834"/>
                    </a:xfrm>
                    <a:prstGeom prst="rect">
                      <a:avLst/>
                    </a:prstGeom>
                  </pic:spPr>
                </pic:pic>
              </a:graphicData>
            </a:graphic>
          </wp:inline>
        </w:drawing>
      </w:r>
    </w:p>
    <w:p w:rsidR="00B57782" w:rsidP="003A22F9" w:rsidRDefault="00CB0796" w14:paraId="182E18C3" w14:textId="7E807C07">
      <w:pPr>
        <w:spacing w:after="0"/>
        <w:rPr>
          <w:lang w:eastAsia="en-GB"/>
        </w:rPr>
      </w:pPr>
      <w:r>
        <w:rPr>
          <w:lang w:eastAsia="en-GB"/>
        </w:rPr>
        <w:br/>
      </w:r>
      <w:r w:rsidR="006E6C6A">
        <w:rPr>
          <w:lang w:eastAsia="en-GB"/>
        </w:rPr>
        <w:t>In some locations a local room number is used rather than the Estates</w:t>
      </w:r>
      <w:r w:rsidR="00AA7185">
        <w:rPr>
          <w:lang w:eastAsia="en-GB"/>
        </w:rPr>
        <w:t xml:space="preserve"> room reference.  It is helpful to put the local room reference into </w:t>
      </w:r>
      <w:r w:rsidR="001A6CB0">
        <w:rPr>
          <w:lang w:eastAsia="en-GB"/>
        </w:rPr>
        <w:t>this field if</w:t>
      </w:r>
      <w:r w:rsidR="002836F4">
        <w:rPr>
          <w:lang w:eastAsia="en-GB"/>
        </w:rPr>
        <w:t xml:space="preserve"> the room is referred to </w:t>
      </w:r>
      <w:r w:rsidR="00325787">
        <w:rPr>
          <w:lang w:eastAsia="en-GB"/>
        </w:rPr>
        <w:t xml:space="preserve">in a different way from the Estates Reference.  For example, the Estates Room Reference may </w:t>
      </w:r>
      <w:r w:rsidR="00D86BAE">
        <w:rPr>
          <w:lang w:eastAsia="en-GB"/>
        </w:rPr>
        <w:t xml:space="preserve">look like: </w:t>
      </w:r>
      <w:r w:rsidR="00D066AF">
        <w:rPr>
          <w:lang w:eastAsia="en-GB"/>
        </w:rPr>
        <w:t>“632.00</w:t>
      </w:r>
      <w:r w:rsidR="00D86BAE">
        <w:rPr>
          <w:lang w:eastAsia="en-GB"/>
        </w:rPr>
        <w:t>.</w:t>
      </w:r>
      <w:r w:rsidR="005D1E7D">
        <w:rPr>
          <w:lang w:eastAsia="en-GB"/>
        </w:rPr>
        <w:t>47</w:t>
      </w:r>
      <w:r w:rsidR="00D066AF">
        <w:rPr>
          <w:lang w:eastAsia="en-GB"/>
        </w:rPr>
        <w:t>”</w:t>
      </w:r>
      <w:r w:rsidR="00D86BAE">
        <w:rPr>
          <w:lang w:eastAsia="en-GB"/>
        </w:rPr>
        <w:t xml:space="preserve"> yet the room is locally referred to as </w:t>
      </w:r>
      <w:r w:rsidR="00D066AF">
        <w:rPr>
          <w:lang w:eastAsia="en-GB"/>
        </w:rPr>
        <w:t>“68</w:t>
      </w:r>
      <w:r w:rsidR="00D86BAE">
        <w:rPr>
          <w:lang w:eastAsia="en-GB"/>
        </w:rPr>
        <w:t>G</w:t>
      </w:r>
      <w:r w:rsidR="005D1E7D">
        <w:rPr>
          <w:lang w:eastAsia="en-GB"/>
        </w:rPr>
        <w:t>47</w:t>
      </w:r>
      <w:r w:rsidR="00D066AF">
        <w:rPr>
          <w:lang w:eastAsia="en-GB"/>
        </w:rPr>
        <w:t>”</w:t>
      </w:r>
      <w:r w:rsidR="00BD232E">
        <w:rPr>
          <w:lang w:eastAsia="en-GB"/>
        </w:rPr>
        <w:t xml:space="preserve"> or “Anne’s Lab”</w:t>
      </w:r>
      <w:r w:rsidR="00130CDC">
        <w:rPr>
          <w:lang w:eastAsia="en-GB"/>
        </w:rPr>
        <w:t>.</w:t>
      </w:r>
    </w:p>
    <w:p w:rsidR="00130CDC" w:rsidP="003A22F9" w:rsidRDefault="00130CDC" w14:paraId="367674C6" w14:textId="77777777">
      <w:pPr>
        <w:spacing w:after="0"/>
        <w:rPr>
          <w:lang w:eastAsia="en-GB"/>
        </w:rPr>
      </w:pPr>
    </w:p>
    <w:p w:rsidR="00E319E4" w:rsidP="003A22F9" w:rsidRDefault="005D1E7D" w14:paraId="27D850C6" w14:textId="019B35CF">
      <w:pPr>
        <w:spacing w:after="0"/>
        <w:rPr>
          <w:lang w:eastAsia="en-GB"/>
        </w:rPr>
      </w:pPr>
      <w:r>
        <w:rPr>
          <w:lang w:eastAsia="en-GB"/>
        </w:rPr>
        <w:t xml:space="preserve">The benefit </w:t>
      </w:r>
      <w:r w:rsidR="00130CDC">
        <w:rPr>
          <w:lang w:eastAsia="en-GB"/>
        </w:rPr>
        <w:t>in</w:t>
      </w:r>
      <w:r>
        <w:rPr>
          <w:lang w:eastAsia="en-GB"/>
        </w:rPr>
        <w:t xml:space="preserve"> doing this, is that the room may be searched for in the system</w:t>
      </w:r>
      <w:r w:rsidR="00693FEF">
        <w:rPr>
          <w:lang w:eastAsia="en-GB"/>
        </w:rPr>
        <w:t xml:space="preserve"> using either reference.  </w:t>
      </w:r>
      <w:r w:rsidR="000F29DE">
        <w:rPr>
          <w:lang w:eastAsia="en-GB"/>
        </w:rPr>
        <w:t>If there are multiple Fridges/Freezers within a locat</w:t>
      </w:r>
      <w:r w:rsidR="006073DC">
        <w:rPr>
          <w:lang w:eastAsia="en-GB"/>
        </w:rPr>
        <w:t xml:space="preserve">ion, it is useful to populate this field with the </w:t>
      </w:r>
      <w:r w:rsidR="009C46CA">
        <w:rPr>
          <w:lang w:eastAsia="en-GB"/>
        </w:rPr>
        <w:t xml:space="preserve">relevant criteria that identifies a specific fridge or freezer.  </w:t>
      </w:r>
    </w:p>
    <w:p w:rsidR="00E319E4" w:rsidP="003A22F9" w:rsidRDefault="00E319E4" w14:paraId="44D26B37" w14:textId="77777777">
      <w:pPr>
        <w:spacing w:after="0"/>
        <w:rPr>
          <w:lang w:eastAsia="en-GB"/>
        </w:rPr>
      </w:pPr>
    </w:p>
    <w:p w:rsidR="009C46CA" w:rsidP="003A22F9" w:rsidRDefault="009C46CA" w14:paraId="3333375A" w14:textId="291279AB">
      <w:pPr>
        <w:spacing w:after="0"/>
        <w:rPr>
          <w:lang w:eastAsia="en-GB"/>
        </w:rPr>
      </w:pPr>
      <w:r>
        <w:rPr>
          <w:lang w:eastAsia="en-GB"/>
        </w:rPr>
        <w:t>The field is not mandatory and can be left blank if not required.</w:t>
      </w:r>
    </w:p>
    <w:p w:rsidR="003A69C8" w:rsidP="003A22F9" w:rsidRDefault="003A69C8" w14:paraId="1C7E202A" w14:textId="28789B55">
      <w:pPr>
        <w:spacing w:after="0"/>
        <w:rPr>
          <w:lang w:eastAsia="en-GB"/>
        </w:rPr>
      </w:pPr>
    </w:p>
    <w:p w:rsidR="003A69C8" w:rsidP="003A22F9" w:rsidRDefault="0070505B" w14:paraId="1FDA7EED" w14:textId="1B3FCCF6">
      <w:pPr>
        <w:spacing w:after="0"/>
        <w:rPr>
          <w:lang w:eastAsia="en-GB"/>
        </w:rPr>
      </w:pPr>
      <w:r w:rsidRPr="001619DD">
        <w:rPr>
          <w:noProof/>
        </w:rPr>
        <mc:AlternateContent>
          <mc:Choice Requires="wps">
            <w:drawing>
              <wp:anchor distT="0" distB="0" distL="114300" distR="114300" simplePos="0" relativeHeight="251658377" behindDoc="0" locked="0" layoutInCell="1" allowOverlap="1" wp14:anchorId="6DC77B1A" wp14:editId="3F0A8A00">
                <wp:simplePos x="0" y="0"/>
                <wp:positionH relativeFrom="margin">
                  <wp:posOffset>-255878</wp:posOffset>
                </wp:positionH>
                <wp:positionV relativeFrom="paragraph">
                  <wp:posOffset>-38276</wp:posOffset>
                </wp:positionV>
                <wp:extent cx="193675" cy="186055"/>
                <wp:effectExtent l="0" t="0" r="15875" b="23495"/>
                <wp:wrapNone/>
                <wp:docPr id="280627570" name="Oval 14"/>
                <wp:cNvGraphicFramePr/>
                <a:graphic xmlns:a="http://schemas.openxmlformats.org/drawingml/2006/main">
                  <a:graphicData uri="http://schemas.microsoft.com/office/word/2010/wordprocessingShape">
                    <wps:wsp>
                      <wps:cNvSpPr/>
                      <wps:spPr>
                        <a:xfrm>
                          <a:off x="0" y="0"/>
                          <a:ext cx="193675" cy="18605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Pr="00186FC4" w:rsidR="0070505B" w:rsidP="0070505B" w:rsidRDefault="0070505B" w14:paraId="16E2B66A" w14:textId="6B6D6C66">
                            <w:pPr>
                              <w:jc w:val="center"/>
                              <w:rPr>
                                <w:sz w:val="16"/>
                                <w:szCs w:val="16"/>
                              </w:rPr>
                            </w:pPr>
                            <w:r>
                              <w:rPr>
                                <w:sz w:val="16"/>
                                <w:szCs w:val="16"/>
                              </w:rPr>
                              <w:t>18</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dec="http://schemas.microsoft.com/office/drawing/2017/decorative" xmlns:a="http://schemas.openxmlformats.org/drawingml/2006/main">
            <w:pict w14:anchorId="0500ECC4">
              <v:oval id="_x0000_s1162" style="position:absolute;margin-left:-20.15pt;margin-top:-3pt;width:15.25pt;height:14.65pt;z-index:251658377;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fillcolor="#4472c4 [3204]" strokecolor="#09101d [484]" strokeweight="1pt" w14:anchorId="6DC77B1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">
                <v:stroke joinstyle="miter"/>
                <v:textbox inset="0,0,0,0">
                  <w:txbxContent>
                    <w:p w:rsidRPr="00186FC4" w:rsidR="0070505B" w:rsidP="0070505B" w:rsidRDefault="0070505B" w14:paraId="7D34F29C" w14:textId="6B6D6C66">
                      <w:pPr>
                        <w:jc w:val="center"/>
                        <w:rPr>
                          <w:sz w:val="16"/>
                          <w:szCs w:val="16"/>
                        </w:rPr>
                      </w:pPr>
                      <w:r>
                        <w:rPr>
                          <w:sz w:val="16"/>
                          <w:szCs w:val="16"/>
                        </w:rPr>
                        <w:t>18</w:t>
                      </w:r>
                    </w:p>
                  </w:txbxContent>
                </v:textbox>
                <w10:wrap anchorx="margin"/>
              </v:oval>
            </w:pict>
          </mc:Fallback>
        </mc:AlternateContent>
      </w:r>
      <w:r w:rsidR="003A69C8">
        <w:rPr>
          <w:lang w:eastAsia="en-GB"/>
        </w:rPr>
        <w:t>Storage Location</w:t>
      </w:r>
      <w:r w:rsidR="00B8402B">
        <w:rPr>
          <w:lang w:eastAsia="en-GB"/>
        </w:rPr>
        <w:t xml:space="preserve"> – Fridge</w:t>
      </w:r>
      <w:r w:rsidR="00315C12">
        <w:rPr>
          <w:lang w:eastAsia="en-GB"/>
        </w:rPr>
        <w:t xml:space="preserve"> / F</w:t>
      </w:r>
      <w:r w:rsidR="00E165DE">
        <w:rPr>
          <w:lang w:eastAsia="en-GB"/>
        </w:rPr>
        <w:t>reezer / Cabinet</w:t>
      </w:r>
    </w:p>
    <w:p w:rsidR="0070505B" w:rsidP="003A22F9" w:rsidRDefault="0070505B" w14:paraId="516720DA" w14:textId="52433EC1">
      <w:pPr>
        <w:spacing w:after="0"/>
        <w:rPr>
          <w:lang w:eastAsia="en-GB"/>
        </w:rPr>
      </w:pPr>
    </w:p>
    <w:p w:rsidR="0070505B" w:rsidP="003A22F9" w:rsidRDefault="0070505B" w14:paraId="2AF304AA" w14:textId="08E46C05">
      <w:pPr>
        <w:spacing w:after="0"/>
        <w:rPr>
          <w:lang w:eastAsia="en-GB"/>
        </w:rPr>
      </w:pPr>
      <w:r>
        <w:rPr>
          <w:lang w:eastAsia="en-GB"/>
        </w:rPr>
        <w:t>This is an option field that allows the User to state where the stock is held.  This is useful in a busy Department with multiple sources of the same radionuclide.</w:t>
      </w:r>
    </w:p>
    <w:p w:rsidR="00E165DE" w:rsidP="003A22F9" w:rsidRDefault="00E165DE" w14:paraId="17DB0CF9" w14:textId="00439E30">
      <w:pPr>
        <w:spacing w:after="0"/>
        <w:rPr>
          <w:lang w:eastAsia="en-GB"/>
        </w:rPr>
      </w:pPr>
    </w:p>
    <w:p w:rsidR="00E165DE" w:rsidP="003A22F9" w:rsidRDefault="006834D4" w14:paraId="52F05F9A" w14:textId="2B2C9E6F">
      <w:pPr>
        <w:spacing w:after="0"/>
        <w:rPr>
          <w:lang w:eastAsia="en-GB"/>
        </w:rPr>
      </w:pPr>
      <w:r>
        <w:rPr>
          <w:noProof/>
        </w:rPr>
        <w:drawing>
          <wp:inline distT="0" distB="0" distL="0" distR="0" wp14:anchorId="4B85F26E" wp14:editId="23D14FC0">
            <wp:extent cx="4182894" cy="603643"/>
            <wp:effectExtent l="0" t="0" r="0" b="6350"/>
            <wp:docPr id="2017367091" name="Picture 1" descr="A white rectangular object with a blue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367091" name="Picture 1" descr="A white rectangular object with a blue border&#10;&#10;AI-generated content may be incorrect."/>
                    <pic:cNvPicPr/>
                  </pic:nvPicPr>
                  <pic:blipFill>
                    <a:blip r:embed="rId80"/>
                    <a:stretch>
                      <a:fillRect/>
                    </a:stretch>
                  </pic:blipFill>
                  <pic:spPr>
                    <a:xfrm>
                      <a:off x="0" y="0"/>
                      <a:ext cx="4295023" cy="619825"/>
                    </a:xfrm>
                    <a:prstGeom prst="rect">
                      <a:avLst/>
                    </a:prstGeom>
                  </pic:spPr>
                </pic:pic>
              </a:graphicData>
            </a:graphic>
          </wp:inline>
        </w:drawing>
      </w:r>
    </w:p>
    <w:p w:rsidR="003A69C8" w:rsidP="003A22F9" w:rsidRDefault="003A69C8" w14:paraId="5B114C61" w14:textId="1E235F1A">
      <w:pPr>
        <w:spacing w:after="0"/>
        <w:rPr>
          <w:lang w:eastAsia="en-GB"/>
        </w:rPr>
      </w:pPr>
    </w:p>
    <w:p w:rsidR="003A69C8" w:rsidP="003A22F9" w:rsidRDefault="006D4CAF" w14:paraId="01147508" w14:textId="6AE894B8">
      <w:pPr>
        <w:spacing w:after="0"/>
        <w:rPr>
          <w:lang w:eastAsia="en-GB"/>
        </w:rPr>
      </w:pPr>
      <w:r w:rsidRPr="001619DD">
        <w:rPr>
          <w:noProof/>
        </w:rPr>
        <mc:AlternateContent>
          <mc:Choice Requires="wps">
            <w:drawing>
              <wp:anchor distT="0" distB="0" distL="114300" distR="114300" simplePos="0" relativeHeight="251658378" behindDoc="0" locked="0" layoutInCell="1" allowOverlap="1" wp14:anchorId="587C2AF5" wp14:editId="1AE5C608">
                <wp:simplePos x="0" y="0"/>
                <wp:positionH relativeFrom="margin">
                  <wp:posOffset>-275333</wp:posOffset>
                </wp:positionH>
                <wp:positionV relativeFrom="paragraph">
                  <wp:posOffset>-36398</wp:posOffset>
                </wp:positionV>
                <wp:extent cx="193675" cy="186055"/>
                <wp:effectExtent l="0" t="0" r="15875" b="23495"/>
                <wp:wrapNone/>
                <wp:docPr id="1853814913" name="Oval 14"/>
                <wp:cNvGraphicFramePr/>
                <a:graphic xmlns:a="http://schemas.openxmlformats.org/drawingml/2006/main">
                  <a:graphicData uri="http://schemas.microsoft.com/office/word/2010/wordprocessingShape">
                    <wps:wsp>
                      <wps:cNvSpPr/>
                      <wps:spPr>
                        <a:xfrm>
                          <a:off x="0" y="0"/>
                          <a:ext cx="193675" cy="18605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Pr="00186FC4" w:rsidR="006D4CAF" w:rsidP="006D4CAF" w:rsidRDefault="006D4CAF" w14:paraId="07BB7D3C" w14:textId="46D799EB">
                            <w:pPr>
                              <w:jc w:val="center"/>
                              <w:rPr>
                                <w:sz w:val="16"/>
                                <w:szCs w:val="16"/>
                              </w:rPr>
                            </w:pPr>
                            <w:r>
                              <w:rPr>
                                <w:sz w:val="16"/>
                                <w:szCs w:val="16"/>
                              </w:rPr>
                              <w:t>19</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dec="http://schemas.microsoft.com/office/drawing/2017/decorative" xmlns:a="http://schemas.openxmlformats.org/drawingml/2006/main">
            <w:pict w14:anchorId="40EB0047">
              <v:oval id="_x0000_s1163" style="position:absolute;margin-left:-21.7pt;margin-top:-2.85pt;width:15.25pt;height:14.65pt;z-index:25165837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fillcolor="#4472c4 [3204]" strokecolor="#09101d [484]" strokeweight="1pt" w14:anchorId="587C2AF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">
                <v:stroke joinstyle="miter"/>
                <v:textbox inset="0,0,0,0">
                  <w:txbxContent>
                    <w:p w:rsidRPr="00186FC4" w:rsidR="006D4CAF" w:rsidP="006D4CAF" w:rsidRDefault="006D4CAF" w14:paraId="6C8C1C60" w14:textId="46D799EB">
                      <w:pPr>
                        <w:jc w:val="center"/>
                        <w:rPr>
                          <w:sz w:val="16"/>
                          <w:szCs w:val="16"/>
                        </w:rPr>
                      </w:pPr>
                      <w:r>
                        <w:rPr>
                          <w:sz w:val="16"/>
                          <w:szCs w:val="16"/>
                        </w:rPr>
                        <w:t>19</w:t>
                      </w:r>
                    </w:p>
                  </w:txbxContent>
                </v:textbox>
                <w10:wrap anchorx="margin"/>
              </v:oval>
            </w:pict>
          </mc:Fallback>
        </mc:AlternateContent>
      </w:r>
      <w:r w:rsidR="003A69C8">
        <w:rPr>
          <w:lang w:eastAsia="en-GB"/>
        </w:rPr>
        <w:t>Shelf</w:t>
      </w:r>
    </w:p>
    <w:p w:rsidR="00071F2B" w:rsidP="00071F2B" w:rsidRDefault="00071F2B" w14:paraId="58A27962" w14:textId="77777777">
      <w:pPr>
        <w:spacing w:after="0"/>
        <w:rPr>
          <w:lang w:eastAsia="en-GB"/>
        </w:rPr>
      </w:pPr>
    </w:p>
    <w:p w:rsidR="00071F2B" w:rsidP="00071F2B" w:rsidRDefault="00071F2B" w14:paraId="0969548E" w14:textId="4A3E71D9">
      <w:pPr>
        <w:spacing w:after="0"/>
        <w:rPr>
          <w:lang w:eastAsia="en-GB"/>
        </w:rPr>
      </w:pPr>
      <w:r>
        <w:rPr>
          <w:lang w:eastAsia="en-GB"/>
        </w:rPr>
        <w:t xml:space="preserve">In a busy Department with multiple sources, it may be helpful to identify on which shelf the source is kept, especially where there are multiple inventory items of the same radionuclide for example, where aliquots have been made for use in different instances. </w:t>
      </w:r>
    </w:p>
    <w:p w:rsidR="000836B9" w:rsidP="003A22F9" w:rsidRDefault="000836B9" w14:paraId="7BDB76B6" w14:textId="77777777">
      <w:pPr>
        <w:spacing w:after="0"/>
        <w:rPr>
          <w:lang w:eastAsia="en-GB"/>
        </w:rPr>
      </w:pPr>
    </w:p>
    <w:p w:rsidR="00870B73" w:rsidP="003A22F9" w:rsidRDefault="00870B73" w14:paraId="5B5D6B75" w14:textId="77777777">
      <w:pPr>
        <w:spacing w:after="0"/>
        <w:rPr>
          <w:lang w:eastAsia="en-GB"/>
        </w:rPr>
      </w:pPr>
      <w:r>
        <w:rPr>
          <w:noProof/>
        </w:rPr>
        <w:drawing>
          <wp:inline distT="0" distB="0" distL="0" distR="0" wp14:anchorId="0C82BDA5" wp14:editId="5E5F83BD">
            <wp:extent cx="4212077" cy="514623"/>
            <wp:effectExtent l="0" t="0" r="0" b="0"/>
            <wp:docPr id="401754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754678" name=""/>
                    <pic:cNvPicPr/>
                  </pic:nvPicPr>
                  <pic:blipFill>
                    <a:blip r:embed="rId81"/>
                    <a:stretch>
                      <a:fillRect/>
                    </a:stretch>
                  </pic:blipFill>
                  <pic:spPr>
                    <a:xfrm>
                      <a:off x="0" y="0"/>
                      <a:ext cx="4289088" cy="524032"/>
                    </a:xfrm>
                    <a:prstGeom prst="rect">
                      <a:avLst/>
                    </a:prstGeom>
                  </pic:spPr>
                </pic:pic>
              </a:graphicData>
            </a:graphic>
          </wp:inline>
        </w:drawing>
      </w:r>
    </w:p>
    <w:p w:rsidR="00870B73" w:rsidP="003A22F9" w:rsidRDefault="00870B73" w14:paraId="04FB711F" w14:textId="77777777">
      <w:pPr>
        <w:spacing w:after="0"/>
        <w:rPr>
          <w:lang w:eastAsia="en-GB"/>
        </w:rPr>
      </w:pPr>
    </w:p>
    <w:p w:rsidR="000836B9" w:rsidP="001D2036" w:rsidRDefault="00071F2B" w14:paraId="4C9294C7" w14:textId="71BB59A2">
      <w:pPr>
        <w:rPr>
          <w:lang w:eastAsia="en-GB"/>
        </w:rPr>
      </w:pPr>
      <w:r>
        <w:rPr>
          <w:lang w:eastAsia="en-GB"/>
        </w:rPr>
        <w:t>This is an optional field</w:t>
      </w:r>
      <w:r w:rsidR="000836B9">
        <w:rPr>
          <w:lang w:eastAsia="en-GB"/>
        </w:rPr>
        <w:t>.</w:t>
      </w:r>
    </w:p>
    <w:p w:rsidR="000836B9" w:rsidP="001D2036" w:rsidRDefault="000836B9" w14:paraId="2E6262F2" w14:textId="77777777">
      <w:pPr>
        <w:rPr>
          <w:lang w:eastAsia="en-GB"/>
        </w:rPr>
      </w:pPr>
    </w:p>
    <w:p w:rsidR="00C905CA" w:rsidRDefault="00C905CA" w14:paraId="5C224A56" w14:textId="77777777">
      <w:pPr>
        <w:rPr>
          <w:b/>
          <w:bCs/>
        </w:rPr>
      </w:pPr>
      <w:r>
        <w:rPr>
          <w:b/>
          <w:bCs/>
        </w:rPr>
        <w:br w:type="page"/>
      </w:r>
    </w:p>
    <w:p w:rsidR="00076CC6" w:rsidP="00071F2B" w:rsidRDefault="00076CC6" w14:paraId="53A6D0F0" w14:textId="77777777">
      <w:pPr>
        <w:spacing w:after="0"/>
        <w:rPr>
          <w:b/>
          <w:bCs/>
        </w:rPr>
      </w:pPr>
      <w:r>
        <w:rPr>
          <w:noProof/>
        </w:rPr>
        <w:drawing>
          <wp:inline distT="0" distB="0" distL="0" distR="0" wp14:anchorId="6AF33041" wp14:editId="0E8F0E6D">
            <wp:extent cx="4265649" cy="357809"/>
            <wp:effectExtent l="0" t="0" r="1905" b="4445"/>
            <wp:docPr id="540681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681761" name=""/>
                    <pic:cNvPicPr/>
                  </pic:nvPicPr>
                  <pic:blipFill>
                    <a:blip r:embed="rId82"/>
                    <a:stretch>
                      <a:fillRect/>
                    </a:stretch>
                  </pic:blipFill>
                  <pic:spPr>
                    <a:xfrm>
                      <a:off x="0" y="0"/>
                      <a:ext cx="4287150" cy="359613"/>
                    </a:xfrm>
                    <a:prstGeom prst="rect">
                      <a:avLst/>
                    </a:prstGeom>
                  </pic:spPr>
                </pic:pic>
              </a:graphicData>
            </a:graphic>
          </wp:inline>
        </w:drawing>
      </w:r>
    </w:p>
    <w:p w:rsidR="00076CC6" w:rsidP="00071F2B" w:rsidRDefault="00076CC6" w14:paraId="4366F80A" w14:textId="77777777">
      <w:pPr>
        <w:spacing w:after="0"/>
        <w:rPr>
          <w:b/>
          <w:bCs/>
        </w:rPr>
      </w:pPr>
    </w:p>
    <w:p w:rsidRPr="00A35362" w:rsidR="008C6142" w:rsidP="001D2036" w:rsidRDefault="008C6142" w14:paraId="5A6AF5D8" w14:textId="41AA7568">
      <w:pPr>
        <w:rPr>
          <w:b/>
        </w:rPr>
      </w:pPr>
      <w:r w:rsidRPr="00A35362">
        <w:rPr>
          <w:b/>
        </w:rPr>
        <w:t>Add Another</w:t>
      </w:r>
    </w:p>
    <w:p w:rsidR="00AF0EE2" w:rsidP="001D2036" w:rsidRDefault="00044101" w14:paraId="4363CC99" w14:textId="26FA0FB8">
      <w:pPr>
        <w:rPr>
          <w:lang w:eastAsia="en-GB"/>
        </w:rPr>
      </w:pPr>
      <w:r>
        <w:rPr>
          <w:lang w:eastAsia="en-GB"/>
        </w:rPr>
        <w:t xml:space="preserve">When adding multiple sources, tick “Add Another” the system will automatically present a new </w:t>
      </w:r>
      <w:r w:rsidR="00D7107B">
        <w:rPr>
          <w:lang w:eastAsia="en-GB"/>
        </w:rPr>
        <w:t xml:space="preserve">page for data entry, rather than </w:t>
      </w:r>
      <w:r w:rsidR="00C70ECE">
        <w:rPr>
          <w:lang w:eastAsia="en-GB"/>
        </w:rPr>
        <w:t>the User clicking “</w:t>
      </w:r>
      <w:r w:rsidRPr="00071F2B" w:rsidR="00C70ECE">
        <w:rPr>
          <w:lang w:eastAsia="en-GB"/>
        </w:rPr>
        <w:t>A</w:t>
      </w:r>
      <w:r w:rsidRPr="00071F2B" w:rsidR="76B6AFA8">
        <w:rPr>
          <w:lang w:eastAsia="en-GB"/>
        </w:rPr>
        <w:t>dd Unsealed Source</w:t>
      </w:r>
      <w:r w:rsidR="00C70ECE">
        <w:rPr>
          <w:lang w:eastAsia="en-GB"/>
        </w:rPr>
        <w:t>” again.</w:t>
      </w:r>
      <w:r w:rsidR="00AF0EE2">
        <w:rPr>
          <w:lang w:eastAsia="en-GB"/>
        </w:rPr>
        <w:t xml:space="preserve">  Once the inventory item is saved, this button w</w:t>
      </w:r>
      <w:r w:rsidR="005E383B">
        <w:rPr>
          <w:lang w:eastAsia="en-GB"/>
        </w:rPr>
        <w:t>ill show as “Cancel” if the item is edited</w:t>
      </w:r>
    </w:p>
    <w:p w:rsidRPr="00A35362" w:rsidR="008C6142" w:rsidP="001D2036" w:rsidRDefault="00B36635" w14:paraId="03734A73" w14:textId="117C5D3C">
      <w:pPr>
        <w:rPr>
          <w:b/>
        </w:rPr>
      </w:pPr>
      <w:r w:rsidRPr="00A35362">
        <w:rPr>
          <w:b/>
        </w:rPr>
        <w:t>Save</w:t>
      </w:r>
    </w:p>
    <w:p w:rsidR="00F97950" w:rsidP="001D2036" w:rsidRDefault="00F97950" w14:paraId="607205E3" w14:textId="6E469C2A">
      <w:pPr>
        <w:rPr>
          <w:lang w:eastAsia="en-GB"/>
        </w:rPr>
      </w:pPr>
      <w:r>
        <w:rPr>
          <w:lang w:eastAsia="en-GB"/>
        </w:rPr>
        <w:t>Click “Save” to record the new radionuclide as an item into Inventory.  The form will validate the criteria entered</w:t>
      </w:r>
      <w:r w:rsidR="00EF0AE6">
        <w:rPr>
          <w:lang w:eastAsia="en-GB"/>
        </w:rPr>
        <w:t xml:space="preserve"> and if not quite correct will return a red error message.  For example, “</w:t>
      </w:r>
      <w:r w:rsidRPr="0085565D" w:rsidR="00EF0AE6">
        <w:rPr>
          <w:i/>
          <w:color w:val="FF0000"/>
          <w:lang w:eastAsia="en-GB"/>
        </w:rPr>
        <w:t xml:space="preserve">the </w:t>
      </w:r>
      <w:r w:rsidRPr="0085565D" w:rsidR="00016869">
        <w:rPr>
          <w:i/>
          <w:color w:val="FF0000"/>
          <w:lang w:eastAsia="en-GB"/>
        </w:rPr>
        <w:t xml:space="preserve">entry will exceed the </w:t>
      </w:r>
      <w:r w:rsidRPr="0085565D" w:rsidR="55972719">
        <w:rPr>
          <w:i/>
          <w:color w:val="FF0000"/>
          <w:lang w:eastAsia="en-GB"/>
        </w:rPr>
        <w:t>Department</w:t>
      </w:r>
      <w:r w:rsidRPr="0085565D" w:rsidR="00016869">
        <w:rPr>
          <w:i/>
          <w:color w:val="FF0000"/>
          <w:lang w:eastAsia="en-GB"/>
        </w:rPr>
        <w:t xml:space="preserve"> limit for this radionuclide</w:t>
      </w:r>
      <w:r w:rsidR="00E66A2C">
        <w:rPr>
          <w:lang w:eastAsia="en-GB"/>
        </w:rPr>
        <w:t>”.  This would suggest that the User does not have permission to add the radionuclide to their inventory</w:t>
      </w:r>
      <w:r w:rsidR="008833D3">
        <w:rPr>
          <w:lang w:eastAsia="en-GB"/>
        </w:rPr>
        <w:t xml:space="preserve"> within their Department limit.</w:t>
      </w:r>
    </w:p>
    <w:p w:rsidR="00E25DA6" w:rsidP="001D2036" w:rsidRDefault="00E25DA6" w14:paraId="3ACD8F4E" w14:textId="23039DD9">
      <w:pPr>
        <w:rPr>
          <w:lang w:eastAsia="en-GB"/>
        </w:rPr>
      </w:pPr>
      <w:r>
        <w:rPr>
          <w:lang w:eastAsia="en-GB"/>
        </w:rPr>
        <w:t>Once Saved, if the entry is edited</w:t>
      </w:r>
      <w:r w:rsidR="00DF2FBE">
        <w:rPr>
          <w:lang w:eastAsia="en-GB"/>
        </w:rPr>
        <w:t xml:space="preserve"> and this page is re-opened, the “Save” button will turn into an “Update” button.</w:t>
      </w:r>
    </w:p>
    <w:p w:rsidRPr="00A35362" w:rsidR="008C6142" w:rsidP="001D2036" w:rsidRDefault="008C6142" w14:paraId="2BE3CE1C" w14:textId="6582BA0D">
      <w:pPr>
        <w:rPr>
          <w:b/>
        </w:rPr>
      </w:pPr>
      <w:r w:rsidRPr="00A35362">
        <w:rPr>
          <w:b/>
        </w:rPr>
        <w:t>Cancel</w:t>
      </w:r>
    </w:p>
    <w:p w:rsidR="008833D3" w:rsidP="00981899" w:rsidRDefault="008833D3" w14:paraId="4F5CBD7B" w14:textId="327756F1">
      <w:pPr>
        <w:spacing w:after="0"/>
        <w:rPr>
          <w:lang w:eastAsia="en-GB"/>
        </w:rPr>
      </w:pPr>
      <w:r>
        <w:rPr>
          <w:lang w:eastAsia="en-GB"/>
        </w:rPr>
        <w:t xml:space="preserve">“Cancel” the data entry for the form and return to the </w:t>
      </w:r>
      <w:r w:rsidRPr="004D014E" w:rsidR="4536304C">
        <w:rPr>
          <w:lang w:eastAsia="en-GB"/>
        </w:rPr>
        <w:t>Un</w:t>
      </w:r>
      <w:r w:rsidRPr="004D014E">
        <w:rPr>
          <w:lang w:eastAsia="en-GB"/>
        </w:rPr>
        <w:t>s</w:t>
      </w:r>
      <w:r w:rsidRPr="004D014E" w:rsidR="4536304C">
        <w:rPr>
          <w:lang w:eastAsia="en-GB"/>
        </w:rPr>
        <w:t>ealed Sources</w:t>
      </w:r>
      <w:r>
        <w:rPr>
          <w:lang w:eastAsia="en-GB"/>
        </w:rPr>
        <w:t xml:space="preserve"> page that lists the current </w:t>
      </w:r>
      <w:r w:rsidR="00C7473B">
        <w:rPr>
          <w:lang w:eastAsia="en-GB"/>
        </w:rPr>
        <w:t>inventory held.</w:t>
      </w:r>
    </w:p>
    <w:p w:rsidR="000F25DE" w:rsidP="00C905CA" w:rsidRDefault="000F25DE" w14:paraId="18B50933" w14:textId="7BB28ACD">
      <w:pPr>
        <w:spacing w:after="0"/>
        <w:rPr>
          <w:ins w:author="Microsoft Word" w:date="2025-04-01T18:33:00Z" w16du:dateUtc="2025-04-01T17:33:00Z" w:id="43"/>
          <w:rFonts w:eastAsia="Noto Serif" w:cs="Noto Serif"/>
          <w:color w:val="2F5496" w:themeColor="accent1" w:themeShade="BF"/>
          <w:lang w:eastAsia="en-GB"/>
        </w:rPr>
      </w:pPr>
    </w:p>
    <w:p w:rsidR="00133B95" w:rsidRDefault="00133B95" w14:paraId="519797ED" w14:textId="77777777">
      <w:pPr>
        <w:rPr>
          <w:rFonts w:eastAsia="Noto Serif" w:cs="Noto Serif"/>
          <w:color w:val="2F5496" w:themeColor="accent1" w:themeShade="BF"/>
          <w:lang w:eastAsia="en-GB"/>
        </w:rPr>
      </w:pPr>
      <w:r>
        <w:rPr>
          <w:lang w:eastAsia="en-GB"/>
        </w:rPr>
        <w:br w:type="page"/>
      </w:r>
    </w:p>
    <w:p w:rsidR="005F7949" w:rsidP="00FF1A97" w:rsidRDefault="005F7949" w14:paraId="494AF276" w14:textId="7513EE97">
      <w:pPr>
        <w:pStyle w:val="Heading3"/>
        <w:rPr>
          <w:lang w:eastAsia="en-GB"/>
        </w:rPr>
      </w:pPr>
      <w:bookmarkStart w:name="_Toc196918311" w:id="44"/>
      <w:r>
        <w:rPr>
          <w:lang w:eastAsia="en-GB"/>
        </w:rPr>
        <w:t>Edit Unsealed Source</w:t>
      </w:r>
      <w:bookmarkEnd w:id="44"/>
    </w:p>
    <w:p w:rsidR="00EB507D" w:rsidP="005F1CB9" w:rsidRDefault="000F25DE" w14:paraId="29DA8720" w14:textId="25BDA627">
      <w:pPr>
        <w:pStyle w:val="ListParagraph"/>
        <w:spacing w:after="0"/>
        <w:rPr>
          <w:lang w:eastAsia="en-GB"/>
        </w:rPr>
      </w:pPr>
      <w:r>
        <w:rPr>
          <w:lang w:eastAsia="en-GB"/>
        </w:rPr>
        <w:t>Having created the inventory source, the User will be returned to the</w:t>
      </w:r>
      <w:r w:rsidR="00C7002F">
        <w:rPr>
          <w:lang w:eastAsia="en-GB"/>
        </w:rPr>
        <w:t xml:space="preserve"> Unsealed Source</w:t>
      </w:r>
      <w:r w:rsidR="00AC3E6C">
        <w:rPr>
          <w:lang w:eastAsia="en-GB"/>
        </w:rPr>
        <w:t xml:space="preserve"> Profile Page</w:t>
      </w:r>
      <w:r w:rsidR="00CF5CDB">
        <w:rPr>
          <w:lang w:eastAsia="en-GB"/>
        </w:rPr>
        <w:t>.</w:t>
      </w:r>
    </w:p>
    <w:p w:rsidR="00CF5CDB" w:rsidP="001A0651" w:rsidRDefault="00CF5CDB" w14:paraId="608AF880" w14:textId="77777777">
      <w:pPr>
        <w:pStyle w:val="ListParagraph"/>
        <w:spacing w:after="0"/>
        <w:ind w:left="720"/>
        <w:rPr>
          <w:lang w:eastAsia="en-GB"/>
        </w:rPr>
      </w:pPr>
    </w:p>
    <w:p w:rsidR="00CF5CDB" w:rsidP="00644F2E" w:rsidRDefault="0080215D" w14:paraId="2996A7F0" w14:textId="5301A286">
      <w:pPr>
        <w:pStyle w:val="Heading4"/>
        <w:rPr>
          <w:lang w:eastAsia="en-GB"/>
        </w:rPr>
      </w:pPr>
      <w:r>
        <w:rPr>
          <w:lang w:eastAsia="en-GB"/>
        </w:rPr>
        <w:t xml:space="preserve">  </w:t>
      </w:r>
      <w:r w:rsidR="003E7A6F">
        <w:rPr>
          <w:lang w:eastAsia="en-GB"/>
        </w:rPr>
        <w:t>Unsealed Source</w:t>
      </w:r>
      <w:r w:rsidR="00CF5CDB">
        <w:rPr>
          <w:lang w:eastAsia="en-GB"/>
        </w:rPr>
        <w:t xml:space="preserve"> </w:t>
      </w:r>
      <w:r w:rsidRPr="00644F2E" w:rsidR="00CF5CDB">
        <w:t>Profile</w:t>
      </w:r>
      <w:r w:rsidR="00CF5CDB">
        <w:rPr>
          <w:lang w:eastAsia="en-GB"/>
        </w:rPr>
        <w:t xml:space="preserve"> Page</w:t>
      </w:r>
    </w:p>
    <w:p w:rsidR="00E509E3" w:rsidP="001A0651" w:rsidRDefault="00E509E3" w14:paraId="2DDF3DFC" w14:textId="77777777">
      <w:pPr>
        <w:pStyle w:val="ListParagraph"/>
        <w:spacing w:after="0"/>
        <w:ind w:left="720"/>
        <w:rPr>
          <w:lang w:eastAsia="en-GB"/>
        </w:rPr>
      </w:pPr>
    </w:p>
    <w:p w:rsidR="003B1BC2" w:rsidP="00624A0F" w:rsidRDefault="003B1BC2" w14:paraId="736A20A1" w14:textId="7ABED632">
      <w:pPr>
        <w:pStyle w:val="ListParagraph"/>
        <w:spacing w:after="0"/>
        <w:rPr>
          <w:lang w:eastAsia="en-GB"/>
        </w:rPr>
      </w:pPr>
      <w:r>
        <w:rPr>
          <w:lang w:eastAsia="en-GB"/>
        </w:rPr>
        <w:t>This page summarizes the full data entry of the inventory item as above.</w:t>
      </w:r>
      <w:r w:rsidR="00D44AC4">
        <w:rPr>
          <w:lang w:eastAsia="en-GB"/>
        </w:rPr>
        <w:t xml:space="preserve">  It also shows additional data including links to any child data</w:t>
      </w:r>
      <w:r w:rsidR="00AF2257">
        <w:rPr>
          <w:lang w:eastAsia="en-GB"/>
        </w:rPr>
        <w:t xml:space="preserve"> as created through division into Aliquots.  On the right-hand-side it will show a date that the inventory was last updated and will also show a calculation </w:t>
      </w:r>
      <w:r w:rsidR="000B3381">
        <w:rPr>
          <w:lang w:eastAsia="en-GB"/>
        </w:rPr>
        <w:t>IEAD A/D value.</w:t>
      </w:r>
    </w:p>
    <w:p w:rsidR="000B3381" w:rsidP="001A0651" w:rsidRDefault="000B3381" w14:paraId="6917BF46" w14:textId="77777777">
      <w:pPr>
        <w:pStyle w:val="ListParagraph"/>
        <w:spacing w:after="0"/>
        <w:ind w:left="720"/>
        <w:rPr>
          <w:lang w:eastAsia="en-GB"/>
        </w:rPr>
      </w:pPr>
    </w:p>
    <w:p w:rsidR="000B3381" w:rsidP="00624A0F" w:rsidRDefault="000B3381" w14:paraId="79B8B17B" w14:textId="6F4B2F60">
      <w:pPr>
        <w:pStyle w:val="ListParagraph"/>
        <w:spacing w:after="0"/>
        <w:rPr>
          <w:lang w:eastAsia="en-GB"/>
        </w:rPr>
      </w:pPr>
      <w:r>
        <w:rPr>
          <w:lang w:eastAsia="en-GB"/>
        </w:rPr>
        <w:t xml:space="preserve">The </w:t>
      </w:r>
      <w:r w:rsidR="00B216C8">
        <w:rPr>
          <w:lang w:eastAsia="en-GB"/>
        </w:rPr>
        <w:t>automatically generated unique ID for the radionuclide is shown in the top left-hand-side of the screen</w:t>
      </w:r>
      <w:r w:rsidR="00E36CA6">
        <w:rPr>
          <w:lang w:eastAsia="en-GB"/>
        </w:rPr>
        <w:t xml:space="preserve"> as the screen header and again as the</w:t>
      </w:r>
      <w:r w:rsidR="00105358">
        <w:rPr>
          <w:lang w:eastAsia="en-GB"/>
        </w:rPr>
        <w:t xml:space="preserve"> System Reference ID</w:t>
      </w:r>
      <w:r w:rsidRPr="00E36CA6" w:rsidR="00E36CA6">
        <w:rPr>
          <w:color w:val="FF0000"/>
          <w:lang w:eastAsia="en-GB"/>
        </w:rPr>
        <w:t xml:space="preserve"> </w:t>
      </w:r>
      <w:r w:rsidR="00E36CA6">
        <w:rPr>
          <w:lang w:eastAsia="en-GB"/>
        </w:rPr>
        <w:t>on the page.</w:t>
      </w:r>
    </w:p>
    <w:p w:rsidR="00C718C0" w:rsidP="00624A0F" w:rsidRDefault="00C718C0" w14:paraId="019990D8" w14:textId="77777777">
      <w:pPr>
        <w:pStyle w:val="ListParagraph"/>
        <w:spacing w:after="0"/>
        <w:rPr>
          <w:lang w:eastAsia="en-GB"/>
        </w:rPr>
      </w:pPr>
    </w:p>
    <w:p w:rsidR="00E36CA6" w:rsidP="00624A0F" w:rsidRDefault="00E36CA6" w14:paraId="1DAFD051" w14:textId="26826C1B">
      <w:pPr>
        <w:pStyle w:val="ListParagraph"/>
        <w:spacing w:after="0"/>
        <w:rPr>
          <w:lang w:eastAsia="en-GB"/>
        </w:rPr>
      </w:pPr>
      <w:r>
        <w:rPr>
          <w:lang w:eastAsia="en-GB"/>
        </w:rPr>
        <w:t xml:space="preserve">To edit the inventory </w:t>
      </w:r>
      <w:r w:rsidR="00DD6A46">
        <w:rPr>
          <w:lang w:eastAsia="en-GB"/>
        </w:rPr>
        <w:t xml:space="preserve">entry </w:t>
      </w:r>
      <w:r>
        <w:rPr>
          <w:lang w:eastAsia="en-GB"/>
        </w:rPr>
        <w:t>detail for the radionuclide, click on the pencil icon shown on the right-hand side of the screen.</w:t>
      </w:r>
      <w:r w:rsidR="00DD6A46">
        <w:rPr>
          <w:lang w:eastAsia="en-GB"/>
        </w:rPr>
        <w:t xml:space="preserve">  This will return the User to the detail screens as examined in the above pages.</w:t>
      </w:r>
    </w:p>
    <w:p w:rsidR="001D3239" w:rsidP="00624A0F" w:rsidRDefault="001D3239" w14:paraId="010B784E" w14:textId="77777777">
      <w:pPr>
        <w:pStyle w:val="ListParagraph"/>
        <w:spacing w:after="0"/>
        <w:rPr>
          <w:lang w:eastAsia="en-GB"/>
        </w:rPr>
      </w:pPr>
    </w:p>
    <w:p w:rsidR="001D3239" w:rsidP="00624A0F" w:rsidRDefault="001D3239" w14:paraId="61D1FD90" w14:textId="5FEE79CD">
      <w:pPr>
        <w:pStyle w:val="ListParagraph"/>
        <w:spacing w:after="0"/>
        <w:rPr>
          <w:lang w:eastAsia="en-GB"/>
        </w:rPr>
      </w:pPr>
      <w:r>
        <w:rPr>
          <w:lang w:eastAsia="en-GB"/>
        </w:rPr>
        <w:t>The “Templated fields” shown in the second half of the screen are the additional fields that the University of Oxford has added to the core out of the box Odyssey functionality.</w:t>
      </w:r>
      <w:r w:rsidR="00E7350A">
        <w:rPr>
          <w:lang w:eastAsia="en-GB"/>
        </w:rPr>
        <w:t xml:space="preserve">  The templated fields shown below are all editable by the Safety Office.</w:t>
      </w:r>
    </w:p>
    <w:p w:rsidR="003B1BC2" w:rsidP="00624A0F" w:rsidRDefault="003B1BC2" w14:paraId="1056DF0D" w14:textId="77777777">
      <w:pPr>
        <w:pStyle w:val="ListParagraph"/>
        <w:spacing w:after="0"/>
        <w:rPr>
          <w:lang w:eastAsia="en-GB"/>
        </w:rPr>
      </w:pPr>
    </w:p>
    <w:p w:rsidR="00E509E3" w:rsidP="00624A0F" w:rsidRDefault="005174CF" w14:paraId="5778917F" w14:textId="3B3F67FA">
      <w:pPr>
        <w:pStyle w:val="ListParagraph"/>
        <w:spacing w:after="0"/>
        <w:rPr>
          <w:lang w:eastAsia="en-GB"/>
        </w:rPr>
      </w:pPr>
      <w:r>
        <w:rPr>
          <w:noProof/>
        </w:rPr>
        <w:drawing>
          <wp:inline distT="0" distB="0" distL="0" distR="0" wp14:anchorId="0A84BD9C" wp14:editId="1A957D66">
            <wp:extent cx="5822752" cy="3600450"/>
            <wp:effectExtent l="0" t="0" r="6985" b="0"/>
            <wp:docPr id="143202256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022565" name="Picture 1" descr="A screenshot of a computer&#10;&#10;Description automatically generated"/>
                    <pic:cNvPicPr/>
                  </pic:nvPicPr>
                  <pic:blipFill>
                    <a:blip r:embed="rId83"/>
                    <a:stretch>
                      <a:fillRect/>
                    </a:stretch>
                  </pic:blipFill>
                  <pic:spPr>
                    <a:xfrm>
                      <a:off x="0" y="0"/>
                      <a:ext cx="5833736" cy="3607242"/>
                    </a:xfrm>
                    <a:prstGeom prst="rect">
                      <a:avLst/>
                    </a:prstGeom>
                  </pic:spPr>
                </pic:pic>
              </a:graphicData>
            </a:graphic>
          </wp:inline>
        </w:drawing>
      </w:r>
    </w:p>
    <w:p w:rsidR="00093293" w:rsidRDefault="00093293" w14:paraId="58C826B1" w14:textId="77777777"/>
    <w:p w:rsidR="00F14B8C" w:rsidRDefault="00F14B8C" w14:paraId="241EA964" w14:textId="77777777"/>
    <w:p w:rsidR="0062195F" w:rsidRDefault="0062195F" w14:paraId="7D099FA3" w14:textId="77777777"/>
    <w:p w:rsidR="00F14B8C" w:rsidP="0062195F" w:rsidRDefault="00D91067" w14:paraId="62CF35B0" w14:textId="77777777">
      <w:pPr>
        <w:pStyle w:val="Heading3"/>
      </w:pPr>
      <w:bookmarkStart w:name="_Toc196918312" w:id="45"/>
      <w:r>
        <w:t>Geological Specimens</w:t>
      </w:r>
      <w:bookmarkEnd w:id="45"/>
    </w:p>
    <w:p w:rsidR="00D91067" w:rsidRDefault="006C0246" w14:paraId="47C26B60" w14:textId="77777777">
      <w:r>
        <w:t xml:space="preserve">Geological </w:t>
      </w:r>
      <w:r w:rsidR="00E23B14">
        <w:t>S</w:t>
      </w:r>
      <w:r>
        <w:t>pecimens</w:t>
      </w:r>
      <w:r w:rsidR="00E23B14">
        <w:t xml:space="preserve"> are held in the Museum of Natural History in the form of  “Rocks”</w:t>
      </w:r>
      <w:r w:rsidR="004777B6">
        <w:t>.  They remain as unsealed sources given that they contain naturally occurring ra</w:t>
      </w:r>
      <w:r w:rsidR="008E50C2">
        <w:t>dionuclides</w:t>
      </w:r>
      <w:r w:rsidR="009F65A9">
        <w:t xml:space="preserve"> for example Thorium and Uranium.</w:t>
      </w:r>
      <w:r w:rsidR="00D72DA0">
        <w:t xml:space="preserve">  They are categorized into two groups:</w:t>
      </w:r>
    </w:p>
    <w:p w:rsidRPr="009C2EF6" w:rsidR="009C2EF6" w:rsidP="006779A7" w:rsidRDefault="009C2EF6" w14:paraId="36E25994" w14:textId="77777777">
      <w:pPr>
        <w:pStyle w:val="ListParagraph"/>
        <w:numPr>
          <w:ilvl w:val="0"/>
          <w:numId w:val="41"/>
        </w:numPr>
      </w:pPr>
      <w:r w:rsidRPr="006779A7">
        <w:rPr>
          <w:b/>
          <w:bCs/>
        </w:rPr>
        <w:t>Group 1:</w:t>
      </w:r>
      <w:r w:rsidRPr="009C2EF6">
        <w:t>   Combined β+γ dose rate at 30cm from surface less than 2.5 μSv/h</w:t>
      </w:r>
    </w:p>
    <w:p w:rsidRPr="009C2EF6" w:rsidR="009C2EF6" w:rsidP="006779A7" w:rsidRDefault="009C2EF6" w14:paraId="24935257" w14:textId="77777777">
      <w:pPr>
        <w:pStyle w:val="ListParagraph"/>
        <w:numPr>
          <w:ilvl w:val="0"/>
          <w:numId w:val="41"/>
        </w:numPr>
      </w:pPr>
      <w:r w:rsidRPr="006779A7">
        <w:rPr>
          <w:b/>
          <w:bCs/>
        </w:rPr>
        <w:t>Group 2:</w:t>
      </w:r>
      <w:r w:rsidRPr="009C2EF6">
        <w:t>   Combined β+γ dose rate at 30cm from surface greater than 2.5 μSv/hn 2.5 μSv/h</w:t>
      </w:r>
    </w:p>
    <w:p w:rsidR="00D72DA0" w:rsidRDefault="00237277" w14:paraId="20EBDBAE" w14:textId="77777777">
      <w:r>
        <w:t xml:space="preserve">At the time of writing, the University </w:t>
      </w:r>
      <w:r w:rsidR="00C64288">
        <w:t xml:space="preserve">of Oxford </w:t>
      </w:r>
      <w:r w:rsidR="006A60E3">
        <w:t xml:space="preserve">has 189 </w:t>
      </w:r>
      <w:r w:rsidR="006779A7">
        <w:t>Group 2 rocks and 780 Group 1 rock</w:t>
      </w:r>
      <w:r w:rsidR="00F0507D">
        <w:t>s</w:t>
      </w:r>
      <w:r w:rsidR="006779A7">
        <w:t>.</w:t>
      </w:r>
      <w:r w:rsidR="00493B32">
        <w:t xml:space="preserve"> They will be migrated into the system electronically</w:t>
      </w:r>
      <w:r w:rsidR="00AB7399">
        <w:t xml:space="preserve"> via a spreadsheet upload</w:t>
      </w:r>
      <w:r w:rsidR="002F27E1">
        <w:t xml:space="preserve">.  </w:t>
      </w:r>
      <w:r w:rsidR="00055D5D">
        <w:t xml:space="preserve">They will be added </w:t>
      </w:r>
      <w:r w:rsidR="009F3225">
        <w:t>to the system using a specific “Geological Specimens” template</w:t>
      </w:r>
      <w:r w:rsidR="00BB77A9">
        <w:t xml:space="preserve"> which is relevant to this data set only.</w:t>
      </w:r>
    </w:p>
    <w:p w:rsidR="00035EB2" w:rsidRDefault="00035EB2" w14:paraId="66679E84" w14:textId="1CD7B9A6">
      <w:pPr>
        <w:sectPr w:rsidR="00035EB2" w:rsidSect="00623780">
          <w:footerReference w:type="default" r:id="rId84"/>
          <w:pgSz w:w="11906" w:h="16838" w:orient="portrait"/>
          <w:pgMar w:top="1077" w:right="1048" w:bottom="993" w:left="1077" w:header="709" w:footer="0" w:gutter="0"/>
          <w:cols w:space="708"/>
          <w:docGrid w:linePitch="360"/>
        </w:sectPr>
      </w:pPr>
      <w:r>
        <w:t xml:space="preserve">It is likely that </w:t>
      </w:r>
      <w:r w:rsidR="0011208F">
        <w:t xml:space="preserve"> there will be a handful of  amendments in any given year.</w:t>
      </w:r>
      <w:r w:rsidR="00E033B4">
        <w:t xml:space="preserve">  Confirmation of the holdings will be  on a monthly basis in line with all University  Departments.</w:t>
      </w:r>
      <w:r w:rsidR="00361AA5">
        <w:t xml:space="preserve">  This is achieved through the “Monthly Possession” reporting.</w:t>
      </w:r>
    </w:p>
    <w:p w:rsidRPr="00472176" w:rsidR="00B2113A" w:rsidP="00807040" w:rsidRDefault="00B2113A" w14:paraId="011585A4" w14:textId="639EB12C">
      <w:pPr>
        <w:pStyle w:val="Heading3"/>
      </w:pPr>
      <w:bookmarkStart w:name="_Toc196918313" w:id="46"/>
      <w:r w:rsidRPr="00472176">
        <w:t>Create an Aliquot – Split</w:t>
      </w:r>
      <w:r w:rsidR="00AB31FA">
        <w:t xml:space="preserve"> Unsealed Source</w:t>
      </w:r>
      <w:bookmarkEnd w:id="46"/>
    </w:p>
    <w:p w:rsidR="00487C39" w:rsidP="00472176" w:rsidRDefault="00487C39" w14:paraId="796ABC5D" w14:textId="77777777"/>
    <w:p w:rsidR="0001437A" w:rsidP="00472176" w:rsidRDefault="00CB5D79" w14:paraId="76C136EF" w14:textId="020874FA">
      <w:r>
        <w:rPr>
          <w:noProof/>
        </w:rPr>
        <w:object w:dxaOrig="23146" w:dyaOrig="9151" w14:anchorId="566D0CE1">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25" style="width:754.5pt;height:297.75pt" o:ole="" type="#_x0000_t75">
            <v:imagedata o:title="" r:id="rId85"/>
          </v:shape>
          <o:OLEObject Type="Embed" ProgID="Visio.Drawing.15" ShapeID="_x0000_i1025" DrawAspect="Content" ObjectID="_1807505747" r:id="rId86"/>
        </w:object>
      </w:r>
    </w:p>
    <w:p w:rsidR="00802F92" w:rsidP="00472176" w:rsidRDefault="00802F92" w14:paraId="41F6FF2E" w14:textId="206FC9E4"/>
    <w:p w:rsidR="00A3607F" w:rsidP="00472176" w:rsidRDefault="00A3607F" w14:paraId="2E7BB51C" w14:textId="77777777">
      <w:pPr>
        <w:sectPr w:rsidR="00A3607F" w:rsidSect="004A0705">
          <w:footerReference w:type="default" r:id="rId87"/>
          <w:pgSz w:w="16838" w:h="11906" w:orient="landscape"/>
          <w:pgMar w:top="1077" w:right="1077" w:bottom="1048" w:left="993" w:header="709" w:footer="0" w:gutter="0"/>
          <w:cols w:space="708"/>
          <w:docGrid w:linePitch="360"/>
        </w:sectPr>
      </w:pPr>
    </w:p>
    <w:p w:rsidR="001860AD" w:rsidP="00472176" w:rsidRDefault="0066398B" w14:paraId="16012AA0" w14:textId="19E36958">
      <w:r>
        <w:t>Action</w:t>
      </w:r>
      <w:r w:rsidR="001860AD">
        <w:t>:</w:t>
      </w:r>
    </w:p>
    <w:p w:rsidR="00C6644F" w:rsidP="00C6644F" w:rsidRDefault="00964D72" w14:paraId="74BADD9D" w14:textId="28F4487D">
      <w:pPr>
        <w:pStyle w:val="ListParagraph"/>
        <w:numPr>
          <w:ilvl w:val="2"/>
          <w:numId w:val="12"/>
        </w:numPr>
        <w:ind w:left="426"/>
      </w:pPr>
      <w:r>
        <w:t xml:space="preserve">To create an aliquot, select “Split </w:t>
      </w:r>
      <w:r w:rsidR="001933CE">
        <w:t>Unsealed Source</w:t>
      </w:r>
      <w:r>
        <w:t>”</w:t>
      </w:r>
      <w:r w:rsidR="00C6644F">
        <w:br/>
      </w:r>
    </w:p>
    <w:p w:rsidR="00BA63D6" w:rsidP="00472176" w:rsidRDefault="005A08DA" w14:paraId="3219027C" w14:textId="4958D88A">
      <w:r>
        <w:rPr>
          <w:noProof/>
        </w:rPr>
        <w:drawing>
          <wp:inline distT="0" distB="0" distL="0" distR="0" wp14:anchorId="7077F34E" wp14:editId="41ED17F3">
            <wp:extent cx="4219048" cy="514286"/>
            <wp:effectExtent l="0" t="0" r="0" b="635"/>
            <wp:docPr id="1922508565" name="Picture 1" descr="A close up of a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508565" name="Picture 1" descr="A close up of a screen&#10;&#10;Description automatically generated"/>
                    <pic:cNvPicPr/>
                  </pic:nvPicPr>
                  <pic:blipFill>
                    <a:blip r:embed="rId88"/>
                    <a:stretch>
                      <a:fillRect/>
                    </a:stretch>
                  </pic:blipFill>
                  <pic:spPr>
                    <a:xfrm>
                      <a:off x="0" y="0"/>
                      <a:ext cx="4219048" cy="514286"/>
                    </a:xfrm>
                    <a:prstGeom prst="rect">
                      <a:avLst/>
                    </a:prstGeom>
                  </pic:spPr>
                </pic:pic>
              </a:graphicData>
            </a:graphic>
          </wp:inline>
        </w:drawing>
      </w:r>
    </w:p>
    <w:p w:rsidRPr="00964D72" w:rsidR="00964D72" w:rsidRDefault="002330B8" w14:paraId="0A910596" w14:textId="138DE385">
      <w:r>
        <w:rPr>
          <w:noProof/>
        </w:rPr>
        <w:drawing>
          <wp:inline distT="0" distB="0" distL="0" distR="0" wp14:anchorId="455E1BB7" wp14:editId="12D87A42">
            <wp:extent cx="5876365" cy="4766098"/>
            <wp:effectExtent l="0" t="0" r="0" b="0"/>
            <wp:docPr id="31457654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576544" name="Picture 1" descr="A screenshot of a computer&#10;&#10;Description automatically generated"/>
                    <pic:cNvPicPr/>
                  </pic:nvPicPr>
                  <pic:blipFill>
                    <a:blip r:embed="rId89"/>
                    <a:stretch>
                      <a:fillRect/>
                    </a:stretch>
                  </pic:blipFill>
                  <pic:spPr>
                    <a:xfrm>
                      <a:off x="0" y="0"/>
                      <a:ext cx="5893370" cy="4779890"/>
                    </a:xfrm>
                    <a:prstGeom prst="rect">
                      <a:avLst/>
                    </a:prstGeom>
                  </pic:spPr>
                </pic:pic>
              </a:graphicData>
            </a:graphic>
          </wp:inline>
        </w:drawing>
      </w:r>
    </w:p>
    <w:p w:rsidR="00B2113A" w:rsidRDefault="00B2113A" w14:paraId="380F7F89" w14:textId="76E503CE">
      <w:pPr>
        <w:rPr>
          <w:rFonts w:cs="Noto Serif" w:eastAsiaTheme="majorEastAsia"/>
          <w:sz w:val="26"/>
          <w:szCs w:val="26"/>
          <w:lang w:eastAsia="en-GB"/>
        </w:rPr>
      </w:pPr>
    </w:p>
    <w:p w:rsidR="000343F3" w:rsidRDefault="000343F3" w14:paraId="3AE95BD2" w14:textId="20204192">
      <w:pPr>
        <w:rPr>
          <w:rFonts w:cs="Noto Serif" w:eastAsiaTheme="majorEastAsia"/>
          <w:lang w:eastAsia="en-GB"/>
        </w:rPr>
      </w:pPr>
      <w:r w:rsidRPr="55EBAA3C">
        <w:rPr>
          <w:rFonts w:cs="Noto Serif" w:eastAsiaTheme="majorEastAsia"/>
          <w:lang w:eastAsia="en-GB"/>
        </w:rPr>
        <w:t xml:space="preserve">The system will default the action to </w:t>
      </w:r>
      <w:r w:rsidRPr="55EBAA3C" w:rsidR="000D39A9">
        <w:rPr>
          <w:rFonts w:cs="Noto Serif" w:eastAsiaTheme="majorEastAsia"/>
          <w:lang w:eastAsia="en-GB"/>
        </w:rPr>
        <w:t>the current date and time.  If required</w:t>
      </w:r>
      <w:r w:rsidRPr="55EBAA3C" w:rsidR="00654520">
        <w:rPr>
          <w:rFonts w:cs="Noto Serif" w:eastAsiaTheme="majorEastAsia"/>
          <w:lang w:eastAsia="en-GB"/>
        </w:rPr>
        <w:t>, click into the</w:t>
      </w:r>
      <w:r w:rsidRPr="55EBAA3C" w:rsidR="00EB3A6B">
        <w:rPr>
          <w:rFonts w:cs="Noto Serif" w:eastAsiaTheme="majorEastAsia"/>
          <w:lang w:eastAsia="en-GB"/>
        </w:rPr>
        <w:t xml:space="preserve"> white space by the date</w:t>
      </w:r>
      <w:r w:rsidRPr="55EBAA3C" w:rsidR="00CD416E">
        <w:rPr>
          <w:rFonts w:cs="Noto Serif" w:eastAsiaTheme="majorEastAsia"/>
          <w:lang w:eastAsia="en-GB"/>
        </w:rPr>
        <w:t xml:space="preserve"> and time and enter </w:t>
      </w:r>
      <w:r w:rsidRPr="55EBAA3C" w:rsidR="005552E0">
        <w:rPr>
          <w:rFonts w:cs="Noto Serif" w:eastAsiaTheme="majorEastAsia"/>
          <w:lang w:eastAsia="en-GB"/>
        </w:rPr>
        <w:t>an alternative date and time.</w:t>
      </w:r>
    </w:p>
    <w:p w:rsidR="00F81AE6" w:rsidRDefault="00EE6AB2" w14:paraId="28A4D1F8" w14:textId="19B98577">
      <w:pPr>
        <w:rPr>
          <w:rFonts w:cs="Noto Serif" w:eastAsiaTheme="majorEastAsia"/>
          <w:lang w:eastAsia="en-GB"/>
        </w:rPr>
      </w:pPr>
      <w:r w:rsidRPr="55EBAA3C">
        <w:rPr>
          <w:rFonts w:cs="Noto Serif" w:eastAsiaTheme="majorEastAsia"/>
          <w:lang w:eastAsia="en-GB"/>
        </w:rPr>
        <w:t>Th</w:t>
      </w:r>
      <w:r w:rsidRPr="55EBAA3C" w:rsidR="00DC4934">
        <w:rPr>
          <w:rFonts w:cs="Noto Serif" w:eastAsiaTheme="majorEastAsia"/>
          <w:lang w:eastAsia="en-GB"/>
        </w:rPr>
        <w:t xml:space="preserve">e </w:t>
      </w:r>
      <w:r w:rsidRPr="55EBAA3C" w:rsidR="009D0945">
        <w:rPr>
          <w:rFonts w:cs="Noto Serif" w:eastAsiaTheme="majorEastAsia"/>
          <w:lang w:eastAsia="en-GB"/>
        </w:rPr>
        <w:t xml:space="preserve">type of </w:t>
      </w:r>
      <w:r w:rsidRPr="55EBAA3C" w:rsidR="00866519">
        <w:rPr>
          <w:rFonts w:cs="Noto Serif" w:eastAsiaTheme="majorEastAsia"/>
          <w:lang w:eastAsia="en-GB"/>
        </w:rPr>
        <w:t>aliquot (</w:t>
      </w:r>
      <w:r w:rsidRPr="55EBAA3C" w:rsidR="00DC4934">
        <w:rPr>
          <w:rFonts w:cs="Noto Serif" w:eastAsiaTheme="majorEastAsia"/>
          <w:lang w:eastAsia="en-GB"/>
        </w:rPr>
        <w:t>split</w:t>
      </w:r>
      <w:r w:rsidRPr="55EBAA3C" w:rsidR="00866519">
        <w:rPr>
          <w:rFonts w:cs="Noto Serif" w:eastAsiaTheme="majorEastAsia"/>
          <w:lang w:eastAsia="en-GB"/>
        </w:rPr>
        <w:t>)</w:t>
      </w:r>
      <w:r w:rsidRPr="55EBAA3C" w:rsidR="00DC4934">
        <w:rPr>
          <w:rFonts w:cs="Noto Serif" w:eastAsiaTheme="majorEastAsia"/>
          <w:lang w:eastAsia="en-GB"/>
        </w:rPr>
        <w:t xml:space="preserve"> will default to Activity</w:t>
      </w:r>
      <w:r w:rsidRPr="55EBAA3C" w:rsidR="001837F6">
        <w:rPr>
          <w:rFonts w:cs="Noto Serif" w:eastAsiaTheme="majorEastAsia"/>
          <w:lang w:eastAsia="en-GB"/>
        </w:rPr>
        <w:t xml:space="preserve"> as recorded in MBq</w:t>
      </w:r>
      <w:r w:rsidRPr="55EBAA3C" w:rsidR="009D0945">
        <w:rPr>
          <w:rFonts w:cs="Noto Serif" w:eastAsiaTheme="majorEastAsia"/>
          <w:lang w:eastAsia="en-GB"/>
        </w:rPr>
        <w:t>.</w:t>
      </w:r>
      <w:r w:rsidRPr="55EBAA3C" w:rsidR="002E16E5">
        <w:rPr>
          <w:rFonts w:cs="Noto Serif" w:eastAsiaTheme="majorEastAsia"/>
          <w:lang w:eastAsia="en-GB"/>
        </w:rPr>
        <w:t xml:space="preserve">  </w:t>
      </w:r>
      <w:r w:rsidRPr="55EBAA3C" w:rsidR="00314DF8">
        <w:rPr>
          <w:rFonts w:cs="Noto Serif" w:eastAsiaTheme="majorEastAsia"/>
          <w:lang w:eastAsia="en-GB"/>
        </w:rPr>
        <w:t>Alternative</w:t>
      </w:r>
      <w:r w:rsidRPr="55EBAA3C" w:rsidR="001837F6">
        <w:rPr>
          <w:rFonts w:cs="Noto Serif" w:eastAsiaTheme="majorEastAsia"/>
          <w:lang w:eastAsia="en-GB"/>
        </w:rPr>
        <w:t>ly</w:t>
      </w:r>
      <w:r w:rsidRPr="55EBAA3C" w:rsidR="00314DF8">
        <w:rPr>
          <w:rFonts w:cs="Noto Serif" w:eastAsiaTheme="majorEastAsia"/>
          <w:lang w:eastAsia="en-GB"/>
        </w:rPr>
        <w:t xml:space="preserve"> i</w:t>
      </w:r>
      <w:r w:rsidRPr="55EBAA3C" w:rsidR="002E16E5">
        <w:rPr>
          <w:rFonts w:cs="Noto Serif" w:eastAsiaTheme="majorEastAsia"/>
          <w:lang w:eastAsia="en-GB"/>
        </w:rPr>
        <w:t>t is possible to</w:t>
      </w:r>
      <w:r w:rsidRPr="55EBAA3C" w:rsidR="0041496A">
        <w:rPr>
          <w:rFonts w:cs="Noto Serif" w:eastAsiaTheme="majorEastAsia"/>
          <w:lang w:eastAsia="en-GB"/>
        </w:rPr>
        <w:t xml:space="preserve"> split by Mass or Volume, depending on how the radionuclide was recorded in the first place.</w:t>
      </w:r>
      <w:r w:rsidRPr="55EBAA3C" w:rsidR="00C07894">
        <w:rPr>
          <w:rFonts w:cs="Noto Serif" w:eastAsiaTheme="majorEastAsia"/>
          <w:lang w:eastAsia="en-GB"/>
        </w:rPr>
        <w:t xml:space="preserve">  Th</w:t>
      </w:r>
      <w:r w:rsidRPr="55EBAA3C" w:rsidR="00915FB6">
        <w:rPr>
          <w:rFonts w:cs="Noto Serif" w:eastAsiaTheme="majorEastAsia"/>
          <w:lang w:eastAsia="en-GB"/>
        </w:rPr>
        <w:t>is</w:t>
      </w:r>
      <w:r w:rsidRPr="55EBAA3C" w:rsidR="00C07894">
        <w:rPr>
          <w:rFonts w:cs="Noto Serif" w:eastAsiaTheme="majorEastAsia"/>
          <w:lang w:eastAsia="en-GB"/>
        </w:rPr>
        <w:t xml:space="preserve"> example shows a</w:t>
      </w:r>
      <w:r w:rsidRPr="55EBAA3C" w:rsidR="00466C90">
        <w:rPr>
          <w:rFonts w:cs="Noto Serif" w:eastAsiaTheme="majorEastAsia"/>
          <w:lang w:eastAsia="en-GB"/>
        </w:rPr>
        <w:t>n aliquot</w:t>
      </w:r>
      <w:r w:rsidRPr="55EBAA3C" w:rsidR="00C07894">
        <w:rPr>
          <w:rFonts w:cs="Noto Serif" w:eastAsiaTheme="majorEastAsia"/>
          <w:lang w:eastAsia="en-GB"/>
        </w:rPr>
        <w:t xml:space="preserve"> in Activity MBq</w:t>
      </w:r>
      <w:r w:rsidRPr="55EBAA3C" w:rsidR="00CE4C2E">
        <w:rPr>
          <w:rFonts w:cs="Noto Serif" w:eastAsiaTheme="majorEastAsia"/>
          <w:lang w:eastAsia="en-GB"/>
        </w:rPr>
        <w:t xml:space="preserve">.  </w:t>
      </w:r>
      <w:r w:rsidRPr="55EBAA3C" w:rsidR="00FD23AE">
        <w:rPr>
          <w:rFonts w:cs="Noto Serif" w:eastAsiaTheme="majorEastAsia"/>
          <w:lang w:eastAsia="en-GB"/>
        </w:rPr>
        <w:t>Click the dropdown</w:t>
      </w:r>
      <w:r w:rsidRPr="55EBAA3C" w:rsidR="00AA60FF">
        <w:rPr>
          <w:rFonts w:cs="Noto Serif" w:eastAsiaTheme="majorEastAsia"/>
          <w:lang w:eastAsia="en-GB"/>
        </w:rPr>
        <w:t xml:space="preserve"> to show the alternative </w:t>
      </w:r>
      <w:r w:rsidRPr="55EBAA3C" w:rsidR="00BB4C37">
        <w:rPr>
          <w:rFonts w:cs="Noto Serif" w:eastAsiaTheme="majorEastAsia"/>
          <w:lang w:eastAsia="en-GB"/>
        </w:rPr>
        <w:t>aliquot</w:t>
      </w:r>
      <w:r w:rsidRPr="55EBAA3C" w:rsidR="0067023F">
        <w:rPr>
          <w:rFonts w:cs="Noto Serif" w:eastAsiaTheme="majorEastAsia"/>
          <w:lang w:eastAsia="en-GB"/>
        </w:rPr>
        <w:t xml:space="preserve"> type.  </w:t>
      </w:r>
      <w:r w:rsidRPr="55EBAA3C" w:rsidR="00663A11">
        <w:rPr>
          <w:rFonts w:cs="Noto Serif" w:eastAsiaTheme="majorEastAsia"/>
          <w:lang w:eastAsia="en-GB"/>
        </w:rPr>
        <w:t>Note: t</w:t>
      </w:r>
      <w:r w:rsidRPr="55EBAA3C" w:rsidR="00CE4C2E">
        <w:rPr>
          <w:rFonts w:cs="Noto Serif" w:eastAsiaTheme="majorEastAsia"/>
          <w:lang w:eastAsia="en-GB"/>
        </w:rPr>
        <w:t xml:space="preserve">he system will automatically calculate the </w:t>
      </w:r>
      <w:r w:rsidRPr="55EBAA3C" w:rsidR="007D342A">
        <w:rPr>
          <w:rFonts w:cs="Noto Serif" w:eastAsiaTheme="majorEastAsia"/>
          <w:lang w:eastAsia="en-GB"/>
        </w:rPr>
        <w:t xml:space="preserve">remaining activity after the </w:t>
      </w:r>
      <w:r w:rsidRPr="55EBAA3C" w:rsidR="00BB4C37">
        <w:rPr>
          <w:rFonts w:cs="Noto Serif" w:eastAsiaTheme="majorEastAsia"/>
          <w:lang w:eastAsia="en-GB"/>
        </w:rPr>
        <w:t>aliquot</w:t>
      </w:r>
      <w:r w:rsidRPr="55EBAA3C" w:rsidR="007D342A">
        <w:rPr>
          <w:rFonts w:cs="Noto Serif" w:eastAsiaTheme="majorEastAsia"/>
          <w:lang w:eastAsia="en-GB"/>
        </w:rPr>
        <w:t>.</w:t>
      </w:r>
    </w:p>
    <w:p w:rsidRPr="00E85DCF" w:rsidR="00E85DCF" w:rsidP="00C6644F" w:rsidRDefault="00287865" w14:paraId="09A3FBB3" w14:textId="096E5F2B">
      <w:pPr>
        <w:pStyle w:val="ListParagraph"/>
        <w:numPr>
          <w:ilvl w:val="2"/>
          <w:numId w:val="12"/>
        </w:numPr>
        <w:tabs>
          <w:tab w:val="left" w:pos="1843"/>
        </w:tabs>
        <w:ind w:left="426"/>
        <w:rPr>
          <w:rFonts w:cs="Noto Serif" w:eastAsiaTheme="majorEastAsia"/>
          <w:lang w:eastAsia="en-GB"/>
        </w:rPr>
      </w:pPr>
      <w:r w:rsidRPr="55EBAA3C">
        <w:rPr>
          <w:rFonts w:cs="Noto Serif" w:eastAsiaTheme="majorEastAsia"/>
          <w:lang w:eastAsia="en-GB"/>
        </w:rPr>
        <w:t xml:space="preserve">Click Submit and </w:t>
      </w:r>
      <w:r w:rsidRPr="55EBAA3C" w:rsidR="00C07D56">
        <w:rPr>
          <w:rFonts w:cs="Noto Serif" w:eastAsiaTheme="majorEastAsia"/>
          <w:lang w:eastAsia="en-GB"/>
        </w:rPr>
        <w:t>the Splitting Result</w:t>
      </w:r>
      <w:r w:rsidRPr="55EBAA3C" w:rsidR="00800584">
        <w:rPr>
          <w:rFonts w:cs="Noto Serif" w:eastAsiaTheme="majorEastAsia"/>
          <w:lang w:eastAsia="en-GB"/>
        </w:rPr>
        <w:t>s will appear.</w:t>
      </w:r>
      <w:r w:rsidR="00E85DCF">
        <w:br/>
      </w:r>
    </w:p>
    <w:p w:rsidRPr="001A76C5" w:rsidR="001A76C5" w:rsidP="001A76C5" w:rsidRDefault="001A76C5" w14:paraId="1F52137B" w14:textId="2AC21BAB">
      <w:pPr>
        <w:tabs>
          <w:tab w:val="left" w:pos="8003"/>
        </w:tabs>
        <w:rPr>
          <w:lang w:eastAsia="en-GB"/>
        </w:rPr>
      </w:pPr>
      <w:r>
        <w:rPr>
          <w:lang w:eastAsia="en-GB"/>
        </w:rPr>
        <w:tab/>
      </w:r>
    </w:p>
    <w:p w:rsidR="00800584" w:rsidRDefault="00800584" w14:paraId="07583DE8" w14:textId="39036353">
      <w:pPr>
        <w:rPr>
          <w:rFonts w:cs="Noto Serif" w:eastAsiaTheme="majorEastAsia"/>
          <w:lang w:eastAsia="en-GB"/>
        </w:rPr>
      </w:pPr>
      <w:r>
        <w:rPr>
          <w:noProof/>
        </w:rPr>
        <w:drawing>
          <wp:inline distT="0" distB="0" distL="0" distR="0" wp14:anchorId="520635AD" wp14:editId="48D7B62C">
            <wp:extent cx="6038850" cy="2673986"/>
            <wp:effectExtent l="0" t="0" r="0" b="0"/>
            <wp:docPr id="184272573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90">
                      <a:extLst>
                        <a:ext uri="{28A0092B-C50C-407E-A947-70E740481C1C}">
                          <a14:useLocalDpi xmlns:a14="http://schemas.microsoft.com/office/drawing/2010/main" val="0"/>
                        </a:ext>
                      </a:extLst>
                    </a:blip>
                    <a:stretch>
                      <a:fillRect/>
                    </a:stretch>
                  </pic:blipFill>
                  <pic:spPr>
                    <a:xfrm>
                      <a:off x="0" y="0"/>
                      <a:ext cx="6038850" cy="2673986"/>
                    </a:xfrm>
                    <a:prstGeom prst="rect">
                      <a:avLst/>
                    </a:prstGeom>
                  </pic:spPr>
                </pic:pic>
              </a:graphicData>
            </a:graphic>
          </wp:inline>
        </w:drawing>
      </w:r>
    </w:p>
    <w:p w:rsidR="009D52BD" w:rsidP="000B7831" w:rsidRDefault="00D92345" w14:paraId="759A9C52" w14:textId="1246980A">
      <w:pPr>
        <w:spacing w:after="0"/>
        <w:rPr>
          <w:rFonts w:cs="Noto Serif" w:eastAsiaTheme="majorEastAsia"/>
          <w:lang w:eastAsia="en-GB"/>
        </w:rPr>
      </w:pPr>
      <w:r w:rsidRPr="38228542">
        <w:rPr>
          <w:rFonts w:cs="Noto Serif" w:eastAsiaTheme="majorEastAsia"/>
          <w:lang w:eastAsia="en-GB"/>
        </w:rPr>
        <w:t xml:space="preserve">Note: a new </w:t>
      </w:r>
      <w:r w:rsidRPr="38228542" w:rsidR="00064249">
        <w:rPr>
          <w:rFonts w:cs="Noto Serif" w:eastAsiaTheme="majorEastAsia"/>
          <w:lang w:eastAsia="en-GB"/>
        </w:rPr>
        <w:t>S</w:t>
      </w:r>
      <w:r w:rsidRPr="38228542">
        <w:rPr>
          <w:rFonts w:cs="Noto Serif" w:eastAsiaTheme="majorEastAsia"/>
          <w:lang w:eastAsia="en-GB"/>
        </w:rPr>
        <w:t xml:space="preserve">ystem </w:t>
      </w:r>
      <w:r w:rsidRPr="38228542" w:rsidR="00064249">
        <w:rPr>
          <w:rFonts w:cs="Noto Serif" w:eastAsiaTheme="majorEastAsia"/>
          <w:lang w:eastAsia="en-GB"/>
        </w:rPr>
        <w:t>R</w:t>
      </w:r>
      <w:r w:rsidRPr="38228542">
        <w:rPr>
          <w:rFonts w:cs="Noto Serif" w:eastAsiaTheme="majorEastAsia"/>
          <w:lang w:eastAsia="en-GB"/>
        </w:rPr>
        <w:t>eference ID is created</w:t>
      </w:r>
      <w:r w:rsidRPr="38228542" w:rsidR="00A76A76">
        <w:rPr>
          <w:rFonts w:cs="Noto Serif" w:eastAsiaTheme="majorEastAsia"/>
          <w:lang w:eastAsia="en-GB"/>
        </w:rPr>
        <w:t xml:space="preserve"> by using the original parent </w:t>
      </w:r>
      <w:r w:rsidRPr="38228542" w:rsidR="00064249">
        <w:rPr>
          <w:rFonts w:cs="Noto Serif" w:eastAsiaTheme="majorEastAsia"/>
          <w:lang w:eastAsia="en-GB"/>
        </w:rPr>
        <w:t>System Reference</w:t>
      </w:r>
      <w:r w:rsidRPr="38228542" w:rsidR="00E209D5">
        <w:rPr>
          <w:rFonts w:cs="Noto Serif" w:eastAsiaTheme="majorEastAsia"/>
          <w:lang w:eastAsia="en-GB"/>
        </w:rPr>
        <w:t xml:space="preserve"> </w:t>
      </w:r>
      <w:r w:rsidRPr="38228542" w:rsidR="006058B4">
        <w:rPr>
          <w:rFonts w:cs="Noto Serif" w:eastAsiaTheme="majorEastAsia"/>
          <w:lang w:eastAsia="en-GB"/>
        </w:rPr>
        <w:t>with an incremental suffix number.</w:t>
      </w:r>
    </w:p>
    <w:p w:rsidR="000B7831" w:rsidP="000B7831" w:rsidRDefault="000B7831" w14:paraId="22188FF9" w14:textId="77777777">
      <w:pPr>
        <w:spacing w:after="0"/>
        <w:rPr>
          <w:rFonts w:cs="Noto Serif" w:eastAsiaTheme="majorEastAsia"/>
          <w:lang w:eastAsia="en-GB"/>
        </w:rPr>
      </w:pPr>
    </w:p>
    <w:p w:rsidRPr="004B189B" w:rsidR="00970C65" w:rsidP="000B7831" w:rsidRDefault="00970C65" w14:paraId="12ED94BE" w14:textId="7E84FA62">
      <w:pPr>
        <w:pStyle w:val="ListParagraph"/>
        <w:numPr>
          <w:ilvl w:val="2"/>
          <w:numId w:val="12"/>
        </w:numPr>
        <w:spacing w:after="0"/>
        <w:ind w:left="426"/>
        <w:rPr>
          <w:rFonts w:cs="Noto Serif" w:eastAsiaTheme="majorEastAsia"/>
          <w:lang w:eastAsia="en-GB"/>
        </w:rPr>
      </w:pPr>
      <w:r w:rsidRPr="38228542">
        <w:rPr>
          <w:rFonts w:cs="Noto Serif" w:eastAsiaTheme="majorEastAsia"/>
          <w:lang w:eastAsia="en-GB"/>
        </w:rPr>
        <w:t xml:space="preserve">Click on the System Reference ID shown in blue and </w:t>
      </w:r>
      <w:r w:rsidRPr="38228542" w:rsidR="0021477A">
        <w:rPr>
          <w:rFonts w:cs="Noto Serif" w:eastAsiaTheme="majorEastAsia"/>
          <w:lang w:eastAsia="en-GB"/>
        </w:rPr>
        <w:t xml:space="preserve">this will </w:t>
      </w:r>
      <w:r w:rsidRPr="38228542" w:rsidR="00730A7F">
        <w:rPr>
          <w:rFonts w:cs="Noto Serif" w:eastAsiaTheme="majorEastAsia"/>
          <w:lang w:eastAsia="en-GB"/>
        </w:rPr>
        <w:t>open the Source Profile page for the newly created aliquot.</w:t>
      </w:r>
    </w:p>
    <w:p w:rsidR="000B7831" w:rsidP="00B67C64" w:rsidRDefault="000B7831" w14:paraId="7E0BF308" w14:textId="77777777">
      <w:pPr>
        <w:spacing w:after="0"/>
        <w:rPr>
          <w:rFonts w:cs="Noto Serif" w:eastAsiaTheme="majorEastAsia"/>
          <w:lang w:eastAsia="en-GB"/>
        </w:rPr>
      </w:pPr>
    </w:p>
    <w:p w:rsidR="00730A7F" w:rsidP="00B67C64" w:rsidRDefault="00730A7F" w14:paraId="1734A459" w14:textId="51686E83">
      <w:pPr>
        <w:spacing w:after="0"/>
        <w:rPr>
          <w:rFonts w:cs="Noto Serif" w:eastAsiaTheme="majorEastAsia"/>
          <w:lang w:eastAsia="en-GB"/>
        </w:rPr>
      </w:pPr>
      <w:r w:rsidRPr="38228542">
        <w:rPr>
          <w:rFonts w:cs="Noto Serif" w:eastAsiaTheme="majorEastAsia"/>
          <w:lang w:eastAsia="en-GB"/>
        </w:rPr>
        <w:t>Th</w:t>
      </w:r>
      <w:r w:rsidRPr="38228542" w:rsidR="00126481">
        <w:rPr>
          <w:rFonts w:cs="Noto Serif" w:eastAsiaTheme="majorEastAsia"/>
          <w:lang w:eastAsia="en-GB"/>
        </w:rPr>
        <w:t>e profile clearly shows the link back to the parent ID</w:t>
      </w:r>
      <w:r w:rsidRPr="38228542" w:rsidR="00FF1BBB">
        <w:rPr>
          <w:rFonts w:cs="Noto Serif" w:eastAsiaTheme="majorEastAsia"/>
          <w:lang w:eastAsia="en-GB"/>
        </w:rPr>
        <w:t xml:space="preserve"> for the aliquot</w:t>
      </w:r>
      <w:r w:rsidRPr="38228542" w:rsidR="00980F8F">
        <w:rPr>
          <w:rFonts w:cs="Noto Serif" w:eastAsiaTheme="majorEastAsia"/>
          <w:lang w:eastAsia="en-GB"/>
        </w:rPr>
        <w:t xml:space="preserve">.  Click on </w:t>
      </w:r>
      <w:r w:rsidRPr="38228542" w:rsidR="00731136">
        <w:rPr>
          <w:rFonts w:cs="Noto Serif" w:eastAsiaTheme="majorEastAsia"/>
          <w:lang w:eastAsia="en-GB"/>
        </w:rPr>
        <w:t>the Parent ID to return to the</w:t>
      </w:r>
      <w:r w:rsidRPr="38228542" w:rsidR="00BC5019">
        <w:rPr>
          <w:rFonts w:cs="Noto Serif" w:eastAsiaTheme="majorEastAsia"/>
          <w:lang w:eastAsia="en-GB"/>
        </w:rPr>
        <w:t xml:space="preserve"> Profile page for the </w:t>
      </w:r>
      <w:r w:rsidRPr="38228542" w:rsidR="00B67C64">
        <w:rPr>
          <w:rFonts w:cs="Noto Serif" w:eastAsiaTheme="majorEastAsia"/>
          <w:lang w:eastAsia="en-GB"/>
        </w:rPr>
        <w:t>Parent source.</w:t>
      </w:r>
    </w:p>
    <w:p w:rsidR="00970C65" w:rsidP="00B67C64" w:rsidRDefault="00970C65" w14:paraId="1906797B" w14:textId="77777777">
      <w:pPr>
        <w:spacing w:after="0"/>
        <w:rPr>
          <w:rFonts w:cs="Noto Serif" w:eastAsiaTheme="majorEastAsia"/>
          <w:sz w:val="26"/>
          <w:szCs w:val="26"/>
          <w:lang w:eastAsia="en-GB"/>
        </w:rPr>
      </w:pPr>
    </w:p>
    <w:p w:rsidRPr="00B2113A" w:rsidR="00970C65" w:rsidRDefault="00970C65" w14:paraId="278C7698" w14:textId="13B4B979">
      <w:pPr>
        <w:rPr>
          <w:rFonts w:cs="Noto Serif" w:eastAsiaTheme="majorEastAsia"/>
          <w:sz w:val="26"/>
          <w:szCs w:val="26"/>
          <w:lang w:eastAsia="en-GB"/>
        </w:rPr>
      </w:pPr>
      <w:r>
        <w:rPr>
          <w:noProof/>
        </w:rPr>
        <w:drawing>
          <wp:inline distT="0" distB="0" distL="0" distR="0" wp14:anchorId="173C1CDE" wp14:editId="2B2E3742">
            <wp:extent cx="6019800" cy="3980786"/>
            <wp:effectExtent l="0" t="0" r="0" b="1270"/>
            <wp:docPr id="192623023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230239" name="Picture 1" descr="A screenshot of a computer&#10;&#10;Description automatically generated"/>
                    <pic:cNvPicPr/>
                  </pic:nvPicPr>
                  <pic:blipFill>
                    <a:blip r:embed="rId91"/>
                    <a:stretch>
                      <a:fillRect/>
                    </a:stretch>
                  </pic:blipFill>
                  <pic:spPr>
                    <a:xfrm>
                      <a:off x="0" y="0"/>
                      <a:ext cx="6025407" cy="3984494"/>
                    </a:xfrm>
                    <a:prstGeom prst="rect">
                      <a:avLst/>
                    </a:prstGeom>
                  </pic:spPr>
                </pic:pic>
              </a:graphicData>
            </a:graphic>
          </wp:inline>
        </w:drawing>
      </w:r>
    </w:p>
    <w:p w:rsidR="009B6515" w:rsidRDefault="00170B8A" w14:paraId="345A35A5" w14:textId="77777777">
      <w:bookmarkStart w:name="_Toc188606890" w:id="47"/>
      <w:r>
        <w:t>The parent source</w:t>
      </w:r>
      <w:r w:rsidR="001608B4">
        <w:t xml:space="preserve"> in this example was</w:t>
      </w:r>
      <w:r w:rsidR="00623F5F">
        <w:t xml:space="preserve"> itself</w:t>
      </w:r>
      <w:r w:rsidR="001608B4">
        <w:t xml:space="preserve"> an aliquot of</w:t>
      </w:r>
      <w:r w:rsidR="000B27AE">
        <w:t xml:space="preserve"> an</w:t>
      </w:r>
      <w:r w:rsidR="008D51F2">
        <w:t>other source</w:t>
      </w:r>
      <w:r w:rsidR="008450DD">
        <w:t xml:space="preserve">, so the </w:t>
      </w:r>
      <w:r w:rsidR="005844BE">
        <w:t>S</w:t>
      </w:r>
      <w:r w:rsidR="00487EBF">
        <w:t xml:space="preserve">ource </w:t>
      </w:r>
      <w:r w:rsidR="005844BE">
        <w:t>P</w:t>
      </w:r>
      <w:r w:rsidR="00487EBF">
        <w:t>rofile</w:t>
      </w:r>
      <w:r w:rsidR="005844BE">
        <w:t xml:space="preserve"> in this example shows both a parent and a child</w:t>
      </w:r>
      <w:r w:rsidR="002A25C9">
        <w:t xml:space="preserve"> relationship.</w:t>
      </w:r>
    </w:p>
    <w:p w:rsidR="003072F1" w:rsidP="000B7831" w:rsidRDefault="003072F1" w14:paraId="43930DA2" w14:textId="73E93B40">
      <w:pPr>
        <w:spacing w:after="0"/>
      </w:pPr>
      <w:r>
        <w:t xml:space="preserve">All </w:t>
      </w:r>
      <w:r w:rsidR="00A328C9">
        <w:t>aliquots (</w:t>
      </w:r>
      <w:r w:rsidR="0066355D">
        <w:t>splits</w:t>
      </w:r>
      <w:r w:rsidR="00A328C9">
        <w:t>)</w:t>
      </w:r>
      <w:r w:rsidR="0066355D">
        <w:t xml:space="preserve"> for a source are listed at the bottom of a Source Profile</w:t>
      </w:r>
      <w:r w:rsidR="00EA1144">
        <w:t>, with a</w:t>
      </w:r>
      <w:r w:rsidR="001D6D80">
        <w:t xml:space="preserve">n audit trail </w:t>
      </w:r>
      <w:r w:rsidR="00214452">
        <w:t>of when and who made the aliquot</w:t>
      </w:r>
      <w:r w:rsidR="002B7805">
        <w:t>, and what i</w:t>
      </w:r>
      <w:r w:rsidR="002B6B55">
        <w:t xml:space="preserve">s the Profile ID of </w:t>
      </w:r>
      <w:r w:rsidR="00030A7E">
        <w:t>each</w:t>
      </w:r>
      <w:r w:rsidR="002B6B55">
        <w:t xml:space="preserve"> aliquot</w:t>
      </w:r>
      <w:r w:rsidR="00030A7E">
        <w:t xml:space="preserve"> made</w:t>
      </w:r>
      <w:r w:rsidR="005866AC">
        <w:t>.</w:t>
      </w:r>
    </w:p>
    <w:p w:rsidR="004A1759" w:rsidRDefault="004A1759" w14:paraId="17B0DBD6" w14:textId="77777777"/>
    <w:p w:rsidR="005866AC" w:rsidRDefault="009B6515" w14:paraId="4FD263C7" w14:textId="571F3F4B">
      <w:r>
        <w:rPr>
          <w:noProof/>
        </w:rPr>
        <w:drawing>
          <wp:inline distT="0" distB="0" distL="0" distR="0" wp14:anchorId="748784AE" wp14:editId="2027F38B">
            <wp:extent cx="6210935" cy="6033770"/>
            <wp:effectExtent l="0" t="0" r="0" b="5080"/>
            <wp:docPr id="36707552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92">
                      <a:extLst>
                        <a:ext uri="{28A0092B-C50C-407E-A947-70E740481C1C}">
                          <a14:useLocalDpi xmlns:a14="http://schemas.microsoft.com/office/drawing/2010/main" val="0"/>
                        </a:ext>
                      </a:extLst>
                    </a:blip>
                    <a:stretch>
                      <a:fillRect/>
                    </a:stretch>
                  </pic:blipFill>
                  <pic:spPr>
                    <a:xfrm>
                      <a:off x="0" y="0"/>
                      <a:ext cx="6210935" cy="6033770"/>
                    </a:xfrm>
                    <a:prstGeom prst="rect">
                      <a:avLst/>
                    </a:prstGeom>
                  </pic:spPr>
                </pic:pic>
              </a:graphicData>
            </a:graphic>
          </wp:inline>
        </w:drawing>
      </w:r>
    </w:p>
    <w:p w:rsidR="00E85DCF" w:rsidRDefault="00E85DCF" w14:paraId="255DE362" w14:textId="77777777">
      <w:r>
        <w:br w:type="page"/>
      </w:r>
    </w:p>
    <w:p w:rsidR="00216E85" w:rsidRDefault="005866AC" w14:paraId="4756B193" w14:textId="7DBFE812">
      <w:r>
        <w:t>It is possible to create multiple aliquots</w:t>
      </w:r>
      <w:r w:rsidR="0076068B">
        <w:t xml:space="preserve"> at a time</w:t>
      </w:r>
      <w:r w:rsidR="00161334">
        <w:t>.  Enter the detail for the first aliquot</w:t>
      </w:r>
      <w:r w:rsidR="00E84D26">
        <w:t xml:space="preserve"> (split)</w:t>
      </w:r>
      <w:r w:rsidR="00752F8A">
        <w:t>, and then click “Add Split”</w:t>
      </w:r>
      <w:r w:rsidR="00931E47">
        <w:t xml:space="preserve">.  Another </w:t>
      </w:r>
      <w:r w:rsidR="003051C7">
        <w:t>Split box will appear</w:t>
      </w:r>
      <w:r w:rsidR="2F9F04E5">
        <w:t>,</w:t>
      </w:r>
      <w:r w:rsidR="00D4311B">
        <w:t xml:space="preserve"> and the relevant detail can be added.</w:t>
      </w:r>
    </w:p>
    <w:p w:rsidR="00B13C58" w:rsidP="000B7831" w:rsidRDefault="00216E85" w14:paraId="56B81F01" w14:textId="77777777">
      <w:pPr>
        <w:spacing w:after="0"/>
      </w:pPr>
      <w:r>
        <w:t xml:space="preserve">Note: multiple </w:t>
      </w:r>
      <w:r w:rsidR="00741782">
        <w:t xml:space="preserve">aliquots created at the same time from this page must be created </w:t>
      </w:r>
      <w:r w:rsidR="00941D9E">
        <w:t>using the same unit type</w:t>
      </w:r>
      <w:r w:rsidR="006B2917">
        <w:t xml:space="preserve"> i.e. all in Activity, Mass or Volume.  The aliquots cannot be mixed.</w:t>
      </w:r>
      <w:r w:rsidR="00CA1FB7">
        <w:t xml:space="preserve">  To create a</w:t>
      </w:r>
      <w:r w:rsidR="003A0E9B">
        <w:t xml:space="preserve"> subsequent aliquot in a different</w:t>
      </w:r>
      <w:r w:rsidR="00B64454">
        <w:t xml:space="preserve"> type, </w:t>
      </w:r>
      <w:r w:rsidR="005C3ECE">
        <w:t xml:space="preserve">the User must </w:t>
      </w:r>
      <w:r w:rsidR="000972A7">
        <w:t>create a new separate split each time.</w:t>
      </w:r>
    </w:p>
    <w:p w:rsidR="00172470" w:rsidRDefault="00172470" w14:paraId="16F66F87" w14:textId="77777777"/>
    <w:p w:rsidR="0090040D" w:rsidRDefault="00172470" w14:paraId="0373DD76" w14:textId="77777777">
      <w:r>
        <w:rPr>
          <w:noProof/>
        </w:rPr>
        <w:drawing>
          <wp:inline distT="0" distB="0" distL="0" distR="0" wp14:anchorId="189BDAB6" wp14:editId="339B1BEA">
            <wp:extent cx="6210935" cy="5144770"/>
            <wp:effectExtent l="0" t="0" r="0" b="0"/>
            <wp:docPr id="122448789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93">
                      <a:extLst>
                        <a:ext uri="{28A0092B-C50C-407E-A947-70E740481C1C}">
                          <a14:useLocalDpi xmlns:a14="http://schemas.microsoft.com/office/drawing/2010/main" val="0"/>
                        </a:ext>
                      </a:extLst>
                    </a:blip>
                    <a:stretch>
                      <a:fillRect/>
                    </a:stretch>
                  </pic:blipFill>
                  <pic:spPr>
                    <a:xfrm>
                      <a:off x="0" y="0"/>
                      <a:ext cx="6210935" cy="5144770"/>
                    </a:xfrm>
                    <a:prstGeom prst="rect">
                      <a:avLst/>
                    </a:prstGeom>
                  </pic:spPr>
                </pic:pic>
              </a:graphicData>
            </a:graphic>
          </wp:inline>
        </w:drawing>
      </w:r>
    </w:p>
    <w:p w:rsidR="00A61BF3" w:rsidRDefault="00A61BF3" w14:paraId="2A32FF64" w14:textId="42790186">
      <w:r>
        <w:t xml:space="preserve">Note: each aliquot will take identical details from the Parent </w:t>
      </w:r>
      <w:r w:rsidR="00772899">
        <w:t>source</w:t>
      </w:r>
      <w:r w:rsidR="0049785A">
        <w:t xml:space="preserve"> in </w:t>
      </w:r>
      <w:r w:rsidR="506288F9">
        <w:t>regard</w:t>
      </w:r>
      <w:r w:rsidR="0049785A">
        <w:t xml:space="preserve"> to the compound</w:t>
      </w:r>
      <w:r w:rsidR="001C3A6E">
        <w:t>, lab, owner</w:t>
      </w:r>
      <w:r w:rsidR="005F1674">
        <w:t>, unique reference</w:t>
      </w:r>
      <w:r w:rsidR="00F202E8">
        <w:t xml:space="preserve"> etc.  If it is required to edit these details, </w:t>
      </w:r>
      <w:r w:rsidR="00B80356">
        <w:t xml:space="preserve">please visit the Source Profile page </w:t>
      </w:r>
      <w:r w:rsidR="00880CF2">
        <w:t>of the aliquot taken</w:t>
      </w:r>
      <w:r w:rsidR="00B80356">
        <w:t xml:space="preserve"> to change the detail.</w:t>
      </w:r>
    </w:p>
    <w:p w:rsidR="00DC3575" w:rsidRDefault="00DC3575" w14:paraId="2CDB0551" w14:textId="3C6F8AF3">
      <w:r>
        <w:t xml:space="preserve">This shows the result for multiple </w:t>
      </w:r>
      <w:r w:rsidR="005310E4">
        <w:t>aliquots created at the same time</w:t>
      </w:r>
      <w:r w:rsidR="00190B38">
        <w:t xml:space="preserve"> and that are now added to the Inventory Holdings.</w:t>
      </w:r>
    </w:p>
    <w:p w:rsidR="00644A7F" w:rsidRDefault="00644A7F" w14:paraId="7E4240B4" w14:textId="77777777"/>
    <w:p w:rsidR="00211AD1" w:rsidRDefault="00AE2FDD" w14:paraId="1371EB76" w14:textId="77777777">
      <w:r>
        <w:rPr>
          <w:noProof/>
        </w:rPr>
        <w:drawing>
          <wp:inline distT="0" distB="0" distL="0" distR="0" wp14:anchorId="33DA13B7" wp14:editId="15A254AD">
            <wp:extent cx="6210935" cy="3138170"/>
            <wp:effectExtent l="0" t="0" r="0" b="5080"/>
            <wp:docPr id="91234809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94">
                      <a:extLst>
                        <a:ext uri="{28A0092B-C50C-407E-A947-70E740481C1C}">
                          <a14:useLocalDpi xmlns:a14="http://schemas.microsoft.com/office/drawing/2010/main" val="0"/>
                        </a:ext>
                      </a:extLst>
                    </a:blip>
                    <a:stretch>
                      <a:fillRect/>
                    </a:stretch>
                  </pic:blipFill>
                  <pic:spPr>
                    <a:xfrm>
                      <a:off x="0" y="0"/>
                      <a:ext cx="6210935" cy="3138170"/>
                    </a:xfrm>
                    <a:prstGeom prst="rect">
                      <a:avLst/>
                    </a:prstGeom>
                  </pic:spPr>
                </pic:pic>
              </a:graphicData>
            </a:graphic>
          </wp:inline>
        </w:drawing>
      </w:r>
    </w:p>
    <w:p w:rsidR="001D377A" w:rsidRDefault="001D377A" w14:paraId="79293D81" w14:textId="77777777"/>
    <w:p w:rsidR="0077343E" w:rsidRDefault="006F229B" w14:paraId="54813D94" w14:textId="2E089FE3">
      <w:r>
        <w:t>This</w:t>
      </w:r>
      <w:r w:rsidR="00990301">
        <w:t xml:space="preserve"> below</w:t>
      </w:r>
      <w:r>
        <w:t xml:space="preserve"> sho</w:t>
      </w:r>
      <w:r w:rsidR="0046100F">
        <w:t>ws the Source Profile</w:t>
      </w:r>
      <w:r w:rsidR="00032F7C">
        <w:t xml:space="preserve"> that demonstrates</w:t>
      </w:r>
      <w:r w:rsidR="005A2789">
        <w:t xml:space="preserve"> Source ID 2</w:t>
      </w:r>
      <w:r w:rsidR="00A12276">
        <w:t xml:space="preserve">20-002 is itself an aliquot </w:t>
      </w:r>
      <w:r w:rsidR="00025E22">
        <w:t>of an original source</w:t>
      </w:r>
      <w:r w:rsidR="00814A98">
        <w:t xml:space="preserve">, and that it now has </w:t>
      </w:r>
      <w:r w:rsidR="00C14805">
        <w:t>a relationship with 3 child sources – aliquots.</w:t>
      </w:r>
    </w:p>
    <w:p w:rsidR="00644A7F" w:rsidRDefault="00644A7F" w14:paraId="30008F47" w14:textId="77777777"/>
    <w:p w:rsidR="00644A7F" w:rsidRDefault="0077343E" w14:paraId="3A026B3D" w14:textId="77777777">
      <w:r>
        <w:rPr>
          <w:noProof/>
        </w:rPr>
        <w:drawing>
          <wp:inline distT="0" distB="0" distL="0" distR="0" wp14:anchorId="56C4711F" wp14:editId="0E32D5AE">
            <wp:extent cx="6210935" cy="3009265"/>
            <wp:effectExtent l="0" t="0" r="0" b="635"/>
            <wp:docPr id="84314203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142030" name="Picture 1" descr="A screenshot of a computer&#10;&#10;Description automatically generated"/>
                    <pic:cNvPicPr/>
                  </pic:nvPicPr>
                  <pic:blipFill>
                    <a:blip r:embed="rId95"/>
                    <a:stretch>
                      <a:fillRect/>
                    </a:stretch>
                  </pic:blipFill>
                  <pic:spPr>
                    <a:xfrm>
                      <a:off x="0" y="0"/>
                      <a:ext cx="6210935" cy="3009265"/>
                    </a:xfrm>
                    <a:prstGeom prst="rect">
                      <a:avLst/>
                    </a:prstGeom>
                  </pic:spPr>
                </pic:pic>
              </a:graphicData>
            </a:graphic>
          </wp:inline>
        </w:drawing>
      </w:r>
    </w:p>
    <w:p w:rsidR="00644A7F" w:rsidRDefault="00644A7F" w14:paraId="3754B5F2" w14:textId="0F0AA54E"/>
    <w:p w:rsidR="003B7CAC" w:rsidP="005B01D5" w:rsidRDefault="003B7CAC" w14:paraId="267447A0" w14:textId="77777777">
      <w:pPr>
        <w:pStyle w:val="Heading4"/>
        <w:sectPr w:rsidR="003B7CAC" w:rsidSect="00A3607F">
          <w:footerReference w:type="default" r:id="rId96"/>
          <w:pgSz w:w="11906" w:h="16838" w:orient="portrait"/>
          <w:pgMar w:top="1077" w:right="1048" w:bottom="993" w:left="1077" w:header="709" w:footer="0" w:gutter="0"/>
          <w:cols w:space="708"/>
          <w:docGrid w:linePitch="360"/>
        </w:sectPr>
      </w:pPr>
    </w:p>
    <w:p w:rsidR="008E7EB4" w:rsidP="00BA2E81" w:rsidRDefault="00644A7F" w14:paraId="7A9B3741" w14:textId="03F6FD45">
      <w:pPr>
        <w:pStyle w:val="Heading3"/>
      </w:pPr>
      <w:bookmarkStart w:name="_Toc196918314" w:id="48"/>
      <w:r>
        <w:t xml:space="preserve">Create an Aliquot and </w:t>
      </w:r>
      <w:r w:rsidR="0022263F">
        <w:t>S</w:t>
      </w:r>
      <w:r>
        <w:t xml:space="preserve">end to </w:t>
      </w:r>
      <w:r w:rsidR="0022263F">
        <w:t>W</w:t>
      </w:r>
      <w:r>
        <w:t>aste</w:t>
      </w:r>
      <w:bookmarkEnd w:id="48"/>
    </w:p>
    <w:p w:rsidR="005B01D5" w:rsidRDefault="005B01D5" w14:paraId="17F93C9F" w14:textId="77777777"/>
    <w:p w:rsidR="0033745D" w:rsidRDefault="00DA5790" w14:paraId="4BD0BC0E" w14:textId="490E735B">
      <w:r>
        <w:rPr>
          <w:noProof/>
        </w:rPr>
        <w:drawing>
          <wp:inline distT="0" distB="0" distL="0" distR="0" wp14:anchorId="4A6C3357" wp14:editId="010900F7">
            <wp:extent cx="9142944" cy="3848100"/>
            <wp:effectExtent l="0" t="0" r="1270" b="0"/>
            <wp:docPr id="5990744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074442" name="Picture 1" descr="A screenshot of a computer&#10;&#10;AI-generated content may be incorrect."/>
                    <pic:cNvPicPr/>
                  </pic:nvPicPr>
                  <pic:blipFill>
                    <a:blip r:embed="rId97"/>
                    <a:stretch>
                      <a:fillRect/>
                    </a:stretch>
                  </pic:blipFill>
                  <pic:spPr>
                    <a:xfrm>
                      <a:off x="0" y="0"/>
                      <a:ext cx="9153339" cy="3852475"/>
                    </a:xfrm>
                    <a:prstGeom prst="rect">
                      <a:avLst/>
                    </a:prstGeom>
                  </pic:spPr>
                </pic:pic>
              </a:graphicData>
            </a:graphic>
          </wp:inline>
        </w:drawing>
      </w:r>
    </w:p>
    <w:p w:rsidR="00A41913" w:rsidRDefault="00A41913" w14:paraId="5B861A4F" w14:textId="316165CF">
      <w:r>
        <w:t>There are two types of Waste</w:t>
      </w:r>
      <w:r w:rsidR="009D43E1">
        <w:t>:</w:t>
      </w:r>
    </w:p>
    <w:p w:rsidR="00BD5AAA" w:rsidRDefault="00BD5AAA" w14:paraId="27EFF75F" w14:textId="52F6A604">
      <w:r w:rsidRPr="009D43E1">
        <w:rPr>
          <w:b/>
          <w:bCs/>
        </w:rPr>
        <w:t>Accumulated Waste</w:t>
      </w:r>
      <w:r>
        <w:t xml:space="preserve"> – where the University holds waste on the premises under c</w:t>
      </w:r>
      <w:r w:rsidR="009B0111">
        <w:t>ertain conditions for a period of time</w:t>
      </w:r>
      <w:r w:rsidR="002856E8">
        <w:t xml:space="preserve"> for a limited time period as defined by the</w:t>
      </w:r>
      <w:r w:rsidR="00D1679F">
        <w:t xml:space="preserve"> </w:t>
      </w:r>
      <w:r w:rsidR="00AA1D3F">
        <w:t>Department limits</w:t>
      </w:r>
      <w:r w:rsidR="00A5060E">
        <w:t>.</w:t>
      </w:r>
    </w:p>
    <w:p w:rsidR="00A5060E" w:rsidRDefault="00883086" w14:paraId="2CB5EBD6" w14:textId="1C28A42B">
      <w:r w:rsidRPr="009D43E1">
        <w:rPr>
          <w:b/>
          <w:bCs/>
        </w:rPr>
        <w:t>Waste Disposal</w:t>
      </w:r>
      <w:r>
        <w:t xml:space="preserve"> – that is waste that is disposed of outside of the</w:t>
      </w:r>
      <w:r w:rsidR="00D72D89">
        <w:t xml:space="preserve"> University of Oxford via a </w:t>
      </w:r>
      <w:r w:rsidR="006C5F38">
        <w:t>third party such as Grundons.</w:t>
      </w:r>
      <w:r w:rsidR="007F09AA">
        <w:t xml:space="preserve"> Waste disposal activities</w:t>
      </w:r>
      <w:r w:rsidR="009D43E1">
        <w:t xml:space="preserve"> are also governed by a set of </w:t>
      </w:r>
      <w:r w:rsidR="27EE0D18">
        <w:t>Department</w:t>
      </w:r>
      <w:r w:rsidR="009D43E1">
        <w:t xml:space="preserve"> limits.</w:t>
      </w:r>
    </w:p>
    <w:p w:rsidR="001506B5" w:rsidRDefault="001506B5" w14:paraId="07C350EC" w14:textId="77777777">
      <w:pPr>
        <w:sectPr w:rsidR="001506B5" w:rsidSect="003B7CAC">
          <w:footerReference w:type="default" r:id="rId98"/>
          <w:pgSz w:w="16838" w:h="11906" w:orient="landscape"/>
          <w:pgMar w:top="1077" w:right="1077" w:bottom="1048" w:left="993" w:header="709" w:footer="0" w:gutter="0"/>
          <w:cols w:space="708"/>
          <w:docGrid w:linePitch="360"/>
        </w:sectPr>
      </w:pPr>
    </w:p>
    <w:p w:rsidR="00632291" w:rsidRDefault="00BF4A79" w14:paraId="55EF31AB" w14:textId="77777777">
      <w:r>
        <w:t xml:space="preserve">A </w:t>
      </w:r>
      <w:r w:rsidR="00AB6DF8">
        <w:t xml:space="preserve">Worker may wish to create an aliquot of waste </w:t>
      </w:r>
      <w:r w:rsidR="00734CFD">
        <w:t xml:space="preserve">activity </w:t>
      </w:r>
      <w:r w:rsidR="000A1478">
        <w:t xml:space="preserve">as a </w:t>
      </w:r>
      <w:r w:rsidR="00E02720">
        <w:t>result of experimentation</w:t>
      </w:r>
      <w:r w:rsidR="00BD47DF">
        <w:t>.</w:t>
      </w:r>
      <w:r w:rsidR="00176E06">
        <w:t xml:space="preserve">  </w:t>
      </w:r>
    </w:p>
    <w:p w:rsidR="000148B5" w:rsidRDefault="00176E06" w14:paraId="10686E91" w14:textId="63474170">
      <w:pPr>
        <w:rPr>
          <w:rFonts w:cs="Noto Serif" w:eastAsiaTheme="majorEastAsia"/>
          <w:color w:val="1F3763" w:themeColor="accent1" w:themeShade="7F"/>
          <w:sz w:val="26"/>
          <w:szCs w:val="26"/>
          <w:lang w:eastAsia="en-GB"/>
        </w:rPr>
      </w:pPr>
      <w:r>
        <w:t>The waste may be generated</w:t>
      </w:r>
      <w:r w:rsidR="00856B28">
        <w:t xml:space="preserve"> as a single activity </w:t>
      </w:r>
      <w:r w:rsidR="00C97739">
        <w:t xml:space="preserve">via an aliquot and sent to a waste container.  </w:t>
      </w:r>
      <w:r w:rsidR="002776BD">
        <w:t>A whole item</w:t>
      </w:r>
      <w:r w:rsidR="005C4568">
        <w:t xml:space="preserve"> of </w:t>
      </w:r>
      <w:r w:rsidR="002776BD">
        <w:t>inventory stock</w:t>
      </w:r>
      <w:r w:rsidR="00C97739">
        <w:t xml:space="preserve"> may also be sent to a waste container</w:t>
      </w:r>
      <w:r w:rsidR="00F26EA1">
        <w:t xml:space="preserve"> as an individual stock or alongside other whole inventory items</w:t>
      </w:r>
      <w:r w:rsidR="005C4568">
        <w:t>.</w:t>
      </w:r>
    </w:p>
    <w:p w:rsidR="005B01D5" w:rsidP="005B01D5" w:rsidRDefault="00467973" w14:paraId="699EF05D" w14:textId="10C0385A">
      <w:r>
        <w:t>Action</w:t>
      </w:r>
      <w:r w:rsidR="005B01D5">
        <w:t>:</w:t>
      </w:r>
    </w:p>
    <w:p w:rsidR="005B01D5" w:rsidP="00F26EA1" w:rsidRDefault="005B01D5" w14:paraId="1177FC7A" w14:textId="1DFE9F9B">
      <w:pPr>
        <w:pStyle w:val="ListParagraph"/>
        <w:numPr>
          <w:ilvl w:val="2"/>
          <w:numId w:val="12"/>
        </w:numPr>
        <w:spacing w:after="0"/>
        <w:ind w:left="426"/>
      </w:pPr>
      <w:r>
        <w:t>To create an aliquot of waste, select “Split Unsealed Source”</w:t>
      </w:r>
    </w:p>
    <w:p w:rsidR="0033148F" w:rsidP="00F26EA1" w:rsidRDefault="0033148F" w14:paraId="3ECCCE27" w14:textId="77777777">
      <w:pPr>
        <w:pStyle w:val="ListParagraph"/>
        <w:spacing w:after="0"/>
        <w:ind w:left="720"/>
      </w:pPr>
    </w:p>
    <w:p w:rsidR="005B01D5" w:rsidP="005B01D5" w:rsidRDefault="005B01D5" w14:paraId="431D7BE2" w14:textId="77777777">
      <w:r>
        <w:rPr>
          <w:noProof/>
        </w:rPr>
        <w:drawing>
          <wp:inline distT="0" distB="0" distL="0" distR="0" wp14:anchorId="5D266358" wp14:editId="24BE036F">
            <wp:extent cx="4219048" cy="514286"/>
            <wp:effectExtent l="0" t="0" r="0" b="635"/>
            <wp:docPr id="1690483276" name="Picture 1" descr="A close up of a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508565" name="Picture 1" descr="A close up of a screen&#10;&#10;Description automatically generated"/>
                    <pic:cNvPicPr/>
                  </pic:nvPicPr>
                  <pic:blipFill>
                    <a:blip r:embed="rId88"/>
                    <a:stretch>
                      <a:fillRect/>
                    </a:stretch>
                  </pic:blipFill>
                  <pic:spPr>
                    <a:xfrm>
                      <a:off x="0" y="0"/>
                      <a:ext cx="4219048" cy="514286"/>
                    </a:xfrm>
                    <a:prstGeom prst="rect">
                      <a:avLst/>
                    </a:prstGeom>
                  </pic:spPr>
                </pic:pic>
              </a:graphicData>
            </a:graphic>
          </wp:inline>
        </w:drawing>
      </w:r>
    </w:p>
    <w:p w:rsidR="00CF2BFE" w:rsidP="00F26EA1" w:rsidRDefault="004E2140" w14:paraId="3931FDC0" w14:textId="6516788E">
      <w:pPr>
        <w:pStyle w:val="ListParagraph"/>
        <w:numPr>
          <w:ilvl w:val="2"/>
          <w:numId w:val="12"/>
        </w:numPr>
        <w:tabs>
          <w:tab w:val="left" w:pos="1843"/>
        </w:tabs>
        <w:spacing w:after="0"/>
        <w:ind w:left="426"/>
      </w:pPr>
      <w:r>
        <w:t>Enter the relevant details and click on Submit.</w:t>
      </w:r>
    </w:p>
    <w:p w:rsidR="00BB2EC5" w:rsidP="003B13EF" w:rsidRDefault="00BB2EC5" w14:paraId="652F262B" w14:textId="77777777">
      <w:pPr>
        <w:pStyle w:val="ListParagraph"/>
        <w:tabs>
          <w:tab w:val="left" w:pos="1843"/>
        </w:tabs>
        <w:spacing w:after="0"/>
        <w:ind w:left="426"/>
      </w:pPr>
    </w:p>
    <w:p w:rsidR="00CF2BFE" w:rsidP="005B01D5" w:rsidRDefault="006537A1" w14:paraId="372A59F4" w14:textId="5ED7ACF8">
      <w:r>
        <w:rPr>
          <w:noProof/>
        </w:rPr>
        <w:drawing>
          <wp:inline distT="0" distB="0" distL="0" distR="0" wp14:anchorId="40C4DA60" wp14:editId="5E96ACAA">
            <wp:extent cx="4842605" cy="5123329"/>
            <wp:effectExtent l="0" t="0" r="0" b="1270"/>
            <wp:docPr id="55725844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258444" name="Picture 1" descr="A screenshot of a computer&#10;&#10;Description automatically generated"/>
                    <pic:cNvPicPr/>
                  </pic:nvPicPr>
                  <pic:blipFill>
                    <a:blip r:embed="rId99"/>
                    <a:stretch>
                      <a:fillRect/>
                    </a:stretch>
                  </pic:blipFill>
                  <pic:spPr>
                    <a:xfrm>
                      <a:off x="0" y="0"/>
                      <a:ext cx="4845793" cy="5126702"/>
                    </a:xfrm>
                    <a:prstGeom prst="rect">
                      <a:avLst/>
                    </a:prstGeom>
                  </pic:spPr>
                </pic:pic>
              </a:graphicData>
            </a:graphic>
          </wp:inline>
        </w:drawing>
      </w:r>
    </w:p>
    <w:p w:rsidR="0033148F" w:rsidP="0033148F" w:rsidRDefault="00330C98" w14:paraId="69F9DF7C" w14:textId="55FA145C">
      <w:r>
        <w:br/>
      </w:r>
      <w:r w:rsidR="007B00E8">
        <w:t>The date and time can be overwritten</w:t>
      </w:r>
      <w:r w:rsidR="00337F59">
        <w:t xml:space="preserve"> </w:t>
      </w:r>
      <w:r w:rsidR="008577ED">
        <w:t>on this screen,</w:t>
      </w:r>
      <w:r w:rsidR="00337F59">
        <w:t xml:space="preserve"> if the detail is </w:t>
      </w:r>
      <w:r w:rsidR="008577ED">
        <w:t>being recorded</w:t>
      </w:r>
      <w:r w:rsidR="00715A9A">
        <w:t xml:space="preserve"> a</w:t>
      </w:r>
      <w:r w:rsidR="00726D62">
        <w:t xml:space="preserve"> while a</w:t>
      </w:r>
      <w:r w:rsidR="00715A9A">
        <w:t>fter the even</w:t>
      </w:r>
      <w:r w:rsidR="00536263">
        <w:t xml:space="preserve">t. </w:t>
      </w:r>
      <w:r w:rsidR="00DF3E02">
        <w:t>A choice is given to split</w:t>
      </w:r>
      <w:r w:rsidR="00587B0B">
        <w:t xml:space="preserve"> out an aliquot for waste by</w:t>
      </w:r>
      <w:r w:rsidR="005667AE">
        <w:t xml:space="preserve"> </w:t>
      </w:r>
      <w:r w:rsidR="006A7547">
        <w:t>Activity</w:t>
      </w:r>
      <w:r>
        <w:t>,</w:t>
      </w:r>
      <w:r w:rsidR="006A7547">
        <w:t xml:space="preserve"> Mass or Volume (depending on how the radionuclide is recorded in the</w:t>
      </w:r>
      <w:r w:rsidR="00243053">
        <w:t xml:space="preserve"> first place</w:t>
      </w:r>
      <w:r w:rsidR="0094322C">
        <w:t>).</w:t>
      </w:r>
    </w:p>
    <w:p w:rsidR="003B13EF" w:rsidP="0033148F" w:rsidRDefault="003B13EF" w14:paraId="3278CDE2" w14:textId="77777777"/>
    <w:p w:rsidR="00627100" w:rsidP="0033148F" w:rsidRDefault="00627100" w14:paraId="018B94DF" w14:textId="07B3552C">
      <w:r>
        <w:t xml:space="preserve">The system calculates the </w:t>
      </w:r>
      <w:r w:rsidR="00A33A58">
        <w:t>Activity</w:t>
      </w:r>
      <w:r w:rsidR="00330C98">
        <w:t xml:space="preserve">, </w:t>
      </w:r>
      <w:r w:rsidR="00A33A58">
        <w:t xml:space="preserve">Mass or Volume at </w:t>
      </w:r>
      <w:r w:rsidR="00387E03">
        <w:t>the point of split and</w:t>
      </w:r>
      <w:r w:rsidR="00554871">
        <w:t xml:space="preserve"> will show the relevant values after split.</w:t>
      </w:r>
    </w:p>
    <w:p w:rsidR="005C5BD0" w:rsidP="00F7778E" w:rsidRDefault="005C5BD0" w14:paraId="455FCAF9" w14:textId="004110E6">
      <w:pPr>
        <w:pStyle w:val="ListParagraph"/>
        <w:numPr>
          <w:ilvl w:val="2"/>
          <w:numId w:val="12"/>
        </w:numPr>
        <w:ind w:left="426"/>
      </w:pPr>
      <w:r>
        <w:t>Input the value to send to waste.</w:t>
      </w:r>
    </w:p>
    <w:p w:rsidR="00554871" w:rsidP="00F7778E" w:rsidRDefault="00483D70" w14:paraId="49ED4F6F" w14:textId="5B3207EB">
      <w:pPr>
        <w:pStyle w:val="ListParagraph"/>
        <w:numPr>
          <w:ilvl w:val="2"/>
          <w:numId w:val="12"/>
        </w:numPr>
        <w:ind w:left="426"/>
      </w:pPr>
      <w:r>
        <w:t>Tick the check box to “Send to waste”</w:t>
      </w:r>
      <w:r w:rsidR="005C5BD0">
        <w:t>.</w:t>
      </w:r>
    </w:p>
    <w:p w:rsidR="002F0353" w:rsidP="00F7778E" w:rsidRDefault="002F0353" w14:paraId="588D7479" w14:textId="29669D56">
      <w:pPr>
        <w:pStyle w:val="ListParagraph"/>
        <w:numPr>
          <w:ilvl w:val="2"/>
          <w:numId w:val="12"/>
        </w:numPr>
        <w:ind w:left="426"/>
      </w:pPr>
      <w:r>
        <w:t xml:space="preserve">Select </w:t>
      </w:r>
      <w:r w:rsidR="00920873">
        <w:t xml:space="preserve">the </w:t>
      </w:r>
      <w:r>
        <w:t>Container Option</w:t>
      </w:r>
      <w:r w:rsidR="00920873">
        <w:t xml:space="preserve"> “</w:t>
      </w:r>
      <w:r w:rsidRPr="00AB2A88" w:rsidR="00920873">
        <w:rPr>
          <w:b/>
        </w:rPr>
        <w:t>Existing Container</w:t>
      </w:r>
      <w:r w:rsidR="00920873">
        <w:t>”</w:t>
      </w:r>
      <w:r w:rsidR="005C5BD0">
        <w:t>.</w:t>
      </w:r>
    </w:p>
    <w:p w:rsidR="008A02D3" w:rsidP="001E2DFF" w:rsidRDefault="008A02D3" w14:paraId="68F51839" w14:textId="77777777">
      <w:pPr>
        <w:pStyle w:val="ListParagraph"/>
        <w:spacing w:after="0"/>
        <w:ind w:left="720"/>
      </w:pPr>
    </w:p>
    <w:p w:rsidR="00554871" w:rsidP="0033148F" w:rsidRDefault="00F67870" w14:paraId="067ADD0D" w14:textId="2B3AA11D">
      <w:r>
        <w:rPr>
          <w:noProof/>
        </w:rPr>
        <w:drawing>
          <wp:inline distT="0" distB="0" distL="0" distR="0" wp14:anchorId="7113A173" wp14:editId="1F39043E">
            <wp:extent cx="5933333" cy="2723809"/>
            <wp:effectExtent l="0" t="0" r="0" b="635"/>
            <wp:docPr id="96884945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849455" name="Picture 1" descr="A screenshot of a computer&#10;&#10;Description automatically generated"/>
                    <pic:cNvPicPr/>
                  </pic:nvPicPr>
                  <pic:blipFill>
                    <a:blip r:embed="rId100"/>
                    <a:stretch>
                      <a:fillRect/>
                    </a:stretch>
                  </pic:blipFill>
                  <pic:spPr>
                    <a:xfrm>
                      <a:off x="0" y="0"/>
                      <a:ext cx="5933333" cy="2723809"/>
                    </a:xfrm>
                    <a:prstGeom prst="rect">
                      <a:avLst/>
                    </a:prstGeom>
                  </pic:spPr>
                </pic:pic>
              </a:graphicData>
            </a:graphic>
          </wp:inline>
        </w:drawing>
      </w:r>
      <w:r>
        <w:rPr>
          <w:noProof/>
        </w:rPr>
        <w:t xml:space="preserve"> </w:t>
      </w:r>
    </w:p>
    <w:p w:rsidR="00AC2617" w:rsidP="001E2DFF" w:rsidRDefault="00AC2617" w14:paraId="075E0FFD" w14:textId="77777777">
      <w:pPr>
        <w:spacing w:after="0"/>
      </w:pPr>
    </w:p>
    <w:p w:rsidR="00E44041" w:rsidP="00F7778E" w:rsidRDefault="007179A4" w14:paraId="3A893F1C" w14:textId="0D9BC1A1">
      <w:pPr>
        <w:pStyle w:val="ListParagraph"/>
        <w:numPr>
          <w:ilvl w:val="2"/>
          <w:numId w:val="12"/>
        </w:numPr>
        <w:ind w:left="426"/>
      </w:pPr>
      <w:r>
        <w:t>Select</w:t>
      </w:r>
      <w:r w:rsidR="00BE1102">
        <w:t xml:space="preserve"> </w:t>
      </w:r>
      <w:r w:rsidR="00A13DF8">
        <w:t>the Waste Container (</w:t>
      </w:r>
      <w:r w:rsidR="00BE1102">
        <w:t>bin</w:t>
      </w:r>
      <w:r w:rsidR="007D3350">
        <w:t xml:space="preserve"> </w:t>
      </w:r>
      <w:r w:rsidR="00F83182">
        <w:t>number</w:t>
      </w:r>
      <w:r w:rsidR="00A13DF8">
        <w:t>)</w:t>
      </w:r>
      <w:r w:rsidR="00F83182">
        <w:t xml:space="preserve"> </w:t>
      </w:r>
      <w:r w:rsidR="007D3350">
        <w:t>from the Non-Archived section</w:t>
      </w:r>
      <w:r w:rsidR="00F83182">
        <w:t>.</w:t>
      </w:r>
      <w:r w:rsidR="001E2DFF">
        <w:br/>
      </w:r>
    </w:p>
    <w:p w:rsidR="00CA30FA" w:rsidP="0033148F" w:rsidRDefault="00153F41" w14:paraId="5D19B811" w14:textId="5EA2A082">
      <w:r>
        <w:rPr>
          <w:noProof/>
        </w:rPr>
        <w:drawing>
          <wp:inline distT="0" distB="0" distL="0" distR="0" wp14:anchorId="1FF47B36" wp14:editId="1EB991F1">
            <wp:extent cx="5916706" cy="3044695"/>
            <wp:effectExtent l="0" t="0" r="8255" b="3810"/>
            <wp:docPr id="97497812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978129" name="Picture 1" descr="A screenshot of a computer&#10;&#10;Description automatically generated"/>
                    <pic:cNvPicPr/>
                  </pic:nvPicPr>
                  <pic:blipFill>
                    <a:blip r:embed="rId101"/>
                    <a:stretch>
                      <a:fillRect/>
                    </a:stretch>
                  </pic:blipFill>
                  <pic:spPr>
                    <a:xfrm>
                      <a:off x="0" y="0"/>
                      <a:ext cx="5927713" cy="3050359"/>
                    </a:xfrm>
                    <a:prstGeom prst="rect">
                      <a:avLst/>
                    </a:prstGeom>
                  </pic:spPr>
                </pic:pic>
              </a:graphicData>
            </a:graphic>
          </wp:inline>
        </w:drawing>
      </w:r>
    </w:p>
    <w:p w:rsidR="00942741" w:rsidP="0033148F" w:rsidRDefault="008905CC" w14:paraId="084B8ED0" w14:textId="3EB75372">
      <w:r>
        <w:t xml:space="preserve">The Non-Archived section contains all the bins that are available in </w:t>
      </w:r>
      <w:r w:rsidR="00AB2041">
        <w:t xml:space="preserve">the </w:t>
      </w:r>
      <w:r w:rsidR="00203CD6">
        <w:t>waste store for the Department.  In this example, there are two options available – a Blue</w:t>
      </w:r>
      <w:r w:rsidR="00125E58">
        <w:t xml:space="preserve"> Solid Low </w:t>
      </w:r>
      <w:r w:rsidR="00DA2CF9">
        <w:t>Level waste</w:t>
      </w:r>
      <w:r w:rsidR="00203CD6">
        <w:t xml:space="preserve"> bin and an Orange Organic Liquid</w:t>
      </w:r>
      <w:r w:rsidR="00B07156">
        <w:t xml:space="preserve"> waste</w:t>
      </w:r>
      <w:r w:rsidR="00203CD6">
        <w:t xml:space="preserve"> bin.</w:t>
      </w:r>
    </w:p>
    <w:p w:rsidR="00EA265C" w:rsidP="0033148F" w:rsidRDefault="00EA265C" w14:paraId="56688774" w14:textId="4B7F702F">
      <w:r>
        <w:t xml:space="preserve">The Non-Archived bins are those that are </w:t>
      </w:r>
      <w:r w:rsidR="00834090">
        <w:t>open and available for selection as storage containers</w:t>
      </w:r>
      <w:r w:rsidR="00AC056D">
        <w:t>.</w:t>
      </w:r>
    </w:p>
    <w:p w:rsidR="00AC056D" w:rsidP="00431419" w:rsidRDefault="00AC056D" w14:paraId="539034B4" w14:textId="0EC2C2DD">
      <w:pPr>
        <w:pStyle w:val="ListParagraph"/>
        <w:numPr>
          <w:ilvl w:val="2"/>
          <w:numId w:val="12"/>
        </w:numPr>
        <w:ind w:left="426"/>
      </w:pPr>
      <w:r>
        <w:t xml:space="preserve">Select the </w:t>
      </w:r>
      <w:r w:rsidR="0061172F">
        <w:t>W</w:t>
      </w:r>
      <w:r w:rsidR="002C502B">
        <w:t>aste type</w:t>
      </w:r>
      <w:r w:rsidR="00D50A6C">
        <w:br/>
      </w:r>
    </w:p>
    <w:p w:rsidR="0036247A" w:rsidP="0033148F" w:rsidRDefault="000C3AC9" w14:paraId="312FFC49" w14:textId="670E954A">
      <w:pPr>
        <w:rPr>
          <w:noProof/>
        </w:rPr>
      </w:pPr>
      <w:r>
        <w:rPr>
          <w:noProof/>
        </w:rPr>
        <w:drawing>
          <wp:inline distT="0" distB="0" distL="0" distR="0" wp14:anchorId="439A04C0" wp14:editId="549DA1B8">
            <wp:extent cx="4980952" cy="2666667"/>
            <wp:effectExtent l="0" t="0" r="0" b="635"/>
            <wp:docPr id="827590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590682" name="Picture 1"/>
                    <pic:cNvPicPr/>
                  </pic:nvPicPr>
                  <pic:blipFill>
                    <a:blip r:embed="rId102"/>
                    <a:stretch>
                      <a:fillRect/>
                    </a:stretch>
                  </pic:blipFill>
                  <pic:spPr>
                    <a:xfrm>
                      <a:off x="0" y="0"/>
                      <a:ext cx="4980952" cy="2666667"/>
                    </a:xfrm>
                    <a:prstGeom prst="rect">
                      <a:avLst/>
                    </a:prstGeom>
                  </pic:spPr>
                </pic:pic>
              </a:graphicData>
            </a:graphic>
          </wp:inline>
        </w:drawing>
      </w:r>
      <w:r w:rsidRPr="000C3AC9">
        <w:rPr>
          <w:noProof/>
        </w:rPr>
        <w:t xml:space="preserve"> </w:t>
      </w:r>
    </w:p>
    <w:p w:rsidR="007F0941" w:rsidP="0033148F" w:rsidRDefault="007F0941" w14:paraId="390FCF9F" w14:textId="2334AB5B">
      <w:pPr>
        <w:rPr>
          <w:noProof/>
        </w:rPr>
      </w:pPr>
      <w:r>
        <w:rPr>
          <w:noProof/>
        </w:rPr>
        <w:br/>
      </w:r>
      <w:r>
        <w:rPr>
          <w:noProof/>
        </w:rPr>
        <w:t>There are 4 possible waste types</w:t>
      </w:r>
      <w:r w:rsidR="00CA5D8C">
        <w:rPr>
          <w:noProof/>
        </w:rPr>
        <w:t>:</w:t>
      </w:r>
    </w:p>
    <w:p w:rsidR="00E65209" w:rsidP="0033148F" w:rsidRDefault="00E65209" w14:paraId="55A60148" w14:textId="0CB03B76">
      <w:pPr>
        <w:rPr>
          <w:noProof/>
        </w:rPr>
      </w:pPr>
      <w:r>
        <w:rPr>
          <w:noProof/>
        </w:rPr>
        <w:t>Note</w:t>
      </w:r>
      <w:r w:rsidR="00D3186F">
        <w:rPr>
          <w:noProof/>
        </w:rPr>
        <w:t>: Organic Liquid Waste and Solid Waste will</w:t>
      </w:r>
      <w:r w:rsidR="00F35518">
        <w:rPr>
          <w:noProof/>
        </w:rPr>
        <w:t xml:space="preserve"> always</w:t>
      </w:r>
      <w:r w:rsidR="00AA59EB">
        <w:rPr>
          <w:noProof/>
        </w:rPr>
        <w:t xml:space="preserve"> be added to a waste container</w:t>
      </w:r>
      <w:r w:rsidR="00BD7DD7">
        <w:rPr>
          <w:noProof/>
        </w:rPr>
        <w:t xml:space="preserve"> and stored in the Department as accumulated waste until a request is made to the Safety Office for it</w:t>
      </w:r>
      <w:r w:rsidR="00B634F6">
        <w:rPr>
          <w:noProof/>
        </w:rPr>
        <w:t>.</w:t>
      </w:r>
    </w:p>
    <w:p w:rsidR="009536C3" w:rsidP="0033148F" w:rsidRDefault="009536C3" w14:paraId="70DFCE26" w14:textId="663E3AA0">
      <w:pPr>
        <w:rPr>
          <w:noProof/>
        </w:rPr>
      </w:pPr>
      <w:r w:rsidRPr="00A3591C">
        <w:rPr>
          <w:b/>
          <w:bCs/>
          <w:noProof/>
        </w:rPr>
        <w:t>Gaseous Waste</w:t>
      </w:r>
      <w:r w:rsidR="007C4317">
        <w:rPr>
          <w:noProof/>
        </w:rPr>
        <w:t xml:space="preserve"> may be bagged and accumulated if the Department has a</w:t>
      </w:r>
      <w:r w:rsidR="00FB4F0F">
        <w:rPr>
          <w:noProof/>
        </w:rPr>
        <w:t>n accumulation limit to do so.</w:t>
      </w:r>
      <w:r w:rsidR="0067376B">
        <w:rPr>
          <w:noProof/>
        </w:rPr>
        <w:t xml:space="preserve">  </w:t>
      </w:r>
      <w:r w:rsidR="00DF1066">
        <w:rPr>
          <w:noProof/>
        </w:rPr>
        <w:t xml:space="preserve">Most often, gaseous waste will be disposed of </w:t>
      </w:r>
      <w:r w:rsidR="0090597E">
        <w:rPr>
          <w:noProof/>
        </w:rPr>
        <w:t>via</w:t>
      </w:r>
      <w:r w:rsidR="00E742F3">
        <w:rPr>
          <w:noProof/>
        </w:rPr>
        <w:t xml:space="preserve"> the fume hood</w:t>
      </w:r>
      <w:r w:rsidR="001D0F5D">
        <w:rPr>
          <w:noProof/>
        </w:rPr>
        <w:t xml:space="preserve"> within the gaseous emissions limits that are set for a Department.</w:t>
      </w:r>
    </w:p>
    <w:p w:rsidR="001D0F5D" w:rsidP="0033148F" w:rsidRDefault="001D0F5D" w14:paraId="6D699CB3" w14:textId="140498F1">
      <w:pPr>
        <w:rPr>
          <w:noProof/>
        </w:rPr>
      </w:pPr>
      <w:r w:rsidRPr="00A3591C">
        <w:rPr>
          <w:b/>
          <w:bCs/>
          <w:noProof/>
        </w:rPr>
        <w:t>Aqueous Waste</w:t>
      </w:r>
      <w:r>
        <w:rPr>
          <w:noProof/>
        </w:rPr>
        <w:t xml:space="preserve"> may be accumulated</w:t>
      </w:r>
      <w:r w:rsidR="00A419F2">
        <w:rPr>
          <w:noProof/>
        </w:rPr>
        <w:t xml:space="preserve"> in a </w:t>
      </w:r>
      <w:r w:rsidR="00CC1F0E">
        <w:rPr>
          <w:noProof/>
        </w:rPr>
        <w:t xml:space="preserve">container and held in a </w:t>
      </w:r>
      <w:r w:rsidR="00A419F2">
        <w:rPr>
          <w:noProof/>
        </w:rPr>
        <w:t>metal drum</w:t>
      </w:r>
      <w:r w:rsidR="00AB1D73">
        <w:rPr>
          <w:noProof/>
        </w:rPr>
        <w:t xml:space="preserve">, usually for a period of no longer than 3 months (or as the limits are defined </w:t>
      </w:r>
      <w:r w:rsidR="00DB569C">
        <w:rPr>
          <w:noProof/>
        </w:rPr>
        <w:t>for the Department)</w:t>
      </w:r>
      <w:r w:rsidR="009B3740">
        <w:rPr>
          <w:noProof/>
        </w:rPr>
        <w:t>.  It may also be disposed of directly to drain.</w:t>
      </w:r>
      <w:r w:rsidR="00B11B79">
        <w:rPr>
          <w:noProof/>
        </w:rPr>
        <w:t xml:space="preserve">  </w:t>
      </w:r>
      <w:r w:rsidR="00D55FD3">
        <w:rPr>
          <w:noProof/>
        </w:rPr>
        <w:t>Each drain</w:t>
      </w:r>
      <w:r w:rsidR="00B50942">
        <w:rPr>
          <w:noProof/>
        </w:rPr>
        <w:t xml:space="preserve"> (sink) in a Department will have local</w:t>
      </w:r>
      <w:r w:rsidR="00A22EA8">
        <w:rPr>
          <w:noProof/>
        </w:rPr>
        <w:t xml:space="preserve"> protocols </w:t>
      </w:r>
      <w:r w:rsidR="00A0223D">
        <w:rPr>
          <w:noProof/>
        </w:rPr>
        <w:t>as to the type</w:t>
      </w:r>
      <w:r w:rsidR="00DF1ADD">
        <w:rPr>
          <w:noProof/>
        </w:rPr>
        <w:t xml:space="preserve"> and amount of radionuclide that can be disposed of via the drain.</w:t>
      </w:r>
      <w:r w:rsidR="00736B59">
        <w:rPr>
          <w:noProof/>
        </w:rPr>
        <w:t xml:space="preserve">  The Department will also have a</w:t>
      </w:r>
      <w:r w:rsidR="00120705">
        <w:rPr>
          <w:noProof/>
        </w:rPr>
        <w:t>n Overall Departmental limit of Aqueous Waste</w:t>
      </w:r>
      <w:r w:rsidR="00263076">
        <w:rPr>
          <w:noProof/>
        </w:rPr>
        <w:t xml:space="preserve"> defined by radionuclide.</w:t>
      </w:r>
    </w:p>
    <w:p w:rsidR="00CA5D8C" w:rsidP="00CA5D8C" w:rsidRDefault="003C737C" w14:paraId="6DDB43D9" w14:textId="77777777">
      <w:r w:rsidRPr="00A3591C">
        <w:rPr>
          <w:b/>
          <w:bCs/>
          <w:noProof/>
        </w:rPr>
        <w:t>Organic Low Level Liquid</w:t>
      </w:r>
      <w:r>
        <w:rPr>
          <w:noProof/>
        </w:rPr>
        <w:t xml:space="preserve"> Waste</w:t>
      </w:r>
      <w:r w:rsidR="00423D81">
        <w:rPr>
          <w:noProof/>
        </w:rPr>
        <w:t xml:space="preserve"> may be accumulated within a Department in the Orange bin.</w:t>
      </w:r>
      <w:r w:rsidR="00CA5D8C">
        <w:rPr>
          <w:noProof/>
        </w:rPr>
        <w:t xml:space="preserve">  The maximum storage period of the bin is 12 months.</w:t>
      </w:r>
    </w:p>
    <w:p w:rsidR="00663253" w:rsidP="0033148F" w:rsidRDefault="00CF443E" w14:paraId="4AB6BB15" w14:textId="30B87952">
      <w:r w:rsidRPr="00A3591C">
        <w:rPr>
          <w:b/>
          <w:bCs/>
          <w:noProof/>
        </w:rPr>
        <w:t>Solid</w:t>
      </w:r>
      <w:r w:rsidRPr="00A3591C" w:rsidR="00580941">
        <w:rPr>
          <w:b/>
          <w:bCs/>
          <w:noProof/>
        </w:rPr>
        <w:t xml:space="preserve"> Low </w:t>
      </w:r>
      <w:r w:rsidRPr="00A3591C" w:rsidR="006C6945">
        <w:rPr>
          <w:b/>
          <w:bCs/>
          <w:noProof/>
        </w:rPr>
        <w:t>Level</w:t>
      </w:r>
      <w:r w:rsidR="006C6945">
        <w:rPr>
          <w:noProof/>
        </w:rPr>
        <w:t xml:space="preserve"> Waste may be accumulated within</w:t>
      </w:r>
      <w:r w:rsidR="0062456E">
        <w:rPr>
          <w:noProof/>
        </w:rPr>
        <w:t xml:space="preserve"> a Department in </w:t>
      </w:r>
      <w:r w:rsidR="00F35E1D">
        <w:rPr>
          <w:noProof/>
        </w:rPr>
        <w:t>a bin.</w:t>
      </w:r>
      <w:r w:rsidR="00CA5D8C">
        <w:rPr>
          <w:noProof/>
        </w:rPr>
        <w:t xml:space="preserve">  The maximum storage period of the bin is 12 months.</w:t>
      </w:r>
    </w:p>
    <w:p w:rsidR="00BB2EC5" w:rsidP="0033148F" w:rsidRDefault="00BB2EC5" w14:paraId="73CF4FFE" w14:textId="77777777"/>
    <w:p w:rsidRPr="00CF2BFE" w:rsidR="00946D0C" w:rsidP="0033148F" w:rsidRDefault="00946D0C" w14:paraId="2CE62496" w14:textId="77777777"/>
    <w:p w:rsidR="008C3459" w:rsidRDefault="008C3459" w14:paraId="02B67501" w14:textId="77777777">
      <w:pPr>
        <w:rPr>
          <w:rFonts w:cs="Noto Serif" w:eastAsiaTheme="majorEastAsia"/>
          <w:color w:val="1F3763" w:themeColor="accent1" w:themeShade="7F"/>
          <w:sz w:val="26"/>
          <w:szCs w:val="26"/>
          <w:lang w:eastAsia="en-GB"/>
        </w:rPr>
      </w:pPr>
      <w:r>
        <w:br w:type="page"/>
      </w:r>
    </w:p>
    <w:p w:rsidR="00A5264D" w:rsidP="002C3BD6" w:rsidRDefault="008415AD" w14:paraId="6D56B7DD" w14:textId="2ED33BAB">
      <w:pPr>
        <w:pStyle w:val="Heading3"/>
      </w:pPr>
      <w:bookmarkStart w:name="_Toc196918315" w:id="49"/>
      <w:r>
        <w:t>Change of State and Dilution of Unsealed Source</w:t>
      </w:r>
      <w:bookmarkEnd w:id="49"/>
    </w:p>
    <w:p w:rsidR="00CA2007" w:rsidRDefault="00CA2007" w14:paraId="7D2409AF" w14:textId="080A9248">
      <w:r>
        <w:t>It may be necessary to amend a stock through further dilution</w:t>
      </w:r>
      <w:r w:rsidR="00EE0BCB">
        <w:t>, thus reducing the activity concentration whilst retaining the reference activity</w:t>
      </w:r>
      <w:r w:rsidR="00B77A12">
        <w:t>, and/or to alter the state i.e. a liquid form is turned into a solid state.</w:t>
      </w:r>
    </w:p>
    <w:p w:rsidR="002D05AE" w:rsidRDefault="002D05AE" w14:paraId="6286216F" w14:textId="263B18ED">
      <w:r>
        <w:t>The following example reviews how t</w:t>
      </w:r>
      <w:r w:rsidR="000119C4">
        <w:t>o change the state of a source from powder to a solution.</w:t>
      </w:r>
    </w:p>
    <w:p w:rsidR="009379F0" w:rsidP="009C40C6" w:rsidRDefault="00A5264D" w14:paraId="74D4E373" w14:textId="27E4C3CE">
      <w:pPr>
        <w:pStyle w:val="ListParagraph"/>
        <w:numPr>
          <w:ilvl w:val="2"/>
          <w:numId w:val="12"/>
        </w:numPr>
        <w:ind w:left="426"/>
      </w:pPr>
      <w:r>
        <w:t>Identify</w:t>
      </w:r>
      <w:r w:rsidR="006F1F81">
        <w:t xml:space="preserve"> the Inventory stock to make into a solution.  </w:t>
      </w:r>
      <w:r w:rsidR="002C3BD6">
        <w:br/>
      </w:r>
      <w:r w:rsidR="006F1F81">
        <w:t>The</w:t>
      </w:r>
      <w:r w:rsidR="009379F0">
        <w:t xml:space="preserve"> value will </w:t>
      </w:r>
      <w:r w:rsidR="00AB2469">
        <w:t xml:space="preserve">currently </w:t>
      </w:r>
      <w:r w:rsidR="009379F0">
        <w:t>be recorded in grams</w:t>
      </w:r>
      <w:r w:rsidR="00AB2469">
        <w:t xml:space="preserve"> with a compound mass.</w:t>
      </w:r>
      <w:r w:rsidR="00145CD9">
        <w:br/>
      </w:r>
    </w:p>
    <w:p w:rsidR="00101A4C" w:rsidRDefault="009379F0" w14:paraId="520128B8" w14:textId="4961DA7C">
      <w:r>
        <w:rPr>
          <w:noProof/>
        </w:rPr>
        <w:drawing>
          <wp:inline distT="0" distB="0" distL="0" distR="0" wp14:anchorId="4A050214" wp14:editId="778C1BB4">
            <wp:extent cx="5003800" cy="4604826"/>
            <wp:effectExtent l="0" t="0" r="6350" b="5715"/>
            <wp:docPr id="12118514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851482" name="Picture 1" descr="A screenshot of a computer&#10;&#10;AI-generated content may be incorrect."/>
                    <pic:cNvPicPr/>
                  </pic:nvPicPr>
                  <pic:blipFill>
                    <a:blip r:embed="rId103"/>
                    <a:stretch>
                      <a:fillRect/>
                    </a:stretch>
                  </pic:blipFill>
                  <pic:spPr>
                    <a:xfrm>
                      <a:off x="0" y="0"/>
                      <a:ext cx="5013382" cy="4613644"/>
                    </a:xfrm>
                    <a:prstGeom prst="rect">
                      <a:avLst/>
                    </a:prstGeom>
                  </pic:spPr>
                </pic:pic>
              </a:graphicData>
            </a:graphic>
          </wp:inline>
        </w:drawing>
      </w:r>
      <w:r w:rsidR="00D90F29">
        <w:t xml:space="preserve">         </w:t>
      </w:r>
      <w:r w:rsidR="00BB4BD0">
        <w:t xml:space="preserve"> </w:t>
      </w:r>
      <w:r w:rsidR="00F6533E">
        <w:br/>
      </w:r>
    </w:p>
    <w:p w:rsidR="00410635" w:rsidP="00F6533E" w:rsidRDefault="005C15F4" w14:paraId="2176941B" w14:textId="77777777">
      <w:pPr>
        <w:pStyle w:val="ListParagraph"/>
        <w:numPr>
          <w:ilvl w:val="2"/>
          <w:numId w:val="12"/>
        </w:numPr>
        <w:ind w:left="426"/>
      </w:pPr>
      <w:r>
        <w:t xml:space="preserve">In put the volume </w:t>
      </w:r>
      <w:r w:rsidR="00AB0802">
        <w:t xml:space="preserve">of the solution either in  ml or </w:t>
      </w:r>
      <w:r w:rsidRPr="00003360" w:rsidR="00003360">
        <w:t>μL</w:t>
      </w:r>
      <w:r w:rsidR="00003360">
        <w:t xml:space="preserve"> </w:t>
      </w:r>
      <w:r>
        <w:t>and note the system will calculate the re</w:t>
      </w:r>
      <w:r w:rsidR="00853D8F">
        <w:t>f</w:t>
      </w:r>
      <w:r>
        <w:t>erence volume.</w:t>
      </w:r>
    </w:p>
    <w:p w:rsidR="00CF4CD0" w:rsidP="00F6533E" w:rsidRDefault="00CF4CD0" w14:paraId="2E8C927E" w14:textId="4A5F6992">
      <w:pPr>
        <w:pStyle w:val="ListParagraph"/>
        <w:numPr>
          <w:ilvl w:val="2"/>
          <w:numId w:val="12"/>
        </w:numPr>
        <w:ind w:left="426"/>
      </w:pPr>
      <w:r>
        <w:t>Click update to save the record.</w:t>
      </w:r>
    </w:p>
    <w:p w:rsidR="0017686D" w:rsidP="0017686D" w:rsidRDefault="0017686D" w14:paraId="07CFC4A7" w14:textId="1A6A181F">
      <w:r>
        <w:t xml:space="preserve">Note: the record will retain the </w:t>
      </w:r>
      <w:r w:rsidR="0087421F">
        <w:t>values in mass as well as the values in volume</w:t>
      </w:r>
      <w:r w:rsidR="0079355C">
        <w:t>.  This will allow the user to take any subsequent aliquots from this source in either mass or volume</w:t>
      </w:r>
      <w:r w:rsidR="00EA40B8">
        <w:t xml:space="preserve">, thus allowing for calculation </w:t>
      </w:r>
      <w:r w:rsidR="00331616">
        <w:t>with multiple states as necessitates.</w:t>
      </w:r>
    </w:p>
    <w:p w:rsidR="00853D8F" w:rsidRDefault="00853D8F" w14:paraId="37765027" w14:textId="77777777"/>
    <w:p w:rsidR="009379F0" w:rsidRDefault="00101A4C" w14:paraId="5B128721" w14:textId="449A93B9">
      <w:r>
        <w:rPr>
          <w:noProof/>
        </w:rPr>
        <w:drawing>
          <wp:inline distT="0" distB="0" distL="0" distR="0" wp14:anchorId="7922091A" wp14:editId="058A3960">
            <wp:extent cx="4838700" cy="4471515"/>
            <wp:effectExtent l="0" t="0" r="0" b="5715"/>
            <wp:docPr id="12982396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239697" name="Picture 1" descr="A screenshot of a computer&#10;&#10;AI-generated content may be incorrect."/>
                    <pic:cNvPicPr/>
                  </pic:nvPicPr>
                  <pic:blipFill>
                    <a:blip r:embed="rId104"/>
                    <a:stretch>
                      <a:fillRect/>
                    </a:stretch>
                  </pic:blipFill>
                  <pic:spPr>
                    <a:xfrm>
                      <a:off x="0" y="0"/>
                      <a:ext cx="4856074" cy="4487571"/>
                    </a:xfrm>
                    <a:prstGeom prst="rect">
                      <a:avLst/>
                    </a:prstGeom>
                  </pic:spPr>
                </pic:pic>
              </a:graphicData>
            </a:graphic>
          </wp:inline>
        </w:drawing>
      </w:r>
      <w:r w:rsidR="00D90F29">
        <w:t xml:space="preserve">             </w:t>
      </w:r>
    </w:p>
    <w:p w:rsidR="00580DDE" w:rsidP="00580DDE" w:rsidRDefault="00580DDE" w14:paraId="676EB99D" w14:textId="6BF5F70C">
      <w:r>
        <w:t xml:space="preserve">Note: </w:t>
      </w:r>
      <w:r w:rsidR="000E2F8B">
        <w:t>the source profile will always return the units</w:t>
      </w:r>
      <w:r w:rsidR="00D73D94">
        <w:t xml:space="preserve"> to display in summary as MBq with </w:t>
      </w:r>
      <w:r w:rsidR="003B6872">
        <w:t xml:space="preserve">mg and </w:t>
      </w:r>
      <w:r w:rsidRPr="00003360" w:rsidR="003B6872">
        <w:t>μL</w:t>
      </w:r>
      <w:r w:rsidR="003B6872">
        <w:t xml:space="preserve">.  </w:t>
      </w:r>
    </w:p>
    <w:p w:rsidR="000E3427" w:rsidRDefault="000E3427" w14:paraId="7778AC96" w14:textId="77777777"/>
    <w:p w:rsidR="000E3427" w:rsidRDefault="00580DDE" w14:paraId="3319B893" w14:textId="2E1DA138">
      <w:r>
        <w:rPr>
          <w:noProof/>
        </w:rPr>
        <w:drawing>
          <wp:inline distT="0" distB="0" distL="0" distR="0" wp14:anchorId="41BE9EA3" wp14:editId="04C05FFF">
            <wp:extent cx="5829788" cy="2933700"/>
            <wp:effectExtent l="0" t="0" r="0" b="0"/>
            <wp:docPr id="4949878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987859" name="Picture 1" descr="A screenshot of a computer&#10;&#10;AI-generated content may be incorrect."/>
                    <pic:cNvPicPr/>
                  </pic:nvPicPr>
                  <pic:blipFill>
                    <a:blip r:embed="rId105"/>
                    <a:stretch>
                      <a:fillRect/>
                    </a:stretch>
                  </pic:blipFill>
                  <pic:spPr>
                    <a:xfrm>
                      <a:off x="0" y="0"/>
                      <a:ext cx="5832740" cy="2935186"/>
                    </a:xfrm>
                    <a:prstGeom prst="rect">
                      <a:avLst/>
                    </a:prstGeom>
                  </pic:spPr>
                </pic:pic>
              </a:graphicData>
            </a:graphic>
          </wp:inline>
        </w:drawing>
      </w:r>
    </w:p>
    <w:p w:rsidR="005C2F1E" w:rsidRDefault="005C2F1E" w14:paraId="1278CB18" w14:textId="70D6E5F6">
      <w:r>
        <w:br w:type="page"/>
      </w:r>
    </w:p>
    <w:p w:rsidR="00CF4116" w:rsidP="00CF4116" w:rsidRDefault="00CF4116" w14:paraId="2C99D8E4" w14:textId="0A9A6E03">
      <w:pPr>
        <w:pStyle w:val="Heading1"/>
      </w:pPr>
      <w:bookmarkStart w:name="_Toc188606906" w:id="50"/>
      <w:r>
        <w:t xml:space="preserve"> </w:t>
      </w:r>
      <w:bookmarkStart w:name="_Toc196918316" w:id="51"/>
      <w:r>
        <w:t>Waste Management</w:t>
      </w:r>
      <w:bookmarkEnd w:id="50"/>
      <w:bookmarkEnd w:id="51"/>
    </w:p>
    <w:p w:rsidR="00CF4116" w:rsidP="002E5B20" w:rsidRDefault="00CF4116" w14:paraId="35385343" w14:textId="251277B2">
      <w:pPr>
        <w:pStyle w:val="Heading2"/>
      </w:pPr>
      <w:bookmarkStart w:name="_Toc196918317" w:id="52"/>
      <w:r>
        <w:t>Bin</w:t>
      </w:r>
      <w:r w:rsidR="002F66EB">
        <w:t xml:space="preserve"> Inventory</w:t>
      </w:r>
      <w:bookmarkEnd w:id="52"/>
    </w:p>
    <w:p w:rsidR="00444F90" w:rsidP="00444F90" w:rsidRDefault="008E7ABA" w14:paraId="1ACEFE9D" w14:textId="32A6185D">
      <w:pPr>
        <w:rPr>
          <w:lang w:eastAsia="en-GB"/>
        </w:rPr>
      </w:pPr>
      <w:r>
        <w:rPr>
          <w:lang w:eastAsia="en-GB"/>
        </w:rPr>
        <w:t>All bins are referred to in the Odyssey system as Waste Containers and may have a status of “opened”</w:t>
      </w:r>
      <w:r w:rsidR="004D2E50">
        <w:rPr>
          <w:lang w:eastAsia="en-GB"/>
        </w:rPr>
        <w:t>,</w:t>
      </w:r>
      <w:r>
        <w:rPr>
          <w:lang w:eastAsia="en-GB"/>
        </w:rPr>
        <w:t xml:space="preserve"> “closed”</w:t>
      </w:r>
      <w:r w:rsidR="004E7381">
        <w:rPr>
          <w:lang w:eastAsia="en-GB"/>
        </w:rPr>
        <w:t xml:space="preserve"> or “archived”</w:t>
      </w:r>
      <w:r w:rsidR="00E74F8E">
        <w:rPr>
          <w:lang w:eastAsia="en-GB"/>
        </w:rPr>
        <w:t>.</w:t>
      </w:r>
      <w:r>
        <w:rPr>
          <w:lang w:eastAsia="en-GB"/>
        </w:rPr>
        <w:t xml:space="preserve">  Bins are held in the Safety Office Department until a request is made for a new bin, where it is then shipped to the Department in a “closed status”.</w:t>
      </w:r>
      <w:r w:rsidR="00602709">
        <w:rPr>
          <w:lang w:eastAsia="en-GB"/>
        </w:rPr>
        <w:t xml:space="preserve">  It was agreed that all bins </w:t>
      </w:r>
      <w:r w:rsidR="001625DE">
        <w:rPr>
          <w:lang w:eastAsia="en-GB"/>
        </w:rPr>
        <w:t>are shipped in a “closed</w:t>
      </w:r>
      <w:r w:rsidR="006D68EA">
        <w:rPr>
          <w:lang w:eastAsia="en-GB"/>
        </w:rPr>
        <w:t xml:space="preserve"> status” in order that the Department will control which bin is open and in which lab.</w:t>
      </w:r>
      <w:r w:rsidR="00054CD9">
        <w:rPr>
          <w:lang w:eastAsia="en-GB"/>
        </w:rPr>
        <w:t xml:space="preserve">  Some Departments have a number of bins that remain in their local storage until they are ready to use them.  Other Departments may have only 1 or 2 bins</w:t>
      </w:r>
      <w:r w:rsidR="00F1340C">
        <w:rPr>
          <w:lang w:eastAsia="en-GB"/>
        </w:rPr>
        <w:t xml:space="preserve"> which may be open</w:t>
      </w:r>
      <w:r w:rsidR="00021FEF">
        <w:rPr>
          <w:lang w:eastAsia="en-GB"/>
        </w:rPr>
        <w:t xml:space="preserve"> </w:t>
      </w:r>
      <w:r w:rsidR="00AF36A6">
        <w:rPr>
          <w:lang w:eastAsia="en-GB"/>
        </w:rPr>
        <w:t xml:space="preserve">in a lab </w:t>
      </w:r>
      <w:r w:rsidR="00021FEF">
        <w:rPr>
          <w:lang w:eastAsia="en-GB"/>
        </w:rPr>
        <w:t>until they are ready to be closed and collect</w:t>
      </w:r>
      <w:r w:rsidR="00321EE3">
        <w:rPr>
          <w:lang w:eastAsia="en-GB"/>
        </w:rPr>
        <w:t xml:space="preserve">ed by </w:t>
      </w:r>
      <w:r w:rsidR="00021FEF">
        <w:rPr>
          <w:lang w:eastAsia="en-GB"/>
        </w:rPr>
        <w:t>the Safety Office.</w:t>
      </w:r>
    </w:p>
    <w:p w:rsidRPr="00444F90" w:rsidR="00C2158D" w:rsidP="005268F0" w:rsidRDefault="00C2158D" w14:paraId="15D21116" w14:textId="1C67D7B2">
      <w:pPr>
        <w:pStyle w:val="Heading3"/>
        <w:rPr>
          <w:lang w:eastAsia="en-GB"/>
        </w:rPr>
      </w:pPr>
      <w:bookmarkStart w:name="_Toc196918318" w:id="53"/>
      <w:r>
        <w:rPr>
          <w:lang w:eastAsia="en-GB"/>
        </w:rPr>
        <w:t xml:space="preserve">Add a </w:t>
      </w:r>
      <w:r w:rsidR="005268F0">
        <w:rPr>
          <w:lang w:eastAsia="en-GB"/>
        </w:rPr>
        <w:t>New Waste Container</w:t>
      </w:r>
      <w:bookmarkEnd w:id="53"/>
    </w:p>
    <w:p w:rsidR="00D33064" w:rsidP="00D33064" w:rsidRDefault="00D33064" w14:paraId="5A09CE32" w14:textId="77777777">
      <w:pPr>
        <w:rPr>
          <w:lang w:eastAsia="en-GB"/>
        </w:rPr>
      </w:pPr>
      <w:r>
        <w:rPr>
          <w:lang w:eastAsia="en-GB"/>
        </w:rPr>
        <w:t>Action</w:t>
      </w:r>
      <w:r>
        <w:tab/>
      </w:r>
    </w:p>
    <w:p w:rsidR="00D33064" w:rsidP="00D33064" w:rsidRDefault="00D33064" w14:paraId="45383C50" w14:textId="0E58E2FB">
      <w:pPr>
        <w:pStyle w:val="ListParagraph"/>
        <w:numPr>
          <w:ilvl w:val="2"/>
          <w:numId w:val="12"/>
        </w:numPr>
        <w:ind w:left="426"/>
        <w:rPr>
          <w:lang w:eastAsia="en-GB"/>
        </w:rPr>
      </w:pPr>
      <w:r>
        <w:rPr>
          <w:lang w:eastAsia="en-GB"/>
        </w:rPr>
        <w:t xml:space="preserve">Click on the </w:t>
      </w:r>
      <w:r w:rsidR="008B07F5">
        <w:rPr>
          <w:lang w:eastAsia="en-GB"/>
        </w:rPr>
        <w:t>Waste Management icon to open the Waste Management module.</w:t>
      </w:r>
      <w:r w:rsidR="00817B3C">
        <w:rPr>
          <w:lang w:eastAsia="en-GB"/>
        </w:rPr>
        <w:br/>
      </w:r>
    </w:p>
    <w:p w:rsidR="00D33064" w:rsidP="00D33064" w:rsidRDefault="00101CB7" w14:paraId="196EB556" w14:textId="77F57B1D">
      <w:pPr>
        <w:rPr>
          <w:lang w:eastAsia="en-GB"/>
        </w:rPr>
      </w:pPr>
      <w:r>
        <w:rPr>
          <w:noProof/>
        </w:rPr>
        <w:drawing>
          <wp:inline distT="0" distB="0" distL="0" distR="0" wp14:anchorId="6D411C1F" wp14:editId="56BF65FE">
            <wp:extent cx="2177934" cy="1054120"/>
            <wp:effectExtent l="0" t="0" r="0" b="0"/>
            <wp:docPr id="234435962" name="Picture 1" descr="A black circle with whit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435962" name="Picture 1" descr="A black circle with white dots&#10;&#10;AI-generated content may be incorrect."/>
                    <pic:cNvPicPr/>
                  </pic:nvPicPr>
                  <pic:blipFill>
                    <a:blip r:embed="rId106"/>
                    <a:stretch>
                      <a:fillRect/>
                    </a:stretch>
                  </pic:blipFill>
                  <pic:spPr>
                    <a:xfrm>
                      <a:off x="0" y="0"/>
                      <a:ext cx="2191201" cy="1060541"/>
                    </a:xfrm>
                    <a:prstGeom prst="rect">
                      <a:avLst/>
                    </a:prstGeom>
                  </pic:spPr>
                </pic:pic>
              </a:graphicData>
            </a:graphic>
          </wp:inline>
        </w:drawing>
      </w:r>
      <w:r>
        <w:rPr>
          <w:noProof/>
        </w:rPr>
        <w:t xml:space="preserve"> </w:t>
      </w:r>
      <w:r w:rsidR="00D33064">
        <w:rPr>
          <w:lang w:eastAsia="en-GB"/>
        </w:rPr>
        <w:br/>
      </w:r>
    </w:p>
    <w:p w:rsidR="00CF4116" w:rsidP="00D33064" w:rsidRDefault="00D33064" w14:paraId="4CDF0449" w14:textId="3599FA6C">
      <w:pPr>
        <w:rPr>
          <w:lang w:eastAsia="en-GB"/>
        </w:rPr>
      </w:pPr>
      <w:r w:rsidRPr="1B7CA3BD">
        <w:rPr>
          <w:lang w:eastAsia="en-GB"/>
        </w:rPr>
        <w:t xml:space="preserve">Note: The landing page for </w:t>
      </w:r>
      <w:r w:rsidR="00085809">
        <w:rPr>
          <w:lang w:eastAsia="en-GB"/>
        </w:rPr>
        <w:t>the Waste Management module</w:t>
      </w:r>
      <w:r w:rsidR="00830F47">
        <w:rPr>
          <w:lang w:eastAsia="en-GB"/>
        </w:rPr>
        <w:t xml:space="preserve"> will arrive at the </w:t>
      </w:r>
      <w:r w:rsidR="006900D3">
        <w:rPr>
          <w:lang w:eastAsia="en-GB"/>
        </w:rPr>
        <w:t>O</w:t>
      </w:r>
      <w:r w:rsidR="00830F47">
        <w:rPr>
          <w:lang w:eastAsia="en-GB"/>
        </w:rPr>
        <w:t>pen</w:t>
      </w:r>
      <w:r w:rsidR="006900D3">
        <w:rPr>
          <w:lang w:eastAsia="en-GB"/>
        </w:rPr>
        <w:t xml:space="preserve"> Waste</w:t>
      </w:r>
      <w:r w:rsidR="00830F47">
        <w:rPr>
          <w:lang w:eastAsia="en-GB"/>
        </w:rPr>
        <w:t xml:space="preserve"> Containers.</w:t>
      </w:r>
    </w:p>
    <w:p w:rsidR="00197A34" w:rsidP="00D33064" w:rsidRDefault="00197A34" w14:paraId="36E05C31" w14:textId="43731DDA">
      <w:pPr>
        <w:rPr>
          <w:lang w:eastAsia="en-GB"/>
        </w:rPr>
      </w:pPr>
      <w:r>
        <w:rPr>
          <w:lang w:eastAsia="en-GB"/>
        </w:rPr>
        <w:t xml:space="preserve">Waste containers in </w:t>
      </w:r>
      <w:r w:rsidR="00D8695A">
        <w:rPr>
          <w:lang w:eastAsia="en-GB"/>
        </w:rPr>
        <w:t>“closed” or “archived” status can be access by selecting the relevant fields as shown across the top of the screen.</w:t>
      </w:r>
    </w:p>
    <w:p w:rsidR="0022130E" w:rsidP="00D33064" w:rsidRDefault="0022130E" w14:paraId="76171B53" w14:textId="19F374E3">
      <w:pPr>
        <w:rPr>
          <w:lang w:eastAsia="en-GB"/>
        </w:rPr>
      </w:pPr>
      <w:r>
        <w:rPr>
          <w:noProof/>
        </w:rPr>
        <w:drawing>
          <wp:anchor distT="0" distB="0" distL="114300" distR="114300" simplePos="0" relativeHeight="251658411" behindDoc="0" locked="0" layoutInCell="1" allowOverlap="1" wp14:anchorId="1EA99B89" wp14:editId="6A2148D1">
            <wp:simplePos x="683172" y="6758152"/>
            <wp:positionH relativeFrom="column">
              <wp:align>left</wp:align>
            </wp:positionH>
            <wp:positionV relativeFrom="paragraph">
              <wp:align>top</wp:align>
            </wp:positionV>
            <wp:extent cx="5782296" cy="2743200"/>
            <wp:effectExtent l="0" t="0" r="9525" b="0"/>
            <wp:wrapSquare wrapText="bothSides"/>
            <wp:docPr id="14513972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397242" name="Picture 1" descr="A screenshot of a computer&#10;&#10;AI-generated content may be incorrect."/>
                    <pic:cNvPicPr/>
                  </pic:nvPicPr>
                  <pic:blipFill>
                    <a:blip r:embed="rId107">
                      <a:extLst>
                        <a:ext uri="{28A0092B-C50C-407E-A947-70E740481C1C}">
                          <a14:useLocalDpi xmlns:a14="http://schemas.microsoft.com/office/drawing/2010/main" val="0"/>
                        </a:ext>
                      </a:extLst>
                    </a:blip>
                    <a:stretch>
                      <a:fillRect/>
                    </a:stretch>
                  </pic:blipFill>
                  <pic:spPr>
                    <a:xfrm>
                      <a:off x="0" y="0"/>
                      <a:ext cx="5782296" cy="2743200"/>
                    </a:xfrm>
                    <a:prstGeom prst="rect">
                      <a:avLst/>
                    </a:prstGeom>
                  </pic:spPr>
                </pic:pic>
              </a:graphicData>
            </a:graphic>
          </wp:anchor>
        </w:drawing>
      </w:r>
      <w:r w:rsidR="00D8695A">
        <w:rPr>
          <w:lang w:eastAsia="en-GB"/>
        </w:rPr>
        <w:br w:type="textWrapping" w:clear="all"/>
      </w:r>
    </w:p>
    <w:p w:rsidR="008F21AE" w:rsidP="00FB3798" w:rsidRDefault="005268F0" w14:paraId="78052428" w14:textId="5F075CDE">
      <w:pPr>
        <w:pStyle w:val="ListParagraph"/>
        <w:numPr>
          <w:ilvl w:val="2"/>
          <w:numId w:val="12"/>
        </w:numPr>
        <w:ind w:left="426"/>
        <w:rPr>
          <w:lang w:eastAsia="en-GB"/>
        </w:rPr>
      </w:pPr>
      <w:r>
        <w:rPr>
          <w:lang w:eastAsia="en-GB"/>
        </w:rPr>
        <w:t>Select Add Open Waste Container</w:t>
      </w:r>
      <w:r w:rsidR="0093742A">
        <w:rPr>
          <w:lang w:eastAsia="en-GB"/>
        </w:rPr>
        <w:t>.</w:t>
      </w:r>
      <w:r w:rsidR="00FB3798">
        <w:rPr>
          <w:lang w:eastAsia="en-GB"/>
        </w:rPr>
        <w:br/>
      </w:r>
    </w:p>
    <w:p w:rsidR="002D3B8B" w:rsidP="008F21AE" w:rsidRDefault="002E7C4B" w14:paraId="5DC16C26" w14:textId="04788E32">
      <w:pPr>
        <w:rPr>
          <w:lang w:eastAsia="en-GB"/>
        </w:rPr>
      </w:pPr>
      <w:r>
        <w:rPr>
          <w:noProof/>
        </w:rPr>
        <w:drawing>
          <wp:inline distT="0" distB="0" distL="0" distR="0" wp14:anchorId="5245B1DE" wp14:editId="181DF11F">
            <wp:extent cx="6085490" cy="5200327"/>
            <wp:effectExtent l="0" t="0" r="0" b="635"/>
            <wp:docPr id="1555586678"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586678" name="Picture 1" descr="A screenshot of a computer screen&#10;&#10;AI-generated content may be incorrect."/>
                    <pic:cNvPicPr/>
                  </pic:nvPicPr>
                  <pic:blipFill>
                    <a:blip r:embed="rId108"/>
                    <a:stretch>
                      <a:fillRect/>
                    </a:stretch>
                  </pic:blipFill>
                  <pic:spPr>
                    <a:xfrm>
                      <a:off x="0" y="0"/>
                      <a:ext cx="6120558" cy="5230294"/>
                    </a:xfrm>
                    <a:prstGeom prst="rect">
                      <a:avLst/>
                    </a:prstGeom>
                  </pic:spPr>
                </pic:pic>
              </a:graphicData>
            </a:graphic>
          </wp:inline>
        </w:drawing>
      </w:r>
      <w:r w:rsidR="00814505">
        <w:rPr>
          <w:lang w:eastAsia="en-GB"/>
        </w:rPr>
        <w:br/>
      </w:r>
    </w:p>
    <w:p w:rsidRPr="00993051" w:rsidR="00FB3798" w:rsidP="00993051" w:rsidRDefault="00FB3798" w14:paraId="03EAC4DF" w14:textId="336EBB95">
      <w:pPr>
        <w:pStyle w:val="ListParagraph"/>
        <w:numPr>
          <w:ilvl w:val="2"/>
          <w:numId w:val="12"/>
        </w:numPr>
        <w:ind w:left="426"/>
        <w:rPr>
          <w:b/>
          <w:bCs/>
          <w:lang w:eastAsia="en-GB"/>
        </w:rPr>
      </w:pPr>
      <w:r>
        <w:rPr>
          <w:lang w:eastAsia="en-GB"/>
        </w:rPr>
        <w:t>Input the relevant data as below:</w:t>
      </w:r>
    </w:p>
    <w:p w:rsidR="00814505" w:rsidP="008F21AE" w:rsidRDefault="00814505" w14:paraId="6863B78C" w14:textId="77777777">
      <w:pPr>
        <w:rPr>
          <w:b/>
          <w:bCs/>
          <w:lang w:eastAsia="en-GB"/>
        </w:rPr>
      </w:pPr>
    </w:p>
    <w:p w:rsidRPr="006F3369" w:rsidR="003749AE" w:rsidP="008F21AE" w:rsidRDefault="003749AE" w14:paraId="297EB095" w14:textId="1FF3D5F4">
      <w:pPr>
        <w:rPr>
          <w:b/>
          <w:bCs/>
          <w:lang w:eastAsia="en-GB"/>
        </w:rPr>
      </w:pPr>
      <w:r w:rsidRPr="006F3369">
        <w:rPr>
          <w:b/>
          <w:bCs/>
          <w:lang w:eastAsia="en-GB"/>
        </w:rPr>
        <w:t>Bin Number</w:t>
      </w:r>
    </w:p>
    <w:p w:rsidR="008C2D16" w:rsidP="008F21AE" w:rsidRDefault="008C2D16" w14:paraId="63291E6B" w14:textId="13555DD6">
      <w:pPr>
        <w:rPr>
          <w:lang w:eastAsia="en-GB"/>
        </w:rPr>
      </w:pPr>
      <w:r>
        <w:rPr>
          <w:lang w:eastAsia="en-GB"/>
        </w:rPr>
        <w:t>These are defined by the Safety Office</w:t>
      </w:r>
      <w:r w:rsidR="005D7921">
        <w:rPr>
          <w:lang w:eastAsia="en-GB"/>
        </w:rPr>
        <w:t>.  Currently there are 444 bins in the Odyssey system, with circa 97 in circulation to Departments.  The rest remain in the Safety Office stores.</w:t>
      </w:r>
    </w:p>
    <w:p w:rsidR="00814505" w:rsidP="008F21AE" w:rsidRDefault="00814505" w14:paraId="1C041889" w14:textId="77777777">
      <w:pPr>
        <w:rPr>
          <w:b/>
          <w:bCs/>
          <w:lang w:eastAsia="en-GB"/>
        </w:rPr>
      </w:pPr>
    </w:p>
    <w:p w:rsidRPr="00A27449" w:rsidR="00E70D3C" w:rsidP="008F21AE" w:rsidRDefault="008E6F0B" w14:paraId="4A318057" w14:textId="548561C1">
      <w:pPr>
        <w:rPr>
          <w:b/>
          <w:bCs/>
          <w:lang w:eastAsia="en-GB"/>
        </w:rPr>
      </w:pPr>
      <w:r w:rsidRPr="00A27449">
        <w:rPr>
          <w:b/>
          <w:bCs/>
          <w:lang w:eastAsia="en-GB"/>
        </w:rPr>
        <w:t>Waste Type</w:t>
      </w:r>
      <w:r w:rsidRPr="00A27449" w:rsidR="00E70D3C">
        <w:rPr>
          <w:b/>
          <w:bCs/>
          <w:lang w:eastAsia="en-GB"/>
        </w:rPr>
        <w:t>s</w:t>
      </w:r>
    </w:p>
    <w:p w:rsidR="00A27449" w:rsidP="008F21AE" w:rsidRDefault="00A27449" w14:paraId="68E44CE5" w14:textId="6FF6EA76">
      <w:pPr>
        <w:rPr>
          <w:lang w:eastAsia="en-GB"/>
        </w:rPr>
      </w:pPr>
      <w:r>
        <w:rPr>
          <w:lang w:eastAsia="en-GB"/>
        </w:rPr>
        <w:t xml:space="preserve">There are </w:t>
      </w:r>
      <w:r w:rsidR="00C5306E">
        <w:rPr>
          <w:lang w:eastAsia="en-GB"/>
        </w:rPr>
        <w:t>4</w:t>
      </w:r>
      <w:r>
        <w:rPr>
          <w:lang w:eastAsia="en-GB"/>
        </w:rPr>
        <w:t xml:space="preserve"> waste types</w:t>
      </w:r>
      <w:r w:rsidR="003F758A">
        <w:rPr>
          <w:lang w:eastAsia="en-GB"/>
        </w:rPr>
        <w:t xml:space="preserve">.  </w:t>
      </w:r>
      <w:r w:rsidR="00C5306E">
        <w:rPr>
          <w:lang w:eastAsia="en-GB"/>
        </w:rPr>
        <w:t>Waste can only be added</w:t>
      </w:r>
      <w:r w:rsidR="00E56CC3">
        <w:rPr>
          <w:lang w:eastAsia="en-GB"/>
        </w:rPr>
        <w:t xml:space="preserve"> by any of the types listed below if </w:t>
      </w:r>
      <w:r w:rsidR="007E628E">
        <w:rPr>
          <w:lang w:eastAsia="en-GB"/>
        </w:rPr>
        <w:t xml:space="preserve">the waste type </w:t>
      </w:r>
      <w:r w:rsidR="005D7921">
        <w:rPr>
          <w:lang w:eastAsia="en-GB"/>
        </w:rPr>
        <w:t>is listed on the Departmental Limit.</w:t>
      </w:r>
      <w:r w:rsidR="003A6CE4">
        <w:rPr>
          <w:lang w:eastAsia="en-GB"/>
        </w:rPr>
        <w:t xml:space="preserve">  </w:t>
      </w:r>
      <w:r w:rsidR="00FF7B2E">
        <w:rPr>
          <w:lang w:eastAsia="en-GB"/>
        </w:rPr>
        <w:t>i.e. if the container is set to hold Organic Liquid</w:t>
      </w:r>
      <w:r w:rsidR="00C07B9C">
        <w:rPr>
          <w:lang w:eastAsia="en-GB"/>
        </w:rPr>
        <w:t xml:space="preserve"> and the Departmental Limit has a possession holding for Organic Liquid Waste, the user will be able to add waste to th</w:t>
      </w:r>
      <w:r w:rsidR="000A0D40">
        <w:rPr>
          <w:lang w:eastAsia="en-GB"/>
        </w:rPr>
        <w:t>at container.</w:t>
      </w:r>
    </w:p>
    <w:p w:rsidR="00BA5A94" w:rsidP="008F21AE" w:rsidRDefault="00BA5A94" w14:paraId="5974CC10" w14:textId="35EAEC8C">
      <w:pPr>
        <w:rPr>
          <w:lang w:eastAsia="en-GB"/>
        </w:rPr>
      </w:pPr>
      <w:r>
        <w:rPr>
          <w:lang w:eastAsia="en-GB"/>
        </w:rPr>
        <w:t xml:space="preserve">Note: it is possible to add more than one waste type to a container if required.  In practice, this is not required as </w:t>
      </w:r>
      <w:r w:rsidR="00A91FD5">
        <w:rPr>
          <w:lang w:eastAsia="en-GB"/>
        </w:rPr>
        <w:t xml:space="preserve">the Safety Office retain </w:t>
      </w:r>
      <w:r>
        <w:rPr>
          <w:lang w:eastAsia="en-GB"/>
        </w:rPr>
        <w:t xml:space="preserve">control </w:t>
      </w:r>
      <w:r w:rsidR="00A91FD5">
        <w:rPr>
          <w:lang w:eastAsia="en-GB"/>
        </w:rPr>
        <w:t xml:space="preserve">of the containers </w:t>
      </w:r>
      <w:r>
        <w:rPr>
          <w:lang w:eastAsia="en-GB"/>
        </w:rPr>
        <w:t>by waste type</w:t>
      </w:r>
      <w:r w:rsidR="0023310C">
        <w:rPr>
          <w:lang w:eastAsia="en-GB"/>
        </w:rPr>
        <w:t>.</w:t>
      </w:r>
      <w:r>
        <w:rPr>
          <w:lang w:eastAsia="en-GB"/>
        </w:rPr>
        <w:t xml:space="preserve"> </w:t>
      </w:r>
    </w:p>
    <w:p w:rsidR="00A27449" w:rsidP="00A27449" w:rsidRDefault="00A27449" w14:paraId="0965FB9C" w14:textId="4410C8AA">
      <w:pPr>
        <w:pStyle w:val="ListParagraph"/>
        <w:numPr>
          <w:ilvl w:val="0"/>
          <w:numId w:val="42"/>
        </w:numPr>
        <w:spacing w:after="0"/>
        <w:rPr>
          <w:lang w:eastAsia="en-GB"/>
        </w:rPr>
      </w:pPr>
      <w:r>
        <w:rPr>
          <w:lang w:eastAsia="en-GB"/>
        </w:rPr>
        <w:t>Gaseous Waste</w:t>
      </w:r>
    </w:p>
    <w:p w:rsidR="00A27449" w:rsidP="00A27449" w:rsidRDefault="00A27449" w14:paraId="3550CD17" w14:textId="78094EBC">
      <w:pPr>
        <w:pStyle w:val="ListParagraph"/>
        <w:numPr>
          <w:ilvl w:val="0"/>
          <w:numId w:val="42"/>
        </w:numPr>
        <w:spacing w:after="0"/>
        <w:rPr>
          <w:lang w:eastAsia="en-GB"/>
        </w:rPr>
      </w:pPr>
      <w:r>
        <w:rPr>
          <w:lang w:eastAsia="en-GB"/>
        </w:rPr>
        <w:t>Aqueous Waste</w:t>
      </w:r>
    </w:p>
    <w:p w:rsidR="00A27449" w:rsidP="00A27449" w:rsidRDefault="00A27449" w14:paraId="65E5D5CB" w14:textId="12EBD966">
      <w:pPr>
        <w:pStyle w:val="ListParagraph"/>
        <w:numPr>
          <w:ilvl w:val="0"/>
          <w:numId w:val="42"/>
        </w:numPr>
        <w:spacing w:after="0"/>
        <w:rPr>
          <w:lang w:eastAsia="en-GB"/>
        </w:rPr>
      </w:pPr>
      <w:r>
        <w:rPr>
          <w:lang w:eastAsia="en-GB"/>
        </w:rPr>
        <w:t>Organic Liquid Waste</w:t>
      </w:r>
    </w:p>
    <w:p w:rsidR="00A27449" w:rsidP="00A27449" w:rsidRDefault="00A27449" w14:paraId="4B5EEE9F" w14:textId="644BA79D">
      <w:pPr>
        <w:pStyle w:val="ListParagraph"/>
        <w:numPr>
          <w:ilvl w:val="0"/>
          <w:numId w:val="42"/>
        </w:numPr>
        <w:spacing w:after="0"/>
        <w:rPr>
          <w:lang w:eastAsia="en-GB"/>
        </w:rPr>
      </w:pPr>
      <w:r>
        <w:rPr>
          <w:lang w:eastAsia="en-GB"/>
        </w:rPr>
        <w:t>Solid Waste</w:t>
      </w:r>
    </w:p>
    <w:p w:rsidR="003A6CE4" w:rsidP="003A6CE4" w:rsidRDefault="00FC4544" w14:paraId="3C6CB872" w14:textId="44C6B5E7">
      <w:pPr>
        <w:spacing w:after="0"/>
        <w:rPr>
          <w:lang w:eastAsia="en-GB"/>
        </w:rPr>
      </w:pPr>
      <w:r>
        <w:rPr>
          <w:lang w:eastAsia="en-GB"/>
        </w:rPr>
        <w:br/>
      </w:r>
      <w:r>
        <w:rPr>
          <w:lang w:eastAsia="en-GB"/>
        </w:rPr>
        <w:t xml:space="preserve">Note: if no waste type is input, then </w:t>
      </w:r>
      <w:r w:rsidRPr="00FC4544">
        <w:rPr>
          <w:u w:val="single"/>
          <w:lang w:eastAsia="en-GB"/>
        </w:rPr>
        <w:t>all waste types</w:t>
      </w:r>
      <w:r>
        <w:rPr>
          <w:lang w:eastAsia="en-GB"/>
        </w:rPr>
        <w:t xml:space="preserve"> will be allowable.</w:t>
      </w:r>
    </w:p>
    <w:p w:rsidR="00814505" w:rsidP="00814505" w:rsidRDefault="00814505" w14:paraId="526C22F6" w14:textId="77777777">
      <w:pPr>
        <w:spacing w:after="0"/>
        <w:rPr>
          <w:b/>
          <w:bCs/>
          <w:lang w:eastAsia="en-GB"/>
        </w:rPr>
      </w:pPr>
    </w:p>
    <w:p w:rsidRPr="00D40A93" w:rsidR="008700F2" w:rsidP="008F21AE" w:rsidRDefault="008700F2" w14:paraId="73736DDE" w14:textId="642DF711">
      <w:pPr>
        <w:rPr>
          <w:b/>
          <w:bCs/>
          <w:lang w:eastAsia="en-GB"/>
        </w:rPr>
      </w:pPr>
      <w:r w:rsidRPr="00D40A93">
        <w:rPr>
          <w:b/>
          <w:bCs/>
          <w:lang w:eastAsia="en-GB"/>
        </w:rPr>
        <w:t>Department Limits</w:t>
      </w:r>
    </w:p>
    <w:p w:rsidR="00D40A93" w:rsidP="008F21AE" w:rsidRDefault="00D40A93" w14:paraId="5A256638" w14:textId="194C4965">
      <w:pPr>
        <w:rPr>
          <w:lang w:eastAsia="en-GB"/>
        </w:rPr>
      </w:pPr>
      <w:r>
        <w:rPr>
          <w:lang w:eastAsia="en-GB"/>
        </w:rPr>
        <w:t>Select the Department Limit against which the waste will be recorded.  For example, this may  be under the Exempt limit or under the Unsealed Source limit.</w:t>
      </w:r>
    </w:p>
    <w:p w:rsidR="00883295" w:rsidP="008F21AE" w:rsidRDefault="00883295" w14:paraId="559E0667" w14:textId="2B16E60B">
      <w:pPr>
        <w:rPr>
          <w:lang w:eastAsia="en-GB"/>
        </w:rPr>
      </w:pPr>
      <w:r>
        <w:rPr>
          <w:lang w:eastAsia="en-GB"/>
        </w:rPr>
        <w:t xml:space="preserve">Note: all Waste Containers will </w:t>
      </w:r>
      <w:r w:rsidR="00C53760">
        <w:rPr>
          <w:lang w:eastAsia="en-GB"/>
        </w:rPr>
        <w:t>sit under the CSA Unsealed Safety Office permit until shipped to a Department.  The Safety Office will amend the permit</w:t>
      </w:r>
      <w:r w:rsidR="00E261FE">
        <w:rPr>
          <w:lang w:eastAsia="en-GB"/>
        </w:rPr>
        <w:t xml:space="preserve"> to be the Department limit when shipped to the Department.</w:t>
      </w:r>
    </w:p>
    <w:p w:rsidR="00E261FE" w:rsidP="00824081" w:rsidRDefault="00E261FE" w14:paraId="6BC90B49" w14:textId="167F8143">
      <w:pPr>
        <w:spacing w:after="0"/>
        <w:rPr>
          <w:lang w:eastAsia="en-GB"/>
        </w:rPr>
      </w:pPr>
      <w:r>
        <w:rPr>
          <w:lang w:eastAsia="en-GB"/>
        </w:rPr>
        <w:t>Note: it is possible for a container to have multiple Department limits registered against it.  This will allow sources from multiple Departmental Limits e.g. from the Exempt Limit</w:t>
      </w:r>
      <w:r w:rsidR="00543913">
        <w:rPr>
          <w:lang w:eastAsia="en-GB"/>
        </w:rPr>
        <w:t>s and the Unsealed Source Limits.</w:t>
      </w:r>
    </w:p>
    <w:p w:rsidR="00824081" w:rsidP="00824081" w:rsidRDefault="00824081" w14:paraId="383D5386" w14:textId="77777777">
      <w:pPr>
        <w:spacing w:after="0"/>
        <w:rPr>
          <w:b/>
          <w:bCs/>
          <w:lang w:eastAsia="en-GB"/>
        </w:rPr>
      </w:pPr>
    </w:p>
    <w:p w:rsidRPr="00001D3E" w:rsidR="008700F2" w:rsidP="008F21AE" w:rsidRDefault="008700F2" w14:paraId="05E766D5" w14:textId="6740B3C4">
      <w:pPr>
        <w:rPr>
          <w:b/>
          <w:bCs/>
          <w:lang w:eastAsia="en-GB"/>
        </w:rPr>
      </w:pPr>
      <w:r w:rsidRPr="00001D3E">
        <w:rPr>
          <w:b/>
          <w:bCs/>
          <w:lang w:eastAsia="en-GB"/>
        </w:rPr>
        <w:t>Waste Site</w:t>
      </w:r>
    </w:p>
    <w:p w:rsidR="00D40A93" w:rsidP="008F21AE" w:rsidRDefault="00001D3E" w14:paraId="3F16EBC1" w14:textId="118244FD">
      <w:pPr>
        <w:rPr>
          <w:lang w:eastAsia="en-GB"/>
        </w:rPr>
      </w:pPr>
      <w:r>
        <w:rPr>
          <w:lang w:eastAsia="en-GB"/>
        </w:rPr>
        <w:t>The site will be where the radiological waste container is located.</w:t>
      </w:r>
    </w:p>
    <w:p w:rsidR="0023310C" w:rsidP="00824081" w:rsidRDefault="0023310C" w14:paraId="6D31F669" w14:textId="6DCF137C">
      <w:pPr>
        <w:spacing w:after="0"/>
        <w:rPr>
          <w:lang w:eastAsia="en-GB"/>
        </w:rPr>
      </w:pPr>
      <w:r>
        <w:rPr>
          <w:lang w:eastAsia="en-GB"/>
        </w:rPr>
        <w:t>Note: if the Department has a radiological waste stor</w:t>
      </w:r>
      <w:r w:rsidR="000E057C">
        <w:rPr>
          <w:lang w:eastAsia="en-GB"/>
        </w:rPr>
        <w:t>age facility, the containers will be delivered to the storage location.  The Department will be responsible for reallocating the container to the correct lab</w:t>
      </w:r>
      <w:r w:rsidR="00A419B3">
        <w:rPr>
          <w:lang w:eastAsia="en-GB"/>
        </w:rPr>
        <w:t xml:space="preserve"> as and when required.</w:t>
      </w:r>
    </w:p>
    <w:p w:rsidR="00824081" w:rsidP="00824081" w:rsidRDefault="00824081" w14:paraId="34EC8015" w14:textId="77777777">
      <w:pPr>
        <w:spacing w:after="0"/>
        <w:rPr>
          <w:b/>
          <w:bCs/>
          <w:lang w:eastAsia="en-GB"/>
        </w:rPr>
      </w:pPr>
    </w:p>
    <w:p w:rsidRPr="008D198B" w:rsidR="008700F2" w:rsidP="008F21AE" w:rsidRDefault="008700F2" w14:paraId="65115019" w14:textId="23BA160C">
      <w:pPr>
        <w:rPr>
          <w:b/>
          <w:bCs/>
          <w:lang w:eastAsia="en-GB"/>
        </w:rPr>
      </w:pPr>
      <w:r w:rsidRPr="008D198B">
        <w:rPr>
          <w:b/>
          <w:bCs/>
          <w:lang w:eastAsia="en-GB"/>
        </w:rPr>
        <w:t>Waste User</w:t>
      </w:r>
    </w:p>
    <w:p w:rsidR="007A5CF0" w:rsidP="00824081" w:rsidRDefault="007A5CF0" w14:paraId="30A235C5" w14:textId="1D3F7007">
      <w:pPr>
        <w:spacing w:after="0"/>
        <w:rPr>
          <w:lang w:eastAsia="en-GB"/>
        </w:rPr>
      </w:pPr>
      <w:r>
        <w:rPr>
          <w:lang w:eastAsia="en-GB"/>
        </w:rPr>
        <w:t>This will be a named Safety Office person until the container is shipped to a Department.  Once with the Department, the “Waste User” will be amended to be the SRPS</w:t>
      </w:r>
      <w:r w:rsidR="00883295">
        <w:rPr>
          <w:lang w:eastAsia="en-GB"/>
        </w:rPr>
        <w:t>.  The amendment will be done by the Safety Office.</w:t>
      </w:r>
    </w:p>
    <w:p w:rsidR="00824081" w:rsidP="00824081" w:rsidRDefault="00824081" w14:paraId="7954C09D" w14:textId="77777777">
      <w:pPr>
        <w:spacing w:after="0"/>
        <w:rPr>
          <w:b/>
          <w:bCs/>
          <w:lang w:eastAsia="en-GB"/>
        </w:rPr>
      </w:pPr>
    </w:p>
    <w:p w:rsidRPr="006253B1" w:rsidR="008700F2" w:rsidP="008F21AE" w:rsidRDefault="008700F2" w14:paraId="00E5C8C9" w14:textId="6FFA8888">
      <w:pPr>
        <w:rPr>
          <w:b/>
          <w:bCs/>
          <w:lang w:eastAsia="en-GB"/>
        </w:rPr>
      </w:pPr>
      <w:r w:rsidRPr="006253B1">
        <w:rPr>
          <w:b/>
          <w:bCs/>
          <w:lang w:eastAsia="en-GB"/>
        </w:rPr>
        <w:t>Templates</w:t>
      </w:r>
    </w:p>
    <w:p w:rsidR="0096239F" w:rsidP="00824081" w:rsidRDefault="0096239F" w14:paraId="7AE477DC" w14:textId="16CE1507">
      <w:pPr>
        <w:spacing w:after="0"/>
        <w:rPr>
          <w:lang w:eastAsia="en-GB"/>
        </w:rPr>
      </w:pPr>
      <w:r>
        <w:rPr>
          <w:lang w:eastAsia="en-GB"/>
        </w:rPr>
        <w:t>This is defaulted as “Oxford Waste Containers”.  Do not amend.</w:t>
      </w:r>
    </w:p>
    <w:p w:rsidR="00824081" w:rsidP="00824081" w:rsidRDefault="00824081" w14:paraId="78A4416C" w14:textId="77777777">
      <w:pPr>
        <w:spacing w:after="0"/>
        <w:rPr>
          <w:b/>
          <w:bCs/>
          <w:lang w:eastAsia="en-GB"/>
        </w:rPr>
      </w:pPr>
    </w:p>
    <w:p w:rsidRPr="006253B1" w:rsidR="008700F2" w:rsidP="008F21AE" w:rsidRDefault="008700F2" w14:paraId="24804DE6" w14:textId="436E46F0">
      <w:pPr>
        <w:rPr>
          <w:b/>
          <w:bCs/>
          <w:lang w:eastAsia="en-GB"/>
        </w:rPr>
      </w:pPr>
      <w:r w:rsidRPr="006253B1">
        <w:rPr>
          <w:b/>
          <w:bCs/>
          <w:lang w:eastAsia="en-GB"/>
        </w:rPr>
        <w:t>Models</w:t>
      </w:r>
    </w:p>
    <w:p w:rsidR="006253B1" w:rsidP="008F21AE" w:rsidRDefault="006253B1" w14:paraId="4499E977" w14:textId="1FAFECF2">
      <w:pPr>
        <w:rPr>
          <w:lang w:eastAsia="en-GB"/>
        </w:rPr>
      </w:pPr>
      <w:r>
        <w:rPr>
          <w:lang w:eastAsia="en-GB"/>
        </w:rPr>
        <w:t>This is not currently used and is displayed as part of the core functionality.</w:t>
      </w:r>
    </w:p>
    <w:p w:rsidR="00824081" w:rsidRDefault="00824081" w14:paraId="635C4C58" w14:textId="77777777">
      <w:pPr>
        <w:rPr>
          <w:lang w:eastAsia="en-GB"/>
        </w:rPr>
      </w:pPr>
      <w:r>
        <w:rPr>
          <w:lang w:eastAsia="en-GB"/>
        </w:rPr>
        <w:br w:type="page"/>
      </w:r>
    </w:p>
    <w:p w:rsidRPr="00303975" w:rsidR="00A419B3" w:rsidP="008F21AE" w:rsidRDefault="008700F2" w14:paraId="6725C4CA" w14:textId="567F0E81">
      <w:pPr>
        <w:rPr>
          <w:b/>
          <w:bCs/>
          <w:lang w:eastAsia="en-GB"/>
        </w:rPr>
      </w:pPr>
      <w:r w:rsidRPr="00303975">
        <w:rPr>
          <w:b/>
          <w:bCs/>
          <w:lang w:eastAsia="en-GB"/>
        </w:rPr>
        <w:t>Waste Container Description</w:t>
      </w:r>
    </w:p>
    <w:p w:rsidR="00CD6F07" w:rsidP="008F21AE" w:rsidRDefault="00CD6F07" w14:paraId="315D9316" w14:textId="60938C8B">
      <w:pPr>
        <w:rPr>
          <w:lang w:eastAsia="en-GB"/>
        </w:rPr>
      </w:pPr>
      <w:r>
        <w:rPr>
          <w:lang w:eastAsia="en-GB"/>
        </w:rPr>
        <w:t>This describes the activit</w:t>
      </w:r>
      <w:r w:rsidR="00930F68">
        <w:rPr>
          <w:lang w:eastAsia="en-GB"/>
        </w:rPr>
        <w:t>y for the waste container</w:t>
      </w:r>
      <w:r w:rsidR="00824081">
        <w:rPr>
          <w:lang w:eastAsia="en-GB"/>
        </w:rPr>
        <w:t>.  At the time of writing the follo</w:t>
      </w:r>
      <w:r w:rsidR="00141771">
        <w:rPr>
          <w:lang w:eastAsia="en-GB"/>
        </w:rPr>
        <w:t>wing categories are used</w:t>
      </w:r>
      <w:r w:rsidR="009473C5">
        <w:rPr>
          <w:lang w:eastAsia="en-GB"/>
        </w:rPr>
        <w:t xml:space="preserve"> to describe a container</w:t>
      </w:r>
      <w:r w:rsidR="00303975">
        <w:rPr>
          <w:lang w:eastAsia="en-GB"/>
        </w:rPr>
        <w:t xml:space="preserve"> and can be reported on separately.</w:t>
      </w:r>
    </w:p>
    <w:p w:rsidR="002D3B8B" w:rsidP="008F21AE" w:rsidRDefault="002D3B8B" w14:paraId="6FA59864" w14:textId="2AEBC586">
      <w:pPr>
        <w:rPr>
          <w:lang w:eastAsia="en-GB"/>
        </w:rPr>
      </w:pPr>
      <w:r>
        <w:rPr>
          <w:noProof/>
        </w:rPr>
        <w:drawing>
          <wp:inline distT="0" distB="0" distL="0" distR="0" wp14:anchorId="32056CB7" wp14:editId="04F7BDFC">
            <wp:extent cx="4057680" cy="3281386"/>
            <wp:effectExtent l="0" t="0" r="0" b="0"/>
            <wp:docPr id="13835094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509434" name="Picture 1" descr="A screenshot of a computer&#10;&#10;AI-generated content may be incorrect."/>
                    <pic:cNvPicPr/>
                  </pic:nvPicPr>
                  <pic:blipFill>
                    <a:blip r:embed="rId109"/>
                    <a:stretch>
                      <a:fillRect/>
                    </a:stretch>
                  </pic:blipFill>
                  <pic:spPr>
                    <a:xfrm>
                      <a:off x="0" y="0"/>
                      <a:ext cx="4057680" cy="3281386"/>
                    </a:xfrm>
                    <a:prstGeom prst="rect">
                      <a:avLst/>
                    </a:prstGeom>
                  </pic:spPr>
                </pic:pic>
              </a:graphicData>
            </a:graphic>
          </wp:inline>
        </w:drawing>
      </w:r>
    </w:p>
    <w:p w:rsidR="008F21AE" w:rsidP="00AF68C5" w:rsidRDefault="00BD4271" w14:paraId="6B381661" w14:textId="188A7D81">
      <w:pPr>
        <w:pStyle w:val="Heading3"/>
        <w:rPr>
          <w:lang w:eastAsia="en-GB"/>
        </w:rPr>
      </w:pPr>
      <w:bookmarkStart w:name="_Toc196918319" w:id="54"/>
      <w:r>
        <w:rPr>
          <w:lang w:eastAsia="en-GB"/>
        </w:rPr>
        <w:t>Accumulation Date</w:t>
      </w:r>
      <w:bookmarkEnd w:id="54"/>
    </w:p>
    <w:p w:rsidRPr="00AF68C5" w:rsidR="00AF68C5" w:rsidP="00AF68C5" w:rsidRDefault="00811B82" w14:paraId="482436DB" w14:textId="1CE990AD">
      <w:pPr>
        <w:rPr>
          <w:lang w:eastAsia="en-GB"/>
        </w:rPr>
      </w:pPr>
      <w:r>
        <w:rPr>
          <w:lang w:eastAsia="en-GB"/>
        </w:rPr>
        <w:t>Note: the “Accumulation Date” on the container is the date</w:t>
      </w:r>
      <w:r w:rsidR="00FB74EC">
        <w:rPr>
          <w:lang w:eastAsia="en-GB"/>
        </w:rPr>
        <w:t xml:space="preserve"> on which to</w:t>
      </w:r>
      <w:r w:rsidR="00722889">
        <w:rPr>
          <w:lang w:eastAsia="en-GB"/>
        </w:rPr>
        <w:t xml:space="preserve"> base the calculation </w:t>
      </w:r>
      <w:r w:rsidR="00FB74EC">
        <w:rPr>
          <w:lang w:eastAsia="en-GB"/>
        </w:rPr>
        <w:t>for “life” of the bin.  The accumulation date will be set</w:t>
      </w:r>
      <w:r w:rsidR="00490084">
        <w:rPr>
          <w:lang w:eastAsia="en-GB"/>
        </w:rPr>
        <w:t xml:space="preserve"> once the first waste is added to the waste container. i.e. the 12 month counter will start from this point.  </w:t>
      </w:r>
      <w:r w:rsidR="00A61C72">
        <w:rPr>
          <w:lang w:eastAsia="en-GB"/>
        </w:rPr>
        <w:t>(</w:t>
      </w:r>
      <w:r w:rsidR="00E96957">
        <w:rPr>
          <w:lang w:eastAsia="en-GB"/>
        </w:rPr>
        <w:t xml:space="preserve">i.e. this is nothing to do with the status of opening or closing the bin).  </w:t>
      </w:r>
      <w:r w:rsidRPr="00E96957" w:rsidR="00490084">
        <w:rPr>
          <w:b/>
          <w:bCs/>
          <w:lang w:eastAsia="en-GB"/>
        </w:rPr>
        <w:t xml:space="preserve">The </w:t>
      </w:r>
      <w:r w:rsidRPr="00E96957" w:rsidR="0060554A">
        <w:rPr>
          <w:b/>
          <w:bCs/>
          <w:lang w:eastAsia="en-GB"/>
        </w:rPr>
        <w:t xml:space="preserve">accumulation date should always be based on the </w:t>
      </w:r>
      <w:r w:rsidRPr="00E96957" w:rsidR="008C4475">
        <w:rPr>
          <w:b/>
          <w:bCs/>
          <w:lang w:eastAsia="en-GB"/>
        </w:rPr>
        <w:t xml:space="preserve">date </w:t>
      </w:r>
      <w:r w:rsidRPr="00E96957" w:rsidR="003F0FC8">
        <w:rPr>
          <w:b/>
          <w:bCs/>
          <w:lang w:eastAsia="en-GB"/>
        </w:rPr>
        <w:t>of the oldest entry to the bin.</w:t>
      </w:r>
      <w:r w:rsidR="00557CDE">
        <w:rPr>
          <w:lang w:eastAsia="en-GB"/>
        </w:rPr>
        <w:t xml:space="preserve">  </w:t>
      </w:r>
      <w:r w:rsidRPr="00E96957" w:rsidR="00557CDE">
        <w:rPr>
          <w:i/>
          <w:iCs/>
          <w:lang w:eastAsia="en-GB"/>
        </w:rPr>
        <w:t>Note: it is possible for the date to be overridden by bin transaction activity. i.e.</w:t>
      </w:r>
      <w:r w:rsidRPr="00E96957" w:rsidR="004422F4">
        <w:rPr>
          <w:i/>
          <w:iCs/>
          <w:lang w:eastAsia="en-GB"/>
        </w:rPr>
        <w:t xml:space="preserve"> emptying another container into an existing container</w:t>
      </w:r>
      <w:r w:rsidRPr="00E96957" w:rsidR="00A61C72">
        <w:rPr>
          <w:i/>
          <w:iCs/>
          <w:lang w:eastAsia="en-GB"/>
        </w:rPr>
        <w:t>.</w:t>
      </w:r>
      <w:r w:rsidR="00A61C72">
        <w:rPr>
          <w:lang w:eastAsia="en-GB"/>
        </w:rPr>
        <w:t xml:space="preserve">  Please ensure that the date always reflects the date of the oldest transaction into the waste container.</w:t>
      </w:r>
    </w:p>
    <w:p w:rsidR="00BD4271" w:rsidP="008F21AE" w:rsidRDefault="00AF68C5" w14:paraId="7D59639E" w14:textId="257BD438">
      <w:pPr>
        <w:rPr>
          <w:lang w:eastAsia="en-GB"/>
        </w:rPr>
      </w:pPr>
      <w:r>
        <w:rPr>
          <w:noProof/>
        </w:rPr>
        <w:drawing>
          <wp:inline distT="0" distB="0" distL="0" distR="0" wp14:anchorId="1A8932E6" wp14:editId="474C6497">
            <wp:extent cx="4255200" cy="2614201"/>
            <wp:effectExtent l="0" t="0" r="0" b="0"/>
            <wp:docPr id="11711523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152306" name="Picture 1" descr="A screenshot of a computer&#10;&#10;AI-generated content may be incorrect."/>
                    <pic:cNvPicPr/>
                  </pic:nvPicPr>
                  <pic:blipFill>
                    <a:blip r:embed="rId110"/>
                    <a:stretch>
                      <a:fillRect/>
                    </a:stretch>
                  </pic:blipFill>
                  <pic:spPr>
                    <a:xfrm>
                      <a:off x="0" y="0"/>
                      <a:ext cx="4265968" cy="2620816"/>
                    </a:xfrm>
                    <a:prstGeom prst="rect">
                      <a:avLst/>
                    </a:prstGeom>
                  </pic:spPr>
                </pic:pic>
              </a:graphicData>
            </a:graphic>
          </wp:inline>
        </w:drawing>
      </w:r>
    </w:p>
    <w:p w:rsidR="00345F32" w:rsidP="00D503C0" w:rsidRDefault="00D503C0" w14:paraId="24014E32" w14:textId="032262B8">
      <w:pPr>
        <w:pStyle w:val="Heading1"/>
      </w:pPr>
      <w:r>
        <w:t xml:space="preserve"> </w:t>
      </w:r>
      <w:bookmarkStart w:name="_Toc196918320" w:id="55"/>
      <w:r w:rsidR="00F822E5">
        <w:t>Sealed Source</w:t>
      </w:r>
      <w:bookmarkEnd w:id="36"/>
      <w:bookmarkEnd w:id="47"/>
      <w:r>
        <w:t xml:space="preserve"> Inventory</w:t>
      </w:r>
      <w:bookmarkEnd w:id="55"/>
    </w:p>
    <w:p w:rsidR="002351FD" w:rsidRDefault="063F5541" w14:paraId="550450C3" w14:textId="6CAC1D36">
      <w:r>
        <w:t>A sealed source may be held</w:t>
      </w:r>
      <w:r w:rsidR="20E9019E">
        <w:t xml:space="preserve"> </w:t>
      </w:r>
      <w:r w:rsidR="0128A304">
        <w:t>under</w:t>
      </w:r>
      <w:r w:rsidR="20E9019E">
        <w:t xml:space="preserve"> EA </w:t>
      </w:r>
      <w:commentRangeStart w:id="56"/>
      <w:commentRangeStart w:id="57"/>
      <w:r w:rsidR="3C7C6BDB">
        <w:t>Permit</w:t>
      </w:r>
      <w:r w:rsidR="7543FDA1">
        <w:t xml:space="preserve"> conditions and recorded in the system</w:t>
      </w:r>
      <w:r w:rsidR="3C7C6BDB">
        <w:t xml:space="preserve"> </w:t>
      </w:r>
      <w:commentRangeEnd w:id="56"/>
      <w:r>
        <w:rPr>
          <w:rStyle w:val="CommentReference"/>
        </w:rPr>
        <w:commentReference w:id="56"/>
      </w:r>
      <w:commentRangeEnd w:id="57"/>
      <w:r>
        <w:rPr>
          <w:rStyle w:val="CommentReference"/>
        </w:rPr>
        <w:commentReference w:id="57"/>
      </w:r>
      <w:r>
        <w:t xml:space="preserve">as a </w:t>
      </w:r>
      <w:r w:rsidR="4F915B42">
        <w:t>R</w:t>
      </w:r>
      <w:r>
        <w:t xml:space="preserve">egistered </w:t>
      </w:r>
      <w:r w:rsidR="55A62941">
        <w:t>S</w:t>
      </w:r>
      <w:r>
        <w:t xml:space="preserve">ealed </w:t>
      </w:r>
      <w:r w:rsidR="55A62941">
        <w:t>S</w:t>
      </w:r>
      <w:r>
        <w:t>ource</w:t>
      </w:r>
      <w:r w:rsidR="41E83A31">
        <w:t xml:space="preserve"> Department Limit </w:t>
      </w:r>
      <w:r w:rsidR="55DF8C92">
        <w:t xml:space="preserve">or a Category 5 </w:t>
      </w:r>
      <w:r w:rsidR="398343C7">
        <w:t>Department Limit</w:t>
      </w:r>
      <w:r w:rsidR="1CA02B78">
        <w:t>.</w:t>
      </w:r>
      <w:r w:rsidR="4ADC0D51">
        <w:t xml:space="preserve">  If the activity limit is low enough, the </w:t>
      </w:r>
      <w:r w:rsidR="67553A81">
        <w:t>S</w:t>
      </w:r>
      <w:r w:rsidR="4ADC0D51">
        <w:t xml:space="preserve">ealed </w:t>
      </w:r>
      <w:r w:rsidR="67553A81">
        <w:t>S</w:t>
      </w:r>
      <w:r w:rsidR="4ADC0D51">
        <w:t xml:space="preserve">ource may be exempt from EA </w:t>
      </w:r>
      <w:r w:rsidR="5DD4EFE1">
        <w:t>Department</w:t>
      </w:r>
      <w:r w:rsidR="55A62941">
        <w:t xml:space="preserve"> </w:t>
      </w:r>
      <w:r w:rsidR="5DD4EFE1">
        <w:t xml:space="preserve">limits </w:t>
      </w:r>
      <w:r w:rsidR="55A62941">
        <w:t xml:space="preserve">and will be held on the system </w:t>
      </w:r>
      <w:r w:rsidR="259C2AFC">
        <w:t>under the Exemption Order</w:t>
      </w:r>
      <w:r w:rsidR="52485F85">
        <w:t xml:space="preserve"> </w:t>
      </w:r>
      <w:r w:rsidR="6D9BA5AD">
        <w:t>Department</w:t>
      </w:r>
      <w:r w:rsidR="52485F85">
        <w:t xml:space="preserve"> limit.</w:t>
      </w:r>
    </w:p>
    <w:p w:rsidR="00D74B19" w:rsidRDefault="002E05B1" w14:paraId="4C0628CC" w14:textId="3A9555EF">
      <w:r>
        <w:t>Assumptions:</w:t>
      </w:r>
    </w:p>
    <w:p w:rsidR="002E05B1" w:rsidP="008B10CB" w:rsidRDefault="002F471D" w14:paraId="5C284BEC" w14:textId="7AFCCB1D">
      <w:pPr>
        <w:pStyle w:val="ListParagraph"/>
        <w:numPr>
          <w:ilvl w:val="0"/>
          <w:numId w:val="8"/>
        </w:numPr>
      </w:pPr>
      <w:r>
        <w:t>The Safety Office will add all Sealed Sources to the system</w:t>
      </w:r>
      <w:r w:rsidR="00F8407C">
        <w:t>.</w:t>
      </w:r>
    </w:p>
    <w:p w:rsidR="00F8407C" w:rsidP="008B10CB" w:rsidRDefault="00A97ACA" w14:paraId="2C369018" w14:textId="32728EFF">
      <w:pPr>
        <w:pStyle w:val="ListParagraph"/>
        <w:numPr>
          <w:ilvl w:val="0"/>
          <w:numId w:val="8"/>
        </w:numPr>
      </w:pPr>
      <w:r>
        <w:t xml:space="preserve">The Department SRPS </w:t>
      </w:r>
      <w:r w:rsidR="00110950">
        <w:t>is accountable for the Sealed Source and will be cited as the Owner of the Sealed Source in the system.</w:t>
      </w:r>
    </w:p>
    <w:p w:rsidR="006316AD" w:rsidP="008B10CB" w:rsidRDefault="006316AD" w14:paraId="41ABEF2F" w14:textId="2F1832FB">
      <w:pPr>
        <w:pStyle w:val="ListParagraph"/>
        <w:numPr>
          <w:ilvl w:val="0"/>
          <w:numId w:val="8"/>
        </w:numPr>
      </w:pPr>
      <w:r>
        <w:t xml:space="preserve">The Sealed Source will be assigned to a </w:t>
      </w:r>
      <w:r w:rsidR="00121773">
        <w:t>Room or a Lab as a home location.</w:t>
      </w:r>
    </w:p>
    <w:p w:rsidR="00121773" w:rsidP="008B10CB" w:rsidRDefault="004730E8" w14:paraId="1F2CD266" w14:textId="2CE5B784">
      <w:pPr>
        <w:pStyle w:val="ListParagraph"/>
        <w:numPr>
          <w:ilvl w:val="0"/>
          <w:numId w:val="8"/>
        </w:numPr>
      </w:pPr>
      <w:r>
        <w:t>The Safety Office and the SRPS may enter Leak Test data against the Sealed Source.</w:t>
      </w:r>
    </w:p>
    <w:p w:rsidR="00DA0F69" w:rsidP="008B10CB" w:rsidRDefault="00DA0F69" w14:paraId="2520FCD1" w14:textId="1F0AA877">
      <w:pPr>
        <w:pStyle w:val="ListParagraph"/>
        <w:numPr>
          <w:ilvl w:val="0"/>
          <w:numId w:val="8"/>
        </w:numPr>
      </w:pPr>
      <w:r>
        <w:t xml:space="preserve">The Safety Office and the SRPS will be enabled to maintain all data </w:t>
      </w:r>
      <w:r w:rsidR="0049552E">
        <w:t>in regard to a Sealed Source.</w:t>
      </w:r>
    </w:p>
    <w:p w:rsidR="004E1B49" w:rsidP="008B10CB" w:rsidRDefault="004E1B49" w14:paraId="5F8EA768" w14:textId="31D3C35B">
      <w:pPr>
        <w:pStyle w:val="ListParagraph"/>
        <w:numPr>
          <w:ilvl w:val="0"/>
          <w:numId w:val="8"/>
        </w:numPr>
      </w:pPr>
      <w:r>
        <w:t>Sealed Sources are not disposed of</w:t>
      </w:r>
      <w:r w:rsidR="005B0BA1">
        <w:t xml:space="preserve"> as there is no facility within </w:t>
      </w:r>
      <w:r w:rsidR="55972719">
        <w:t>Department</w:t>
      </w:r>
      <w:r w:rsidR="005B0BA1">
        <w:t xml:space="preserve"> to disposed of Sealed Sources.</w:t>
      </w:r>
    </w:p>
    <w:p w:rsidR="00716C0D" w:rsidP="008B10CB" w:rsidRDefault="005B0BA1" w14:paraId="18130EC2" w14:textId="7B3C6425">
      <w:pPr>
        <w:pStyle w:val="ListParagraph"/>
        <w:numPr>
          <w:ilvl w:val="0"/>
          <w:numId w:val="8"/>
        </w:numPr>
      </w:pPr>
      <w:r>
        <w:t xml:space="preserve">The </w:t>
      </w:r>
      <w:commentRangeStart w:id="58"/>
      <w:r>
        <w:t xml:space="preserve">Safety Office will have permission to Archive a Sealed Source </w:t>
      </w:r>
      <w:commentRangeEnd w:id="58"/>
      <w:r w:rsidR="00DE5C11">
        <w:rPr>
          <w:rStyle w:val="CommentReference"/>
          <w:rFonts w:eastAsiaTheme="minorHAnsi"/>
        </w:rPr>
        <w:commentReference w:id="58"/>
      </w:r>
      <w:r>
        <w:t xml:space="preserve">in order to remove it from </w:t>
      </w:r>
      <w:r w:rsidR="006F5CDF">
        <w:t xml:space="preserve">live </w:t>
      </w:r>
      <w:r>
        <w:t>Inventory</w:t>
      </w:r>
      <w:r w:rsidR="006F5CDF">
        <w:t xml:space="preserve"> and reporting.  It will </w:t>
      </w:r>
      <w:r w:rsidR="00C57C12">
        <w:t xml:space="preserve">be visible as archived data.  </w:t>
      </w:r>
      <w:r w:rsidR="00C750AB">
        <w:t>Note: archiving of Sealed Sources is considered a rare occurrence.</w:t>
      </w:r>
    </w:p>
    <w:p w:rsidR="005B0BA1" w:rsidP="008B10CB" w:rsidRDefault="00C57C12" w14:paraId="15FC029F" w14:textId="4729579D">
      <w:pPr>
        <w:pStyle w:val="ListParagraph"/>
        <w:numPr>
          <w:ilvl w:val="0"/>
          <w:numId w:val="8"/>
        </w:numPr>
      </w:pPr>
      <w:r>
        <w:t>It will not be possible to delete the Sealed Source</w:t>
      </w:r>
      <w:r w:rsidR="00716C0D">
        <w:t>.</w:t>
      </w:r>
    </w:p>
    <w:p w:rsidR="002A7CDE" w:rsidRDefault="002A7CDE" w14:paraId="75C6FD12" w14:textId="4AB0B608">
      <w:pPr>
        <w:rPr>
          <w:rFonts w:eastAsia="Noto Serif" w:cs="Noto Serif"/>
          <w:color w:val="2F5496" w:themeColor="accent1" w:themeShade="BF"/>
          <w:highlight w:val="lightGray"/>
        </w:rPr>
      </w:pPr>
    </w:p>
    <w:p w:rsidRPr="00407B72" w:rsidR="00407B72" w:rsidP="006D6B66" w:rsidRDefault="00407B72" w14:paraId="4CB785BB" w14:textId="003E9E61">
      <w:pPr>
        <w:sectPr w:rsidRPr="00407B72" w:rsidR="00407B72" w:rsidSect="00A3607F">
          <w:footerReference w:type="default" r:id="rId111"/>
          <w:pgSz w:w="11906" w:h="16838" w:orient="portrait"/>
          <w:pgMar w:top="1077" w:right="1048" w:bottom="993" w:left="1077" w:header="709" w:footer="0" w:gutter="0"/>
          <w:cols w:space="708"/>
          <w:docGrid w:linePitch="360"/>
        </w:sectPr>
      </w:pPr>
      <w:bookmarkStart w:name="_Toc188606891" w:id="60"/>
    </w:p>
    <w:p w:rsidR="00807BC2" w:rsidP="004A5AB8" w:rsidRDefault="00807BC2" w14:paraId="0B78FC95" w14:textId="20624A3E">
      <w:pPr>
        <w:pStyle w:val="Heading3"/>
      </w:pPr>
      <w:bookmarkStart w:name="_Toc196918321" w:id="61"/>
      <w:r>
        <w:t>Add Sealed Source</w:t>
      </w:r>
      <w:bookmarkEnd w:id="60"/>
      <w:bookmarkEnd w:id="61"/>
    </w:p>
    <w:p w:rsidRPr="00A071AB" w:rsidR="00A071AB" w:rsidP="00A071AB" w:rsidRDefault="00CB5D79" w14:paraId="1394AD42" w14:textId="351F9E3A">
      <w:r>
        <w:rPr>
          <w:noProof/>
        </w:rPr>
        <w:object w:dxaOrig="21436" w:dyaOrig="7006" w14:anchorId="3D0FDA05">
          <v:shape id="_x0000_i1026" style="width:714pt;height:228.75pt" o:ole="" type="#_x0000_t75">
            <v:imagedata o:title="" r:id="rId112"/>
          </v:shape>
          <o:OLEObject Type="Embed" ProgID="Visio.Drawing.15" ShapeID="_x0000_i1026" DrawAspect="Content" ObjectID="_1807505748" r:id="rId113"/>
        </w:object>
      </w:r>
    </w:p>
    <w:p w:rsidR="003B3481" w:rsidP="00101A75" w:rsidRDefault="003B3481" w14:paraId="6AFDC77A" w14:textId="29D6B001"/>
    <w:p w:rsidR="00C43570" w:rsidRDefault="00C43570" w14:paraId="3B3B29BD" w14:textId="6C6123BD"/>
    <w:p w:rsidR="00722507" w:rsidP="00101A75" w:rsidRDefault="00722507" w14:paraId="65A50CB5" w14:textId="77777777">
      <w:pPr>
        <w:sectPr w:rsidR="00722507" w:rsidSect="00722507">
          <w:footerReference w:type="default" r:id="rId114"/>
          <w:pgSz w:w="16838" w:h="11906" w:orient="landscape"/>
          <w:pgMar w:top="1048" w:right="993" w:bottom="1077" w:left="1077" w:header="709" w:footer="0" w:gutter="0"/>
          <w:cols w:space="708"/>
          <w:docGrid w:linePitch="360"/>
        </w:sectPr>
      </w:pPr>
    </w:p>
    <w:p w:rsidR="00664A23" w:rsidP="00664A23" w:rsidRDefault="00664A23" w14:paraId="54E508C0" w14:textId="77777777">
      <w:pPr>
        <w:rPr>
          <w:lang w:eastAsia="en-GB"/>
        </w:rPr>
      </w:pPr>
      <w:r>
        <w:rPr>
          <w:lang w:eastAsia="en-GB"/>
        </w:rPr>
        <w:t>Action</w:t>
      </w:r>
      <w:r>
        <w:tab/>
      </w:r>
    </w:p>
    <w:p w:rsidR="00664A23" w:rsidP="0033098E" w:rsidRDefault="00664A23" w14:paraId="0E22878A" w14:textId="0DC3BA97">
      <w:pPr>
        <w:pStyle w:val="ListParagraph"/>
        <w:numPr>
          <w:ilvl w:val="2"/>
          <w:numId w:val="12"/>
        </w:numPr>
        <w:ind w:left="426"/>
      </w:pPr>
      <w:r>
        <w:rPr>
          <w:lang w:eastAsia="en-GB"/>
        </w:rPr>
        <w:t>Click on the Sealed Sources tile to open the Unsealed Source inventory.</w:t>
      </w:r>
      <w:r w:rsidR="004618E9">
        <w:rPr>
          <w:lang w:eastAsia="en-GB"/>
        </w:rPr>
        <w:br/>
      </w:r>
      <w:r>
        <w:rPr>
          <w:lang w:eastAsia="en-GB"/>
        </w:rPr>
        <w:br/>
      </w:r>
      <w:r>
        <w:rPr>
          <w:noProof/>
        </w:rPr>
        <w:drawing>
          <wp:inline distT="0" distB="0" distL="0" distR="0" wp14:anchorId="1DAA63D7" wp14:editId="2CC4F517">
            <wp:extent cx="2535568" cy="1282700"/>
            <wp:effectExtent l="0" t="0" r="0" b="0"/>
            <wp:docPr id="393650066" name="Picture 1" descr="A black padlock with a 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650066" name="Picture 1" descr="A black padlock with a circle&#10;&#10;AI-generated content may be incorrect."/>
                    <pic:cNvPicPr/>
                  </pic:nvPicPr>
                  <pic:blipFill>
                    <a:blip r:embed="rId115"/>
                    <a:stretch>
                      <a:fillRect/>
                    </a:stretch>
                  </pic:blipFill>
                  <pic:spPr>
                    <a:xfrm>
                      <a:off x="0" y="0"/>
                      <a:ext cx="2541032" cy="1285464"/>
                    </a:xfrm>
                    <a:prstGeom prst="rect">
                      <a:avLst/>
                    </a:prstGeom>
                  </pic:spPr>
                </pic:pic>
              </a:graphicData>
            </a:graphic>
          </wp:inline>
        </w:drawing>
      </w:r>
    </w:p>
    <w:p w:rsidR="002A7CDE" w:rsidP="007A7F25" w:rsidRDefault="007A7F25" w14:paraId="62D5C6FF" w14:textId="72A7884C">
      <w:pPr>
        <w:pStyle w:val="ListParagraph"/>
      </w:pPr>
      <w:r>
        <w:t>Note: t</w:t>
      </w:r>
      <w:r w:rsidR="00CC0FA7">
        <w:t>he sealed source module</w:t>
      </w:r>
      <w:r w:rsidR="001D361B">
        <w:t xml:space="preserve"> landing page </w:t>
      </w:r>
      <w:r w:rsidR="00131CDF">
        <w:t>opens and displays all active sealed sources for the Department.</w:t>
      </w:r>
    </w:p>
    <w:p w:rsidR="005032CF" w:rsidP="00A83EDF" w:rsidRDefault="00890041" w14:paraId="6ACDE249" w14:textId="05F90415">
      <w:pPr>
        <w:pStyle w:val="ListParagraph"/>
        <w:numPr>
          <w:ilvl w:val="2"/>
          <w:numId w:val="12"/>
        </w:numPr>
        <w:ind w:left="426"/>
      </w:pPr>
      <w:r>
        <w:t>Click Add Source</w:t>
      </w:r>
      <w:r w:rsidR="00C21234">
        <w:br/>
      </w:r>
    </w:p>
    <w:p w:rsidR="00EC35DF" w:rsidP="007A7F25" w:rsidRDefault="002D2728" w14:paraId="395FA900" w14:textId="0EFA8B94">
      <w:pPr>
        <w:spacing w:after="0"/>
      </w:pPr>
      <w:r>
        <w:rPr>
          <w:noProof/>
        </w:rPr>
        <w:drawing>
          <wp:inline distT="0" distB="0" distL="0" distR="0" wp14:anchorId="3CC9559A" wp14:editId="0E3FA4A6">
            <wp:extent cx="6063917" cy="577516"/>
            <wp:effectExtent l="0" t="0" r="0" b="0"/>
            <wp:docPr id="49388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88480" name=""/>
                    <pic:cNvPicPr/>
                  </pic:nvPicPr>
                  <pic:blipFill>
                    <a:blip r:embed="rId116"/>
                    <a:stretch>
                      <a:fillRect/>
                    </a:stretch>
                  </pic:blipFill>
                  <pic:spPr>
                    <a:xfrm>
                      <a:off x="0" y="0"/>
                      <a:ext cx="6215395" cy="591943"/>
                    </a:xfrm>
                    <a:prstGeom prst="rect">
                      <a:avLst/>
                    </a:prstGeom>
                  </pic:spPr>
                </pic:pic>
              </a:graphicData>
            </a:graphic>
          </wp:inline>
        </w:drawing>
      </w:r>
    </w:p>
    <w:p w:rsidR="000D0AE5" w:rsidP="007A7F25" w:rsidRDefault="007A7F25" w14:paraId="499A30E7" w14:textId="3A99BD29">
      <w:pPr>
        <w:spacing w:after="240"/>
      </w:pPr>
      <w:r>
        <w:br/>
      </w:r>
      <w:r w:rsidR="00327C49">
        <w:t>Input the relevant data</w:t>
      </w:r>
      <w:r w:rsidR="00311C75">
        <w:t xml:space="preserve"> – example as</w:t>
      </w:r>
      <w:r w:rsidR="002C0E82">
        <w:t xml:space="preserve"> follows.</w:t>
      </w:r>
      <w:r w:rsidR="00EB2634">
        <w:t xml:space="preserve">  Note: the top half of the screen are required fields.</w:t>
      </w:r>
    </w:p>
    <w:p w:rsidR="00262A4B" w:rsidP="00327C49" w:rsidRDefault="008C1B1A" w14:paraId="78E97D3F" w14:textId="27E56C74">
      <w:r>
        <w:rPr>
          <w:noProof/>
        </w:rPr>
        <w:drawing>
          <wp:inline distT="0" distB="0" distL="0" distR="0" wp14:anchorId="05B68A79" wp14:editId="41154396">
            <wp:extent cx="6075485" cy="4275342"/>
            <wp:effectExtent l="0" t="0" r="1905" b="0"/>
            <wp:docPr id="5688710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871093" name="Picture 1" descr="A screenshot of a computer&#10;&#10;AI-generated content may be incorrect."/>
                    <pic:cNvPicPr/>
                  </pic:nvPicPr>
                  <pic:blipFill>
                    <a:blip r:embed="rId117"/>
                    <a:stretch>
                      <a:fillRect/>
                    </a:stretch>
                  </pic:blipFill>
                  <pic:spPr>
                    <a:xfrm>
                      <a:off x="0" y="0"/>
                      <a:ext cx="6105000" cy="4296112"/>
                    </a:xfrm>
                    <a:prstGeom prst="rect">
                      <a:avLst/>
                    </a:prstGeom>
                  </pic:spPr>
                </pic:pic>
              </a:graphicData>
            </a:graphic>
          </wp:inline>
        </w:drawing>
      </w:r>
      <w:r w:rsidR="00CA5DB3">
        <w:rPr>
          <w:noProof/>
        </w:rPr>
        <mc:AlternateContent>
          <mc:Choice Requires="wps">
            <w:drawing>
              <wp:anchor distT="0" distB="0" distL="114300" distR="114300" simplePos="0" relativeHeight="251658386" behindDoc="0" locked="0" layoutInCell="1" allowOverlap="1" wp14:anchorId="258F6295" wp14:editId="7E5E52BA">
                <wp:simplePos x="0" y="0"/>
                <wp:positionH relativeFrom="column">
                  <wp:posOffset>-346148</wp:posOffset>
                </wp:positionH>
                <wp:positionV relativeFrom="paragraph">
                  <wp:posOffset>3944746</wp:posOffset>
                </wp:positionV>
                <wp:extent cx="193675" cy="186055"/>
                <wp:effectExtent l="0" t="0" r="15875" b="23495"/>
                <wp:wrapNone/>
                <wp:docPr id="1216811769" name="Oval 14"/>
                <wp:cNvGraphicFramePr/>
                <a:graphic xmlns:a="http://schemas.openxmlformats.org/drawingml/2006/main">
                  <a:graphicData uri="http://schemas.microsoft.com/office/word/2010/wordprocessingShape">
                    <wps:wsp>
                      <wps:cNvSpPr/>
                      <wps:spPr>
                        <a:xfrm>
                          <a:off x="0" y="0"/>
                          <a:ext cx="193675" cy="18605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Pr="00186FC4" w:rsidR="00CA5DB3" w:rsidP="00CA5DB3" w:rsidRDefault="00CA5DB3" w14:paraId="4AA2BC7B" w14:textId="10FE168B">
                            <w:pPr>
                              <w:jc w:val="center"/>
                              <w:rPr>
                                <w:sz w:val="16"/>
                                <w:szCs w:val="16"/>
                              </w:rPr>
                            </w:pPr>
                            <w:r>
                              <w:rPr>
                                <w:sz w:val="16"/>
                                <w:szCs w:val="16"/>
                              </w:rPr>
                              <w:t>8</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dec="http://schemas.microsoft.com/office/drawing/2017/decorative" xmlns:a="http://schemas.openxmlformats.org/drawingml/2006/main">
            <w:pict w14:anchorId="662C4266">
              <v:oval id="_x0000_s1164" style="position:absolute;margin-left:-27.25pt;margin-top:310.6pt;width:15.25pt;height:14.65pt;z-index:25165838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4472c4 [3204]" strokecolor="#09101d [484]" strokeweight="1pt" w14:anchorId="258F6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">
                <v:stroke joinstyle="miter"/>
                <v:textbox inset="0,0,0,0">
                  <w:txbxContent>
                    <w:p w:rsidRPr="00186FC4" w:rsidR="00CA5DB3" w:rsidP="00CA5DB3" w:rsidRDefault="00CA5DB3" w14:paraId="3C6C8592" w14:textId="10FE168B">
                      <w:pPr>
                        <w:jc w:val="center"/>
                        <w:rPr>
                          <w:sz w:val="16"/>
                          <w:szCs w:val="16"/>
                        </w:rPr>
                      </w:pPr>
                      <w:r>
                        <w:rPr>
                          <w:sz w:val="16"/>
                          <w:szCs w:val="16"/>
                        </w:rPr>
                        <w:t>8</w:t>
                      </w:r>
                    </w:p>
                  </w:txbxContent>
                </v:textbox>
              </v:oval>
            </w:pict>
          </mc:Fallback>
        </mc:AlternateContent>
      </w:r>
      <w:r w:rsidR="00CA5DB3">
        <w:rPr>
          <w:noProof/>
        </w:rPr>
        <mc:AlternateContent>
          <mc:Choice Requires="wps">
            <w:drawing>
              <wp:anchor distT="0" distB="0" distL="114300" distR="114300" simplePos="0" relativeHeight="251658379" behindDoc="0" locked="0" layoutInCell="1" allowOverlap="1" wp14:anchorId="7027FC39" wp14:editId="32B70891">
                <wp:simplePos x="0" y="0"/>
                <wp:positionH relativeFrom="column">
                  <wp:posOffset>-355164</wp:posOffset>
                </wp:positionH>
                <wp:positionV relativeFrom="paragraph">
                  <wp:posOffset>66832</wp:posOffset>
                </wp:positionV>
                <wp:extent cx="193675" cy="186055"/>
                <wp:effectExtent l="0" t="0" r="15875" b="23495"/>
                <wp:wrapNone/>
                <wp:docPr id="1722918746" name="Oval 14"/>
                <wp:cNvGraphicFramePr/>
                <a:graphic xmlns:a="http://schemas.openxmlformats.org/drawingml/2006/main">
                  <a:graphicData uri="http://schemas.microsoft.com/office/word/2010/wordprocessingShape">
                    <wps:wsp>
                      <wps:cNvSpPr/>
                      <wps:spPr>
                        <a:xfrm>
                          <a:off x="0" y="0"/>
                          <a:ext cx="193675" cy="18605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Pr="00186FC4" w:rsidR="00210BC1" w:rsidP="00210BC1" w:rsidRDefault="00210BC1" w14:paraId="37494281" w14:textId="77777777">
                            <w:pPr>
                              <w:jc w:val="center"/>
                              <w:rPr>
                                <w:sz w:val="16"/>
                                <w:szCs w:val="16"/>
                              </w:rPr>
                            </w:pPr>
                            <w:r>
                              <w:rPr>
                                <w:sz w:val="16"/>
                                <w:szCs w:val="16"/>
                              </w:rPr>
                              <w:t>1</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dec="http://schemas.microsoft.com/office/drawing/2017/decorative" xmlns:a="http://schemas.openxmlformats.org/drawingml/2006/main">
            <w:pict w14:anchorId="0AB8756F">
              <v:oval id="_x0000_s1165" style="position:absolute;margin-left:-27.95pt;margin-top:5.25pt;width:15.25pt;height:14.65pt;z-index:25165837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4472c4 [3204]" strokecolor="#09101d [484]" strokeweight="1pt" w14:anchorId="7027FC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">
                <v:stroke joinstyle="miter"/>
                <v:textbox inset="0,0,0,0">
                  <w:txbxContent>
                    <w:p w:rsidRPr="00186FC4" w:rsidR="00210BC1" w:rsidP="00210BC1" w:rsidRDefault="00210BC1" w14:paraId="39507054" w14:textId="77777777">
                      <w:pPr>
                        <w:jc w:val="center"/>
                        <w:rPr>
                          <w:sz w:val="16"/>
                          <w:szCs w:val="16"/>
                        </w:rPr>
                      </w:pPr>
                      <w:r>
                        <w:rPr>
                          <w:sz w:val="16"/>
                          <w:szCs w:val="16"/>
                        </w:rPr>
                        <w:t>1</w:t>
                      </w:r>
                    </w:p>
                  </w:txbxContent>
                </v:textbox>
              </v:oval>
            </w:pict>
          </mc:Fallback>
        </mc:AlternateContent>
      </w:r>
      <w:r w:rsidR="00CA5DB3">
        <w:rPr>
          <w:noProof/>
        </w:rPr>
        <mc:AlternateContent>
          <mc:Choice Requires="wps">
            <w:drawing>
              <wp:anchor distT="0" distB="0" distL="114300" distR="114300" simplePos="0" relativeHeight="251658385" behindDoc="0" locked="0" layoutInCell="1" allowOverlap="1" wp14:anchorId="072AEBBA" wp14:editId="538D6D20">
                <wp:simplePos x="0" y="0"/>
                <wp:positionH relativeFrom="column">
                  <wp:posOffset>-355484</wp:posOffset>
                </wp:positionH>
                <wp:positionV relativeFrom="paragraph">
                  <wp:posOffset>3350519</wp:posOffset>
                </wp:positionV>
                <wp:extent cx="193675" cy="186055"/>
                <wp:effectExtent l="0" t="0" r="15875" b="23495"/>
                <wp:wrapNone/>
                <wp:docPr id="296769568" name="Oval 14"/>
                <wp:cNvGraphicFramePr/>
                <a:graphic xmlns:a="http://schemas.openxmlformats.org/drawingml/2006/main">
                  <a:graphicData uri="http://schemas.microsoft.com/office/word/2010/wordprocessingShape">
                    <wps:wsp>
                      <wps:cNvSpPr/>
                      <wps:spPr>
                        <a:xfrm>
                          <a:off x="0" y="0"/>
                          <a:ext cx="193675" cy="18605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Pr="00186FC4" w:rsidR="00210BC1" w:rsidP="00210BC1" w:rsidRDefault="00210BC1" w14:paraId="59FC09C3" w14:textId="77777777">
                            <w:pPr>
                              <w:jc w:val="center"/>
                              <w:rPr>
                                <w:sz w:val="16"/>
                                <w:szCs w:val="16"/>
                              </w:rPr>
                            </w:pPr>
                            <w:r>
                              <w:rPr>
                                <w:sz w:val="16"/>
                                <w:szCs w:val="16"/>
                              </w:rPr>
                              <w:t>7</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dec="http://schemas.microsoft.com/office/drawing/2017/decorative" xmlns:a="http://schemas.openxmlformats.org/drawingml/2006/main">
            <w:pict w14:anchorId="47B0B5FB">
              <v:oval id="_x0000_s1166" style="position:absolute;margin-left:-28pt;margin-top:263.8pt;width:15.25pt;height:14.65pt;z-index:25165838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4472c4 [3204]" strokecolor="#09101d [484]" strokeweight="1pt" w14:anchorId="072AEBB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">
                <v:stroke joinstyle="miter"/>
                <v:textbox inset="0,0,0,0">
                  <w:txbxContent>
                    <w:p w:rsidRPr="00186FC4" w:rsidR="00210BC1" w:rsidP="00210BC1" w:rsidRDefault="00210BC1" w14:paraId="2965895B" w14:textId="77777777">
                      <w:pPr>
                        <w:jc w:val="center"/>
                        <w:rPr>
                          <w:sz w:val="16"/>
                          <w:szCs w:val="16"/>
                        </w:rPr>
                      </w:pPr>
                      <w:r>
                        <w:rPr>
                          <w:sz w:val="16"/>
                          <w:szCs w:val="16"/>
                        </w:rPr>
                        <w:t>7</w:t>
                      </w:r>
                    </w:p>
                  </w:txbxContent>
                </v:textbox>
              </v:oval>
            </w:pict>
          </mc:Fallback>
        </mc:AlternateContent>
      </w:r>
      <w:r w:rsidR="00CA5DB3">
        <w:rPr>
          <w:noProof/>
        </w:rPr>
        <mc:AlternateContent>
          <mc:Choice Requires="wps">
            <w:drawing>
              <wp:anchor distT="0" distB="0" distL="114300" distR="114300" simplePos="0" relativeHeight="251658382" behindDoc="0" locked="0" layoutInCell="1" allowOverlap="1" wp14:anchorId="08F19258" wp14:editId="42811E10">
                <wp:simplePos x="0" y="0"/>
                <wp:positionH relativeFrom="column">
                  <wp:posOffset>-355484</wp:posOffset>
                </wp:positionH>
                <wp:positionV relativeFrom="paragraph">
                  <wp:posOffset>1605432</wp:posOffset>
                </wp:positionV>
                <wp:extent cx="193675" cy="186055"/>
                <wp:effectExtent l="0" t="0" r="15875" b="23495"/>
                <wp:wrapNone/>
                <wp:docPr id="323813853" name="Oval 14"/>
                <wp:cNvGraphicFramePr/>
                <a:graphic xmlns:a="http://schemas.openxmlformats.org/drawingml/2006/main">
                  <a:graphicData uri="http://schemas.microsoft.com/office/word/2010/wordprocessingShape">
                    <wps:wsp>
                      <wps:cNvSpPr/>
                      <wps:spPr>
                        <a:xfrm>
                          <a:off x="0" y="0"/>
                          <a:ext cx="193675" cy="18605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Pr="00186FC4" w:rsidR="00210BC1" w:rsidP="00210BC1" w:rsidRDefault="00210BC1" w14:paraId="76CA1751" w14:textId="77777777">
                            <w:pPr>
                              <w:jc w:val="center"/>
                              <w:rPr>
                                <w:sz w:val="16"/>
                                <w:szCs w:val="16"/>
                              </w:rPr>
                            </w:pPr>
                            <w:r>
                              <w:rPr>
                                <w:sz w:val="16"/>
                                <w:szCs w:val="16"/>
                              </w:rPr>
                              <w:t>4</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dec="http://schemas.microsoft.com/office/drawing/2017/decorative" xmlns:a="http://schemas.openxmlformats.org/drawingml/2006/main">
            <w:pict w14:anchorId="3D5C2766">
              <v:oval id="_x0000_s1167" style="position:absolute;margin-left:-28pt;margin-top:126.4pt;width:15.25pt;height:14.65pt;z-index:25165838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4472c4 [3204]" strokecolor="#09101d [484]" strokeweight="1pt" w14:anchorId="08F192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">
                <v:stroke joinstyle="miter"/>
                <v:textbox inset="0,0,0,0">
                  <w:txbxContent>
                    <w:p w:rsidRPr="00186FC4" w:rsidR="00210BC1" w:rsidP="00210BC1" w:rsidRDefault="00210BC1" w14:paraId="1ABCEBE9" w14:textId="77777777">
                      <w:pPr>
                        <w:jc w:val="center"/>
                        <w:rPr>
                          <w:sz w:val="16"/>
                          <w:szCs w:val="16"/>
                        </w:rPr>
                      </w:pPr>
                      <w:r>
                        <w:rPr>
                          <w:sz w:val="16"/>
                          <w:szCs w:val="16"/>
                        </w:rPr>
                        <w:t>4</w:t>
                      </w:r>
                    </w:p>
                  </w:txbxContent>
                </v:textbox>
              </v:oval>
            </w:pict>
          </mc:Fallback>
        </mc:AlternateContent>
      </w:r>
      <w:r w:rsidR="00CA5DB3">
        <w:rPr>
          <w:noProof/>
        </w:rPr>
        <mc:AlternateContent>
          <mc:Choice Requires="wps">
            <w:drawing>
              <wp:anchor distT="0" distB="0" distL="114300" distR="114300" simplePos="0" relativeHeight="251658380" behindDoc="0" locked="0" layoutInCell="1" allowOverlap="1" wp14:anchorId="3D62B538" wp14:editId="551793C5">
                <wp:simplePos x="0" y="0"/>
                <wp:positionH relativeFrom="column">
                  <wp:posOffset>-354965</wp:posOffset>
                </wp:positionH>
                <wp:positionV relativeFrom="paragraph">
                  <wp:posOffset>529044</wp:posOffset>
                </wp:positionV>
                <wp:extent cx="193675" cy="186055"/>
                <wp:effectExtent l="0" t="0" r="15875" b="23495"/>
                <wp:wrapNone/>
                <wp:docPr id="1132598998" name="Oval 14"/>
                <wp:cNvGraphicFramePr/>
                <a:graphic xmlns:a="http://schemas.openxmlformats.org/drawingml/2006/main">
                  <a:graphicData uri="http://schemas.microsoft.com/office/word/2010/wordprocessingShape">
                    <wps:wsp>
                      <wps:cNvSpPr/>
                      <wps:spPr>
                        <a:xfrm>
                          <a:off x="0" y="0"/>
                          <a:ext cx="193675" cy="18605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Pr="00186FC4" w:rsidR="00210BC1" w:rsidP="00210BC1" w:rsidRDefault="00210BC1" w14:paraId="7A61023F" w14:textId="77777777">
                            <w:pPr>
                              <w:jc w:val="center"/>
                              <w:rPr>
                                <w:sz w:val="16"/>
                                <w:szCs w:val="16"/>
                              </w:rPr>
                            </w:pPr>
                            <w:r>
                              <w:rPr>
                                <w:sz w:val="16"/>
                                <w:szCs w:val="16"/>
                              </w:rPr>
                              <w:t>2</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dec="http://schemas.microsoft.com/office/drawing/2017/decorative" xmlns:a="http://schemas.openxmlformats.org/drawingml/2006/main">
            <w:pict w14:anchorId="71192060">
              <v:oval id="_x0000_s1168" style="position:absolute;margin-left:-27.95pt;margin-top:41.65pt;width:15.25pt;height:14.65pt;z-index:2516583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4472c4 [3204]" strokecolor="#09101d [484]" strokeweight="1pt" w14:anchorId="3D62B5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">
                <v:stroke joinstyle="miter"/>
                <v:textbox inset="0,0,0,0">
                  <w:txbxContent>
                    <w:p w:rsidRPr="00186FC4" w:rsidR="00210BC1" w:rsidP="00210BC1" w:rsidRDefault="00210BC1" w14:paraId="1BC03362" w14:textId="77777777">
                      <w:pPr>
                        <w:jc w:val="center"/>
                        <w:rPr>
                          <w:sz w:val="16"/>
                          <w:szCs w:val="16"/>
                        </w:rPr>
                      </w:pPr>
                      <w:r>
                        <w:rPr>
                          <w:sz w:val="16"/>
                          <w:szCs w:val="16"/>
                        </w:rPr>
                        <w:t>2</w:t>
                      </w:r>
                    </w:p>
                  </w:txbxContent>
                </v:textbox>
              </v:oval>
            </w:pict>
          </mc:Fallback>
        </mc:AlternateContent>
      </w:r>
      <w:r w:rsidR="00A56483">
        <w:rPr>
          <w:noProof/>
        </w:rPr>
        <mc:AlternateContent>
          <mc:Choice Requires="wps">
            <w:drawing>
              <wp:anchor distT="0" distB="0" distL="114300" distR="114300" simplePos="0" relativeHeight="251658381" behindDoc="0" locked="0" layoutInCell="1" allowOverlap="1" wp14:anchorId="3565A827" wp14:editId="1B8EDB57">
                <wp:simplePos x="0" y="0"/>
                <wp:positionH relativeFrom="page">
                  <wp:posOffset>328930</wp:posOffset>
                </wp:positionH>
                <wp:positionV relativeFrom="paragraph">
                  <wp:posOffset>1035139</wp:posOffset>
                </wp:positionV>
                <wp:extent cx="193675" cy="186055"/>
                <wp:effectExtent l="0" t="0" r="15875" b="23495"/>
                <wp:wrapNone/>
                <wp:docPr id="1017174013" name="Oval 14"/>
                <wp:cNvGraphicFramePr/>
                <a:graphic xmlns:a="http://schemas.openxmlformats.org/drawingml/2006/main">
                  <a:graphicData uri="http://schemas.microsoft.com/office/word/2010/wordprocessingShape">
                    <wps:wsp>
                      <wps:cNvSpPr/>
                      <wps:spPr>
                        <a:xfrm>
                          <a:off x="0" y="0"/>
                          <a:ext cx="193675" cy="18605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Pr="00186FC4" w:rsidR="00210BC1" w:rsidP="00210BC1" w:rsidRDefault="00210BC1" w14:paraId="79C4618C" w14:textId="77777777">
                            <w:pPr>
                              <w:jc w:val="center"/>
                              <w:rPr>
                                <w:sz w:val="16"/>
                                <w:szCs w:val="16"/>
                              </w:rPr>
                            </w:pPr>
                            <w:r>
                              <w:rPr>
                                <w:sz w:val="16"/>
                                <w:szCs w:val="16"/>
                              </w:rPr>
                              <w:t>3</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dec="http://schemas.microsoft.com/office/drawing/2017/decorative" xmlns:a="http://schemas.openxmlformats.org/drawingml/2006/main">
            <w:pict w14:anchorId="67F408AD">
              <v:oval id="_x0000_s1169" style="position:absolute;margin-left:25.9pt;margin-top:81.5pt;width:15.25pt;height:14.65pt;z-index:251658381;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fillcolor="#4472c4 [3204]" strokecolor="#09101d [484]" strokeweight="1pt" w14:anchorId="3565A8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">
                <v:stroke joinstyle="miter"/>
                <v:textbox inset="0,0,0,0">
                  <w:txbxContent>
                    <w:p w:rsidRPr="00186FC4" w:rsidR="00210BC1" w:rsidP="00210BC1" w:rsidRDefault="00210BC1" w14:paraId="1B4AAD78" w14:textId="77777777">
                      <w:pPr>
                        <w:jc w:val="center"/>
                        <w:rPr>
                          <w:sz w:val="16"/>
                          <w:szCs w:val="16"/>
                        </w:rPr>
                      </w:pPr>
                      <w:r>
                        <w:rPr>
                          <w:sz w:val="16"/>
                          <w:szCs w:val="16"/>
                        </w:rPr>
                        <w:t>3</w:t>
                      </w:r>
                    </w:p>
                  </w:txbxContent>
                </v:textbox>
                <w10:wrap anchorx="page"/>
              </v:oval>
            </w:pict>
          </mc:Fallback>
        </mc:AlternateContent>
      </w:r>
      <w:r w:rsidR="00A56483">
        <w:rPr>
          <w:noProof/>
        </w:rPr>
        <mc:AlternateContent>
          <mc:Choice Requires="wps">
            <w:drawing>
              <wp:anchor distT="0" distB="0" distL="114300" distR="114300" simplePos="0" relativeHeight="251658383" behindDoc="0" locked="0" layoutInCell="1" allowOverlap="1" wp14:anchorId="155FBA9A" wp14:editId="4E670650">
                <wp:simplePos x="0" y="0"/>
                <wp:positionH relativeFrom="column">
                  <wp:posOffset>-354965</wp:posOffset>
                </wp:positionH>
                <wp:positionV relativeFrom="paragraph">
                  <wp:posOffset>2171154</wp:posOffset>
                </wp:positionV>
                <wp:extent cx="193675" cy="186055"/>
                <wp:effectExtent l="0" t="0" r="15875" b="23495"/>
                <wp:wrapNone/>
                <wp:docPr id="889959110" name="Oval 14"/>
                <wp:cNvGraphicFramePr/>
                <a:graphic xmlns:a="http://schemas.openxmlformats.org/drawingml/2006/main">
                  <a:graphicData uri="http://schemas.microsoft.com/office/word/2010/wordprocessingShape">
                    <wps:wsp>
                      <wps:cNvSpPr/>
                      <wps:spPr>
                        <a:xfrm>
                          <a:off x="0" y="0"/>
                          <a:ext cx="193675" cy="18605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Pr="00186FC4" w:rsidR="00210BC1" w:rsidP="00210BC1" w:rsidRDefault="00210BC1" w14:paraId="4CEC5195" w14:textId="77777777">
                            <w:pPr>
                              <w:jc w:val="center"/>
                              <w:rPr>
                                <w:sz w:val="16"/>
                                <w:szCs w:val="16"/>
                              </w:rPr>
                            </w:pPr>
                            <w:r>
                              <w:rPr>
                                <w:sz w:val="16"/>
                                <w:szCs w:val="16"/>
                              </w:rPr>
                              <w:t>5</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dec="http://schemas.microsoft.com/office/drawing/2017/decorative" xmlns:a="http://schemas.openxmlformats.org/drawingml/2006/main">
            <w:pict w14:anchorId="5FA6BF08">
              <v:oval id="_x0000_s1170" style="position:absolute;margin-left:-27.95pt;margin-top:170.95pt;width:15.25pt;height:14.65pt;z-index:25165838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4472c4 [3204]" strokecolor="#09101d [484]" strokeweight="1pt" w14:anchorId="155FBA9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">
                <v:stroke joinstyle="miter"/>
                <v:textbox inset="0,0,0,0">
                  <w:txbxContent>
                    <w:p w:rsidRPr="00186FC4" w:rsidR="00210BC1" w:rsidP="00210BC1" w:rsidRDefault="00210BC1" w14:paraId="2A581CC0" w14:textId="77777777">
                      <w:pPr>
                        <w:jc w:val="center"/>
                        <w:rPr>
                          <w:sz w:val="16"/>
                          <w:szCs w:val="16"/>
                        </w:rPr>
                      </w:pPr>
                      <w:r>
                        <w:rPr>
                          <w:sz w:val="16"/>
                          <w:szCs w:val="16"/>
                        </w:rPr>
                        <w:t>5</w:t>
                      </w:r>
                    </w:p>
                  </w:txbxContent>
                </v:textbox>
              </v:oval>
            </w:pict>
          </mc:Fallback>
        </mc:AlternateContent>
      </w:r>
      <w:r w:rsidR="00A56483">
        <w:rPr>
          <w:noProof/>
        </w:rPr>
        <mc:AlternateContent>
          <mc:Choice Requires="wps">
            <w:drawing>
              <wp:anchor distT="0" distB="0" distL="114300" distR="114300" simplePos="0" relativeHeight="251658384" behindDoc="0" locked="0" layoutInCell="1" allowOverlap="1" wp14:anchorId="012FB544" wp14:editId="28156343">
                <wp:simplePos x="0" y="0"/>
                <wp:positionH relativeFrom="column">
                  <wp:posOffset>-355600</wp:posOffset>
                </wp:positionH>
                <wp:positionV relativeFrom="paragraph">
                  <wp:posOffset>2726601</wp:posOffset>
                </wp:positionV>
                <wp:extent cx="193675" cy="186055"/>
                <wp:effectExtent l="0" t="0" r="15875" b="23495"/>
                <wp:wrapNone/>
                <wp:docPr id="1080597666" name="Oval 14"/>
                <wp:cNvGraphicFramePr/>
                <a:graphic xmlns:a="http://schemas.openxmlformats.org/drawingml/2006/main">
                  <a:graphicData uri="http://schemas.microsoft.com/office/word/2010/wordprocessingShape">
                    <wps:wsp>
                      <wps:cNvSpPr/>
                      <wps:spPr>
                        <a:xfrm>
                          <a:off x="0" y="0"/>
                          <a:ext cx="193675" cy="18605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Pr="00186FC4" w:rsidR="00210BC1" w:rsidP="00210BC1" w:rsidRDefault="00210BC1" w14:paraId="7D4A7EE4" w14:textId="77777777">
                            <w:pPr>
                              <w:jc w:val="center"/>
                              <w:rPr>
                                <w:sz w:val="16"/>
                                <w:szCs w:val="16"/>
                              </w:rPr>
                            </w:pPr>
                            <w:r>
                              <w:rPr>
                                <w:sz w:val="16"/>
                                <w:szCs w:val="16"/>
                              </w:rPr>
                              <w:t>6</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dec="http://schemas.microsoft.com/office/drawing/2017/decorative" xmlns:a="http://schemas.openxmlformats.org/drawingml/2006/main">
            <w:pict w14:anchorId="0B5F4AA7">
              <v:oval id="_x0000_s1171" style="position:absolute;margin-left:-28pt;margin-top:214.7pt;width:15.25pt;height:14.65pt;z-index:251658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4472c4 [3204]" strokecolor="#09101d [484]" strokeweight="1pt" w14:anchorId="012FB5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">
                <v:stroke joinstyle="miter"/>
                <v:textbox inset="0,0,0,0">
                  <w:txbxContent>
                    <w:p w:rsidRPr="00186FC4" w:rsidR="00210BC1" w:rsidP="00210BC1" w:rsidRDefault="00210BC1" w14:paraId="69FF5382" w14:textId="77777777">
                      <w:pPr>
                        <w:jc w:val="center"/>
                        <w:rPr>
                          <w:sz w:val="16"/>
                          <w:szCs w:val="16"/>
                        </w:rPr>
                      </w:pPr>
                      <w:r>
                        <w:rPr>
                          <w:sz w:val="16"/>
                          <w:szCs w:val="16"/>
                        </w:rPr>
                        <w:t>6</w:t>
                      </w:r>
                    </w:p>
                  </w:txbxContent>
                </v:textbox>
              </v:oval>
            </w:pict>
          </mc:Fallback>
        </mc:AlternateContent>
      </w:r>
    </w:p>
    <w:p w:rsidR="00E32B14" w:rsidRDefault="00E32B14" w14:paraId="1299695A" w14:textId="77777777">
      <w:r>
        <w:br w:type="page"/>
      </w:r>
    </w:p>
    <w:p w:rsidR="0048234C" w:rsidP="00327C49" w:rsidRDefault="0048234C" w14:paraId="479FE328" w14:textId="4A615226">
      <w:r>
        <w:t>This second half of the screen</w:t>
      </w:r>
      <w:r w:rsidR="00374468">
        <w:t xml:space="preserve"> is optional </w:t>
      </w:r>
      <w:r w:rsidR="16C8B055">
        <w:t>except for</w:t>
      </w:r>
      <w:r w:rsidR="00374468">
        <w:t xml:space="preserve"> the Count</w:t>
      </w:r>
      <w:r w:rsidR="003212A2">
        <w:t xml:space="preserve"> (number of sources to be added) as seen at the bottom of the screen.</w:t>
      </w:r>
    </w:p>
    <w:p w:rsidR="00E32B14" w:rsidP="00E32B14" w:rsidRDefault="00E32B14" w14:paraId="0DE565AC" w14:textId="6C0D97DA">
      <w:pPr>
        <w:spacing w:after="0"/>
      </w:pPr>
    </w:p>
    <w:p w:rsidR="0052684D" w:rsidP="00327C49" w:rsidRDefault="009216BF" w14:paraId="40276027" w14:textId="0405E5C4">
      <w:r>
        <w:rPr>
          <w:noProof/>
        </w:rPr>
        <mc:AlternateContent>
          <mc:Choice Requires="wps">
            <w:drawing>
              <wp:anchor distT="0" distB="0" distL="114300" distR="114300" simplePos="0" relativeHeight="251658410" behindDoc="0" locked="0" layoutInCell="1" allowOverlap="1" wp14:anchorId="714C495F" wp14:editId="7136BEE9">
                <wp:simplePos x="0" y="0"/>
                <wp:positionH relativeFrom="column">
                  <wp:posOffset>1727835</wp:posOffset>
                </wp:positionH>
                <wp:positionV relativeFrom="paragraph">
                  <wp:posOffset>3785137</wp:posOffset>
                </wp:positionV>
                <wp:extent cx="193675" cy="186055"/>
                <wp:effectExtent l="0" t="0" r="15875" b="23495"/>
                <wp:wrapNone/>
                <wp:docPr id="63611166" name="Oval 14"/>
                <wp:cNvGraphicFramePr/>
                <a:graphic xmlns:a="http://schemas.openxmlformats.org/drawingml/2006/main">
                  <a:graphicData uri="http://schemas.microsoft.com/office/word/2010/wordprocessingShape">
                    <wps:wsp>
                      <wps:cNvSpPr/>
                      <wps:spPr>
                        <a:xfrm>
                          <a:off x="0" y="0"/>
                          <a:ext cx="193675" cy="18605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Pr="00186FC4" w:rsidR="009216BF" w:rsidP="009216BF" w:rsidRDefault="006A6D30" w14:paraId="5126ECFB" w14:textId="037D1882">
                            <w:pPr>
                              <w:jc w:val="center"/>
                              <w:rPr>
                                <w:sz w:val="16"/>
                                <w:szCs w:val="16"/>
                              </w:rPr>
                            </w:pPr>
                            <w:r>
                              <w:rPr>
                                <w:sz w:val="16"/>
                                <w:szCs w:val="16"/>
                              </w:rPr>
                              <w:t>16</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dec="http://schemas.microsoft.com/office/drawing/2017/decorative" xmlns:a="http://schemas.openxmlformats.org/drawingml/2006/main">
            <w:pict w14:anchorId="517A66BD">
              <v:oval id="_x0000_s1172" style="position:absolute;margin-left:136.05pt;margin-top:298.05pt;width:15.25pt;height:14.65pt;z-index:25165841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4472c4 [3204]" strokecolor="#09101d [484]" strokeweight="1pt" w14:anchorId="714C49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">
                <v:stroke joinstyle="miter"/>
                <v:textbox inset="0,0,0,0">
                  <w:txbxContent>
                    <w:p w:rsidRPr="00186FC4" w:rsidR="009216BF" w:rsidP="009216BF" w:rsidRDefault="006A6D30" w14:paraId="519C40FF" w14:textId="037D1882">
                      <w:pPr>
                        <w:jc w:val="center"/>
                        <w:rPr>
                          <w:sz w:val="16"/>
                          <w:szCs w:val="16"/>
                        </w:rPr>
                      </w:pPr>
                      <w:r>
                        <w:rPr>
                          <w:sz w:val="16"/>
                          <w:szCs w:val="16"/>
                        </w:rPr>
                        <w:t>16</w:t>
                      </w:r>
                    </w:p>
                  </w:txbxContent>
                </v:textbox>
              </v:oval>
            </w:pict>
          </mc:Fallback>
        </mc:AlternateContent>
      </w:r>
      <w:r w:rsidR="007117A9">
        <w:rPr>
          <w:noProof/>
        </w:rPr>
        <mc:AlternateContent>
          <mc:Choice Requires="wps">
            <w:drawing>
              <wp:anchor distT="0" distB="0" distL="114300" distR="114300" simplePos="0" relativeHeight="251658391" behindDoc="0" locked="0" layoutInCell="1" allowOverlap="1" wp14:anchorId="398844AF" wp14:editId="3BF34818">
                <wp:simplePos x="0" y="0"/>
                <wp:positionH relativeFrom="column">
                  <wp:posOffset>-279400</wp:posOffset>
                </wp:positionH>
                <wp:positionV relativeFrom="paragraph">
                  <wp:posOffset>1999078</wp:posOffset>
                </wp:positionV>
                <wp:extent cx="193675" cy="186055"/>
                <wp:effectExtent l="0" t="0" r="15875" b="23495"/>
                <wp:wrapNone/>
                <wp:docPr id="2114723293" name="Oval 14"/>
                <wp:cNvGraphicFramePr/>
                <a:graphic xmlns:a="http://schemas.openxmlformats.org/drawingml/2006/main">
                  <a:graphicData uri="http://schemas.microsoft.com/office/word/2010/wordprocessingShape">
                    <wps:wsp>
                      <wps:cNvSpPr/>
                      <wps:spPr>
                        <a:xfrm>
                          <a:off x="0" y="0"/>
                          <a:ext cx="193675" cy="18605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Pr="00186FC4" w:rsidR="00AD63B4" w:rsidP="00AD63B4" w:rsidRDefault="00AD63B4" w14:paraId="5BB5308E" w14:textId="7E477D5F">
                            <w:pPr>
                              <w:jc w:val="center"/>
                              <w:rPr>
                                <w:sz w:val="16"/>
                                <w:szCs w:val="16"/>
                              </w:rPr>
                            </w:pPr>
                            <w:r>
                              <w:rPr>
                                <w:sz w:val="16"/>
                                <w:szCs w:val="16"/>
                              </w:rPr>
                              <w:t>13</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dec="http://schemas.microsoft.com/office/drawing/2017/decorative" xmlns:a="http://schemas.openxmlformats.org/drawingml/2006/main">
            <w:pict w14:anchorId="7D44549E">
              <v:oval id="_x0000_s1173" style="position:absolute;margin-left:-22pt;margin-top:157.4pt;width:15.25pt;height:14.65pt;z-index:25165839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4472c4 [3204]" strokecolor="#09101d [484]" strokeweight="1pt" w14:anchorId="398844A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">
                <v:stroke joinstyle="miter"/>
                <v:textbox inset="0,0,0,0">
                  <w:txbxContent>
                    <w:p w:rsidRPr="00186FC4" w:rsidR="00AD63B4" w:rsidP="00AD63B4" w:rsidRDefault="00AD63B4" w14:paraId="62218FB3" w14:textId="7E477D5F">
                      <w:pPr>
                        <w:jc w:val="center"/>
                        <w:rPr>
                          <w:sz w:val="16"/>
                          <w:szCs w:val="16"/>
                        </w:rPr>
                      </w:pPr>
                      <w:r>
                        <w:rPr>
                          <w:sz w:val="16"/>
                          <w:szCs w:val="16"/>
                        </w:rPr>
                        <w:t>13</w:t>
                      </w:r>
                    </w:p>
                  </w:txbxContent>
                </v:textbox>
              </v:oval>
            </w:pict>
          </mc:Fallback>
        </mc:AlternateContent>
      </w:r>
      <w:r w:rsidR="007117A9">
        <w:rPr>
          <w:noProof/>
        </w:rPr>
        <mc:AlternateContent>
          <mc:Choice Requires="wps">
            <w:drawing>
              <wp:anchor distT="0" distB="0" distL="114300" distR="114300" simplePos="0" relativeHeight="251658393" behindDoc="0" locked="0" layoutInCell="1" allowOverlap="1" wp14:anchorId="35B41C19" wp14:editId="5343BAA9">
                <wp:simplePos x="0" y="0"/>
                <wp:positionH relativeFrom="column">
                  <wp:posOffset>-264795</wp:posOffset>
                </wp:positionH>
                <wp:positionV relativeFrom="paragraph">
                  <wp:posOffset>3141980</wp:posOffset>
                </wp:positionV>
                <wp:extent cx="193675" cy="186055"/>
                <wp:effectExtent l="0" t="0" r="15875" b="23495"/>
                <wp:wrapNone/>
                <wp:docPr id="2064165702" name="Oval 14"/>
                <wp:cNvGraphicFramePr/>
                <a:graphic xmlns:a="http://schemas.openxmlformats.org/drawingml/2006/main">
                  <a:graphicData uri="http://schemas.microsoft.com/office/word/2010/wordprocessingShape">
                    <wps:wsp>
                      <wps:cNvSpPr/>
                      <wps:spPr>
                        <a:xfrm>
                          <a:off x="0" y="0"/>
                          <a:ext cx="193675" cy="18605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Pr="00186FC4" w:rsidR="00AD63B4" w:rsidP="00AD63B4" w:rsidRDefault="00AD63B4" w14:paraId="709E2086" w14:textId="4A9A103B">
                            <w:pPr>
                              <w:jc w:val="center"/>
                              <w:rPr>
                                <w:sz w:val="16"/>
                                <w:szCs w:val="16"/>
                              </w:rPr>
                            </w:pPr>
                            <w:r>
                              <w:rPr>
                                <w:sz w:val="16"/>
                                <w:szCs w:val="16"/>
                              </w:rPr>
                              <w:t>15</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dec="http://schemas.microsoft.com/office/drawing/2017/decorative" xmlns:a="http://schemas.openxmlformats.org/drawingml/2006/main">
            <w:pict w14:anchorId="2696A77B">
              <v:oval id="_x0000_s1174" style="position:absolute;margin-left:-20.85pt;margin-top:247.4pt;width:15.25pt;height:14.65pt;z-index:25165839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4472c4 [3204]" strokecolor="#09101d [484]" strokeweight="1pt" w14:anchorId="35B41C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">
                <v:stroke joinstyle="miter"/>
                <v:textbox inset="0,0,0,0">
                  <w:txbxContent>
                    <w:p w:rsidRPr="00186FC4" w:rsidR="00AD63B4" w:rsidP="00AD63B4" w:rsidRDefault="00AD63B4" w14:paraId="46BB2669" w14:textId="4A9A103B">
                      <w:pPr>
                        <w:jc w:val="center"/>
                        <w:rPr>
                          <w:sz w:val="16"/>
                          <w:szCs w:val="16"/>
                        </w:rPr>
                      </w:pPr>
                      <w:r>
                        <w:rPr>
                          <w:sz w:val="16"/>
                          <w:szCs w:val="16"/>
                        </w:rPr>
                        <w:t>15</w:t>
                      </w:r>
                    </w:p>
                  </w:txbxContent>
                </v:textbox>
              </v:oval>
            </w:pict>
          </mc:Fallback>
        </mc:AlternateContent>
      </w:r>
      <w:r w:rsidR="007117A9">
        <w:rPr>
          <w:noProof/>
        </w:rPr>
        <mc:AlternateContent>
          <mc:Choice Requires="wps">
            <w:drawing>
              <wp:anchor distT="0" distB="0" distL="114300" distR="114300" simplePos="0" relativeHeight="251658392" behindDoc="0" locked="0" layoutInCell="1" allowOverlap="1" wp14:anchorId="428382FA" wp14:editId="4F8242A6">
                <wp:simplePos x="0" y="0"/>
                <wp:positionH relativeFrom="column">
                  <wp:posOffset>-279400</wp:posOffset>
                </wp:positionH>
                <wp:positionV relativeFrom="paragraph">
                  <wp:posOffset>2556510</wp:posOffset>
                </wp:positionV>
                <wp:extent cx="193675" cy="186055"/>
                <wp:effectExtent l="0" t="0" r="15875" b="23495"/>
                <wp:wrapNone/>
                <wp:docPr id="867595060" name="Oval 14"/>
                <wp:cNvGraphicFramePr/>
                <a:graphic xmlns:a="http://schemas.openxmlformats.org/drawingml/2006/main">
                  <a:graphicData uri="http://schemas.microsoft.com/office/word/2010/wordprocessingShape">
                    <wps:wsp>
                      <wps:cNvSpPr/>
                      <wps:spPr>
                        <a:xfrm>
                          <a:off x="0" y="0"/>
                          <a:ext cx="193675" cy="18605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Pr="00186FC4" w:rsidR="00AD63B4" w:rsidP="00AD63B4" w:rsidRDefault="00AD63B4" w14:paraId="6D10A8CA" w14:textId="6DD9497E">
                            <w:pPr>
                              <w:jc w:val="center"/>
                              <w:rPr>
                                <w:sz w:val="16"/>
                                <w:szCs w:val="16"/>
                              </w:rPr>
                            </w:pPr>
                            <w:r>
                              <w:rPr>
                                <w:sz w:val="16"/>
                                <w:szCs w:val="16"/>
                              </w:rPr>
                              <w:t>14</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dec="http://schemas.microsoft.com/office/drawing/2017/decorative" xmlns:a="http://schemas.openxmlformats.org/drawingml/2006/main">
            <w:pict w14:anchorId="4CE74682">
              <v:oval id="_x0000_s1175" style="position:absolute;margin-left:-22pt;margin-top:201.3pt;width:15.25pt;height:14.65pt;z-index:251658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4472c4 [3204]" strokecolor="#09101d [484]" strokeweight="1pt" w14:anchorId="428382F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">
                <v:stroke joinstyle="miter"/>
                <v:textbox inset="0,0,0,0">
                  <w:txbxContent>
                    <w:p w:rsidRPr="00186FC4" w:rsidR="00AD63B4" w:rsidP="00AD63B4" w:rsidRDefault="00AD63B4" w14:paraId="4B7EE69E" w14:textId="6DD9497E">
                      <w:pPr>
                        <w:jc w:val="center"/>
                        <w:rPr>
                          <w:sz w:val="16"/>
                          <w:szCs w:val="16"/>
                        </w:rPr>
                      </w:pPr>
                      <w:r>
                        <w:rPr>
                          <w:sz w:val="16"/>
                          <w:szCs w:val="16"/>
                        </w:rPr>
                        <w:t>14</w:t>
                      </w:r>
                    </w:p>
                  </w:txbxContent>
                </v:textbox>
              </v:oval>
            </w:pict>
          </mc:Fallback>
        </mc:AlternateContent>
      </w:r>
      <w:r w:rsidR="007117A9">
        <w:rPr>
          <w:noProof/>
        </w:rPr>
        <mc:AlternateContent>
          <mc:Choice Requires="wps">
            <w:drawing>
              <wp:anchor distT="0" distB="0" distL="114300" distR="114300" simplePos="0" relativeHeight="251658390" behindDoc="0" locked="0" layoutInCell="1" allowOverlap="1" wp14:anchorId="2A53F3A3" wp14:editId="0AF19A5B">
                <wp:simplePos x="0" y="0"/>
                <wp:positionH relativeFrom="column">
                  <wp:posOffset>-274955</wp:posOffset>
                </wp:positionH>
                <wp:positionV relativeFrom="paragraph">
                  <wp:posOffset>1561563</wp:posOffset>
                </wp:positionV>
                <wp:extent cx="193675" cy="186055"/>
                <wp:effectExtent l="0" t="0" r="15875" b="23495"/>
                <wp:wrapNone/>
                <wp:docPr id="332725367" name="Oval 14"/>
                <wp:cNvGraphicFramePr/>
                <a:graphic xmlns:a="http://schemas.openxmlformats.org/drawingml/2006/main">
                  <a:graphicData uri="http://schemas.microsoft.com/office/word/2010/wordprocessingShape">
                    <wps:wsp>
                      <wps:cNvSpPr/>
                      <wps:spPr>
                        <a:xfrm>
                          <a:off x="0" y="0"/>
                          <a:ext cx="193675" cy="18605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Pr="00186FC4" w:rsidR="00AD63B4" w:rsidP="00AD63B4" w:rsidRDefault="00AD63B4" w14:paraId="3879B39D" w14:textId="05C308BC">
                            <w:pPr>
                              <w:jc w:val="center"/>
                              <w:rPr>
                                <w:sz w:val="16"/>
                                <w:szCs w:val="16"/>
                              </w:rPr>
                            </w:pPr>
                            <w:r>
                              <w:rPr>
                                <w:sz w:val="16"/>
                                <w:szCs w:val="16"/>
                              </w:rPr>
                              <w:t>12</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dec="http://schemas.microsoft.com/office/drawing/2017/decorative" xmlns:a="http://schemas.openxmlformats.org/drawingml/2006/main">
            <w:pict w14:anchorId="4A2BE789">
              <v:oval id="_x0000_s1176" style="position:absolute;margin-left:-21.65pt;margin-top:122.95pt;width:15.25pt;height:14.65pt;z-index:25165839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4472c4 [3204]" strokecolor="#09101d [484]" strokeweight="1pt" w14:anchorId="2A53F3A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">
                <v:stroke joinstyle="miter"/>
                <v:textbox inset="0,0,0,0">
                  <w:txbxContent>
                    <w:p w:rsidRPr="00186FC4" w:rsidR="00AD63B4" w:rsidP="00AD63B4" w:rsidRDefault="00AD63B4" w14:paraId="2655FCB7" w14:textId="05C308BC">
                      <w:pPr>
                        <w:jc w:val="center"/>
                        <w:rPr>
                          <w:sz w:val="16"/>
                          <w:szCs w:val="16"/>
                        </w:rPr>
                      </w:pPr>
                      <w:r>
                        <w:rPr>
                          <w:sz w:val="16"/>
                          <w:szCs w:val="16"/>
                        </w:rPr>
                        <w:t>12</w:t>
                      </w:r>
                    </w:p>
                  </w:txbxContent>
                </v:textbox>
              </v:oval>
            </w:pict>
          </mc:Fallback>
        </mc:AlternateContent>
      </w:r>
      <w:r w:rsidR="00932823">
        <w:rPr>
          <w:noProof/>
        </w:rPr>
        <mc:AlternateContent>
          <mc:Choice Requires="wps">
            <w:drawing>
              <wp:anchor distT="0" distB="0" distL="114300" distR="114300" simplePos="0" relativeHeight="251658387" behindDoc="0" locked="0" layoutInCell="1" allowOverlap="1" wp14:anchorId="51EAFDE6" wp14:editId="583B3FA4">
                <wp:simplePos x="0" y="0"/>
                <wp:positionH relativeFrom="column">
                  <wp:posOffset>-288925</wp:posOffset>
                </wp:positionH>
                <wp:positionV relativeFrom="paragraph">
                  <wp:posOffset>120015</wp:posOffset>
                </wp:positionV>
                <wp:extent cx="193675" cy="186055"/>
                <wp:effectExtent l="0" t="0" r="15875" b="23495"/>
                <wp:wrapNone/>
                <wp:docPr id="808836810" name="Oval 14"/>
                <wp:cNvGraphicFramePr/>
                <a:graphic xmlns:a="http://schemas.openxmlformats.org/drawingml/2006/main">
                  <a:graphicData uri="http://schemas.microsoft.com/office/word/2010/wordprocessingShape">
                    <wps:wsp>
                      <wps:cNvSpPr/>
                      <wps:spPr>
                        <a:xfrm>
                          <a:off x="0" y="0"/>
                          <a:ext cx="193675" cy="18605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Pr="00186FC4" w:rsidR="00AD63B4" w:rsidP="00AD63B4" w:rsidRDefault="00AD63B4" w14:paraId="69726004" w14:textId="56DAFBE6">
                            <w:pPr>
                              <w:jc w:val="center"/>
                              <w:rPr>
                                <w:sz w:val="16"/>
                                <w:szCs w:val="16"/>
                              </w:rPr>
                            </w:pPr>
                            <w:r>
                              <w:rPr>
                                <w:sz w:val="16"/>
                                <w:szCs w:val="16"/>
                              </w:rPr>
                              <w:t>9</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dec="http://schemas.microsoft.com/office/drawing/2017/decorative" xmlns:a="http://schemas.openxmlformats.org/drawingml/2006/main">
            <w:pict w14:anchorId="6FD151FC">
              <v:oval id="_x0000_s1177" style="position:absolute;margin-left:-22.75pt;margin-top:9.45pt;width:15.25pt;height:14.65pt;z-index:25165838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4472c4 [3204]" strokecolor="#09101d [484]" strokeweight="1pt" w14:anchorId="51EAFDE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">
                <v:stroke joinstyle="miter"/>
                <v:textbox inset="0,0,0,0">
                  <w:txbxContent>
                    <w:p w:rsidRPr="00186FC4" w:rsidR="00AD63B4" w:rsidP="00AD63B4" w:rsidRDefault="00AD63B4" w14:paraId="2DADD19A" w14:textId="56DAFBE6">
                      <w:pPr>
                        <w:jc w:val="center"/>
                        <w:rPr>
                          <w:sz w:val="16"/>
                          <w:szCs w:val="16"/>
                        </w:rPr>
                      </w:pPr>
                      <w:r>
                        <w:rPr>
                          <w:sz w:val="16"/>
                          <w:szCs w:val="16"/>
                        </w:rPr>
                        <w:t>9</w:t>
                      </w:r>
                    </w:p>
                  </w:txbxContent>
                </v:textbox>
              </v:oval>
            </w:pict>
          </mc:Fallback>
        </mc:AlternateContent>
      </w:r>
      <w:r w:rsidR="00932823">
        <w:rPr>
          <w:noProof/>
        </w:rPr>
        <mc:AlternateContent>
          <mc:Choice Requires="wps">
            <w:drawing>
              <wp:anchor distT="0" distB="0" distL="114300" distR="114300" simplePos="0" relativeHeight="251658388" behindDoc="0" locked="0" layoutInCell="1" allowOverlap="1" wp14:anchorId="3B52B7A0" wp14:editId="7405628C">
                <wp:simplePos x="0" y="0"/>
                <wp:positionH relativeFrom="column">
                  <wp:posOffset>-288925</wp:posOffset>
                </wp:positionH>
                <wp:positionV relativeFrom="paragraph">
                  <wp:posOffset>607695</wp:posOffset>
                </wp:positionV>
                <wp:extent cx="193675" cy="186055"/>
                <wp:effectExtent l="0" t="0" r="15875" b="23495"/>
                <wp:wrapNone/>
                <wp:docPr id="737529308" name="Oval 14"/>
                <wp:cNvGraphicFramePr/>
                <a:graphic xmlns:a="http://schemas.openxmlformats.org/drawingml/2006/main">
                  <a:graphicData uri="http://schemas.microsoft.com/office/word/2010/wordprocessingShape">
                    <wps:wsp>
                      <wps:cNvSpPr/>
                      <wps:spPr>
                        <a:xfrm>
                          <a:off x="0" y="0"/>
                          <a:ext cx="193675" cy="18605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Pr="00186FC4" w:rsidR="00AD63B4" w:rsidP="00AD63B4" w:rsidRDefault="00AD63B4" w14:paraId="2FAEA61D" w14:textId="155B3280">
                            <w:pPr>
                              <w:jc w:val="center"/>
                              <w:rPr>
                                <w:sz w:val="16"/>
                                <w:szCs w:val="16"/>
                              </w:rPr>
                            </w:pPr>
                            <w:r>
                              <w:rPr>
                                <w:sz w:val="16"/>
                                <w:szCs w:val="16"/>
                              </w:rPr>
                              <w:t>10</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dec="http://schemas.microsoft.com/office/drawing/2017/decorative" xmlns:a="http://schemas.openxmlformats.org/drawingml/2006/main">
            <w:pict w14:anchorId="7B274CE4">
              <v:oval id="_x0000_s1178" style="position:absolute;margin-left:-22.75pt;margin-top:47.85pt;width:15.25pt;height:14.65pt;z-index:2516583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4472c4 [3204]" strokecolor="#09101d [484]" strokeweight="1pt" w14:anchorId="3B52B7A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">
                <v:stroke joinstyle="miter"/>
                <v:textbox inset="0,0,0,0">
                  <w:txbxContent>
                    <w:p w:rsidRPr="00186FC4" w:rsidR="00AD63B4" w:rsidP="00AD63B4" w:rsidRDefault="00AD63B4" w14:paraId="7F1FE2E8" w14:textId="155B3280">
                      <w:pPr>
                        <w:jc w:val="center"/>
                        <w:rPr>
                          <w:sz w:val="16"/>
                          <w:szCs w:val="16"/>
                        </w:rPr>
                      </w:pPr>
                      <w:r>
                        <w:rPr>
                          <w:sz w:val="16"/>
                          <w:szCs w:val="16"/>
                        </w:rPr>
                        <w:t>10</w:t>
                      </w:r>
                    </w:p>
                  </w:txbxContent>
                </v:textbox>
              </v:oval>
            </w:pict>
          </mc:Fallback>
        </mc:AlternateContent>
      </w:r>
      <w:r w:rsidR="00932823">
        <w:rPr>
          <w:noProof/>
        </w:rPr>
        <mc:AlternateContent>
          <mc:Choice Requires="wps">
            <w:drawing>
              <wp:anchor distT="0" distB="0" distL="114300" distR="114300" simplePos="0" relativeHeight="251658389" behindDoc="0" locked="0" layoutInCell="1" allowOverlap="1" wp14:anchorId="65C08ADC" wp14:editId="4F2CC01A">
                <wp:simplePos x="0" y="0"/>
                <wp:positionH relativeFrom="column">
                  <wp:posOffset>-274320</wp:posOffset>
                </wp:positionH>
                <wp:positionV relativeFrom="paragraph">
                  <wp:posOffset>1087120</wp:posOffset>
                </wp:positionV>
                <wp:extent cx="193675" cy="186055"/>
                <wp:effectExtent l="0" t="0" r="15875" b="23495"/>
                <wp:wrapNone/>
                <wp:docPr id="623723676" name="Oval 14"/>
                <wp:cNvGraphicFramePr/>
                <a:graphic xmlns:a="http://schemas.openxmlformats.org/drawingml/2006/main">
                  <a:graphicData uri="http://schemas.microsoft.com/office/word/2010/wordprocessingShape">
                    <wps:wsp>
                      <wps:cNvSpPr/>
                      <wps:spPr>
                        <a:xfrm>
                          <a:off x="0" y="0"/>
                          <a:ext cx="193675" cy="18605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Pr="00186FC4" w:rsidR="00AD63B4" w:rsidP="00AD63B4" w:rsidRDefault="00AD63B4" w14:paraId="6895779E" w14:textId="31258DEC">
                            <w:pPr>
                              <w:jc w:val="center"/>
                              <w:rPr>
                                <w:sz w:val="16"/>
                                <w:szCs w:val="16"/>
                              </w:rPr>
                            </w:pPr>
                            <w:r>
                              <w:rPr>
                                <w:sz w:val="16"/>
                                <w:szCs w:val="16"/>
                              </w:rPr>
                              <w:t>11</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dec="http://schemas.microsoft.com/office/drawing/2017/decorative" xmlns:a="http://schemas.openxmlformats.org/drawingml/2006/main">
            <w:pict w14:anchorId="36E9BF65">
              <v:oval id="_x0000_s1179" style="position:absolute;margin-left:-21.6pt;margin-top:85.6pt;width:15.25pt;height:14.65pt;z-index:25165838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4472c4 [3204]" strokecolor="#09101d [484]" strokeweight="1pt" w14:anchorId="65C08AD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">
                <v:stroke joinstyle="miter"/>
                <v:textbox inset="0,0,0,0">
                  <w:txbxContent>
                    <w:p w:rsidRPr="00186FC4" w:rsidR="00AD63B4" w:rsidP="00AD63B4" w:rsidRDefault="00AD63B4" w14:paraId="657D9643" w14:textId="31258DEC">
                      <w:pPr>
                        <w:jc w:val="center"/>
                        <w:rPr>
                          <w:sz w:val="16"/>
                          <w:szCs w:val="16"/>
                        </w:rPr>
                      </w:pPr>
                      <w:r>
                        <w:rPr>
                          <w:sz w:val="16"/>
                          <w:szCs w:val="16"/>
                        </w:rPr>
                        <w:t>11</w:t>
                      </w:r>
                    </w:p>
                  </w:txbxContent>
                </v:textbox>
              </v:oval>
            </w:pict>
          </mc:Fallback>
        </mc:AlternateContent>
      </w:r>
      <w:r w:rsidR="00932823">
        <w:rPr>
          <w:noProof/>
        </w:rPr>
        <w:drawing>
          <wp:inline distT="0" distB="0" distL="0" distR="0" wp14:anchorId="10786EED" wp14:editId="359F8590">
            <wp:extent cx="5128392" cy="4484077"/>
            <wp:effectExtent l="0" t="0" r="0" b="0"/>
            <wp:docPr id="13149622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962278" name="Picture 1" descr="A screenshot of a computer&#10;&#10;AI-generated content may be incorrect."/>
                    <pic:cNvPicPr/>
                  </pic:nvPicPr>
                  <pic:blipFill>
                    <a:blip r:embed="rId118"/>
                    <a:stretch>
                      <a:fillRect/>
                    </a:stretch>
                  </pic:blipFill>
                  <pic:spPr>
                    <a:xfrm>
                      <a:off x="0" y="0"/>
                      <a:ext cx="5164093" cy="4515292"/>
                    </a:xfrm>
                    <a:prstGeom prst="rect">
                      <a:avLst/>
                    </a:prstGeom>
                  </pic:spPr>
                </pic:pic>
              </a:graphicData>
            </a:graphic>
          </wp:inline>
        </w:drawing>
      </w:r>
    </w:p>
    <w:p w:rsidR="005E087F" w:rsidP="00AD0C14" w:rsidRDefault="005E087F" w14:paraId="2560D3BD" w14:textId="256FA805">
      <w:pPr>
        <w:rPr>
          <w:b/>
          <w:bCs/>
        </w:rPr>
      </w:pPr>
    </w:p>
    <w:p w:rsidRPr="007D6BDA" w:rsidR="00AD0C14" w:rsidP="00AD0C14" w:rsidRDefault="00606985" w14:paraId="48553F6B" w14:textId="625D039F">
      <w:pPr>
        <w:rPr>
          <w:b/>
          <w:bCs/>
        </w:rPr>
      </w:pPr>
      <w:r>
        <w:rPr>
          <w:noProof/>
        </w:rPr>
        <mc:AlternateContent>
          <mc:Choice Requires="wps">
            <w:drawing>
              <wp:anchor distT="0" distB="0" distL="114300" distR="114300" simplePos="0" relativeHeight="251658394" behindDoc="0" locked="0" layoutInCell="1" allowOverlap="1" wp14:anchorId="7EE07F9C" wp14:editId="5D0412CB">
                <wp:simplePos x="0" y="0"/>
                <wp:positionH relativeFrom="column">
                  <wp:posOffset>-248641</wp:posOffset>
                </wp:positionH>
                <wp:positionV relativeFrom="paragraph">
                  <wp:posOffset>-14884</wp:posOffset>
                </wp:positionV>
                <wp:extent cx="193675" cy="186055"/>
                <wp:effectExtent l="0" t="0" r="15875" b="23495"/>
                <wp:wrapNone/>
                <wp:docPr id="376293838" name="Oval 14"/>
                <wp:cNvGraphicFramePr/>
                <a:graphic xmlns:a="http://schemas.openxmlformats.org/drawingml/2006/main">
                  <a:graphicData uri="http://schemas.microsoft.com/office/word/2010/wordprocessingShape">
                    <wps:wsp>
                      <wps:cNvSpPr/>
                      <wps:spPr>
                        <a:xfrm>
                          <a:off x="0" y="0"/>
                          <a:ext cx="193675" cy="18605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Pr="00186FC4" w:rsidR="00606985" w:rsidP="00606985" w:rsidRDefault="00606985" w14:paraId="6B8BCC01" w14:textId="5E281891">
                            <w:pPr>
                              <w:jc w:val="center"/>
                              <w:rPr>
                                <w:sz w:val="16"/>
                                <w:szCs w:val="16"/>
                              </w:rPr>
                            </w:pPr>
                            <w:r>
                              <w:rPr>
                                <w:sz w:val="16"/>
                                <w:szCs w:val="16"/>
                              </w:rPr>
                              <w:t>1</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dec="http://schemas.microsoft.com/office/drawing/2017/decorative" xmlns:a="http://schemas.openxmlformats.org/drawingml/2006/main">
            <w:pict w14:anchorId="62AED6ED">
              <v:oval id="_x0000_s1180" style="position:absolute;margin-left:-19.6pt;margin-top:-1.15pt;width:15.25pt;height:14.65pt;z-index:25165839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4472c4 [3204]" strokecolor="#09101d [484]" strokeweight="1pt" w14:anchorId="7EE07F9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">
                <v:stroke joinstyle="miter"/>
                <v:textbox inset="0,0,0,0">
                  <w:txbxContent>
                    <w:p w:rsidRPr="00186FC4" w:rsidR="00606985" w:rsidP="00606985" w:rsidRDefault="00606985" w14:paraId="0295336A" w14:textId="5E281891">
                      <w:pPr>
                        <w:jc w:val="center"/>
                        <w:rPr>
                          <w:sz w:val="16"/>
                          <w:szCs w:val="16"/>
                        </w:rPr>
                      </w:pPr>
                      <w:r>
                        <w:rPr>
                          <w:sz w:val="16"/>
                          <w:szCs w:val="16"/>
                        </w:rPr>
                        <w:t>1</w:t>
                      </w:r>
                    </w:p>
                  </w:txbxContent>
                </v:textbox>
              </v:oval>
            </w:pict>
          </mc:Fallback>
        </mc:AlternateContent>
      </w:r>
      <w:r w:rsidRPr="007D6BDA" w:rsidR="00AD0C14">
        <w:rPr>
          <w:b/>
          <w:bCs/>
        </w:rPr>
        <w:t>Source ID</w:t>
      </w:r>
    </w:p>
    <w:p w:rsidR="00B97CC2" w:rsidP="00AD0C14" w:rsidRDefault="00AD0C14" w14:paraId="220F9E44" w14:textId="06AE9CA6">
      <w:r>
        <w:t xml:space="preserve">This </w:t>
      </w:r>
      <w:r w:rsidR="00B97CC2">
        <w:t>can be</w:t>
      </w:r>
      <w:r>
        <w:t xml:space="preserve"> a system generated number and may be overridden.</w:t>
      </w:r>
      <w:r w:rsidR="009214CD">
        <w:t xml:space="preserve">  </w:t>
      </w:r>
    </w:p>
    <w:p w:rsidR="009A3E19" w:rsidP="00AD0C14" w:rsidRDefault="009214CD" w14:paraId="6D4F0A4B" w14:textId="185AE393">
      <w:r w:rsidRPr="00EE54DA">
        <w:rPr>
          <w:i/>
          <w:iCs/>
        </w:rPr>
        <w:t>However</w:t>
      </w:r>
      <w:r>
        <w:t>, the University of Oxford have chosen</w:t>
      </w:r>
      <w:r w:rsidR="00D077A4">
        <w:t xml:space="preserve"> to always override the Source ID, hence it will </w:t>
      </w:r>
      <w:r w:rsidR="00B97CC2">
        <w:t xml:space="preserve">now </w:t>
      </w:r>
      <w:r w:rsidR="00D077A4">
        <w:t>display as “Override Source ID</w:t>
      </w:r>
      <w:r w:rsidR="00180B4C">
        <w:t>”</w:t>
      </w:r>
      <w:r w:rsidR="00B97CC2">
        <w:t xml:space="preserve"> rather than a system generated number</w:t>
      </w:r>
      <w:r w:rsidR="009A3E19">
        <w:t>, in order to prompt the User to input the correct Source ID.</w:t>
      </w:r>
      <w:r w:rsidR="00C94672">
        <w:t xml:space="preserve">  Note: if the User ignores the message and leaves</w:t>
      </w:r>
      <w:r w:rsidR="004D605B">
        <w:t xml:space="preserve"> the Source ID defaulted to the text “Override Source ID” then the system will </w:t>
      </w:r>
      <w:r w:rsidR="00B93A0D">
        <w:t>automatically generate a unique number.</w:t>
      </w:r>
    </w:p>
    <w:p w:rsidR="00AD0C14" w:rsidP="00AD0C14" w:rsidRDefault="00606985" w14:paraId="096ECC4F" w14:textId="7EA0DC62">
      <w:r>
        <w:rPr>
          <w:noProof/>
        </w:rPr>
        <mc:AlternateContent>
          <mc:Choice Requires="wps">
            <w:drawing>
              <wp:anchor distT="0" distB="0" distL="114300" distR="114300" simplePos="0" relativeHeight="251658395" behindDoc="0" locked="0" layoutInCell="1" allowOverlap="1" wp14:anchorId="0CAE0A1C" wp14:editId="372511D4">
                <wp:simplePos x="0" y="0"/>
                <wp:positionH relativeFrom="leftMargin">
                  <wp:posOffset>452755</wp:posOffset>
                </wp:positionH>
                <wp:positionV relativeFrom="paragraph">
                  <wp:posOffset>905510</wp:posOffset>
                </wp:positionV>
                <wp:extent cx="193675" cy="186055"/>
                <wp:effectExtent l="0" t="0" r="15875" b="23495"/>
                <wp:wrapNone/>
                <wp:docPr id="1600872318" name="Oval 14"/>
                <wp:cNvGraphicFramePr/>
                <a:graphic xmlns:a="http://schemas.openxmlformats.org/drawingml/2006/main">
                  <a:graphicData uri="http://schemas.microsoft.com/office/word/2010/wordprocessingShape">
                    <wps:wsp>
                      <wps:cNvSpPr/>
                      <wps:spPr>
                        <a:xfrm>
                          <a:off x="0" y="0"/>
                          <a:ext cx="193675" cy="18605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Pr="00186FC4" w:rsidR="00606985" w:rsidP="00606985" w:rsidRDefault="00606985" w14:paraId="43436013" w14:textId="2491CAA1">
                            <w:pPr>
                              <w:jc w:val="center"/>
                              <w:rPr>
                                <w:sz w:val="16"/>
                                <w:szCs w:val="16"/>
                              </w:rPr>
                            </w:pPr>
                            <w:r>
                              <w:rPr>
                                <w:sz w:val="16"/>
                                <w:szCs w:val="16"/>
                              </w:rPr>
                              <w:t>2</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dec="http://schemas.microsoft.com/office/drawing/2017/decorative" xmlns:a="http://schemas.openxmlformats.org/drawingml/2006/main">
            <w:pict w14:anchorId="136DB229">
              <v:oval id="_x0000_s1181" style="position:absolute;margin-left:35.65pt;margin-top:71.3pt;width:15.25pt;height:14.65pt;z-index:251658395;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fillcolor="#4472c4 [3204]" strokecolor="#09101d [484]" strokeweight="1pt" w14:anchorId="0CAE0A1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">
                <v:stroke joinstyle="miter"/>
                <v:textbox inset="0,0,0,0">
                  <w:txbxContent>
                    <w:p w:rsidRPr="00186FC4" w:rsidR="00606985" w:rsidP="00606985" w:rsidRDefault="00606985" w14:paraId="24DED8E9" w14:textId="2491CAA1">
                      <w:pPr>
                        <w:jc w:val="center"/>
                        <w:rPr>
                          <w:sz w:val="16"/>
                          <w:szCs w:val="16"/>
                        </w:rPr>
                      </w:pPr>
                      <w:r>
                        <w:rPr>
                          <w:sz w:val="16"/>
                          <w:szCs w:val="16"/>
                        </w:rPr>
                        <w:t>2</w:t>
                      </w:r>
                    </w:p>
                  </w:txbxContent>
                </v:textbox>
                <w10:wrap anchorx="margin"/>
              </v:oval>
            </w:pict>
          </mc:Fallback>
        </mc:AlternateContent>
      </w:r>
      <w:r w:rsidR="00DC0495">
        <w:t xml:space="preserve">It is agreed that the Source ID will be the same as the Serial </w:t>
      </w:r>
      <w:r w:rsidR="001C4903">
        <w:t>n</w:t>
      </w:r>
      <w:r w:rsidR="00DC0495">
        <w:t>umber</w:t>
      </w:r>
      <w:r w:rsidR="008E4D7A">
        <w:t>.  Th</w:t>
      </w:r>
      <w:r w:rsidR="003C6839">
        <w:t xml:space="preserve">e Serial </w:t>
      </w:r>
      <w:r w:rsidR="001C4903">
        <w:t>n</w:t>
      </w:r>
      <w:r w:rsidR="003C6839">
        <w:t>umber will already be identifiable on the</w:t>
      </w:r>
      <w:r w:rsidR="0033222B">
        <w:t xml:space="preserve"> physical source (or housing)</w:t>
      </w:r>
      <w:r w:rsidR="00666672">
        <w:t xml:space="preserve">.  </w:t>
      </w:r>
      <w:r w:rsidR="00A722B0">
        <w:t>Keeping the Source ID and the Seri</w:t>
      </w:r>
      <w:r w:rsidR="00DC510B">
        <w:t>al number identical</w:t>
      </w:r>
      <w:r w:rsidR="00666672">
        <w:t xml:space="preserve"> will drive consistency ensure no duplication</w:t>
      </w:r>
      <w:r w:rsidR="00DC510B">
        <w:t xml:space="preserve"> and will make </w:t>
      </w:r>
      <w:r w:rsidR="00327FF3">
        <w:t>reporting and identification in the system much easier.</w:t>
      </w:r>
    </w:p>
    <w:p w:rsidRPr="007D6BDA" w:rsidR="00AD0C14" w:rsidP="00AD0C14" w:rsidRDefault="00AD0C14" w14:paraId="7AA09D68" w14:textId="10876825">
      <w:pPr>
        <w:rPr>
          <w:b/>
          <w:bCs/>
        </w:rPr>
      </w:pPr>
      <w:r w:rsidRPr="007D6BDA">
        <w:rPr>
          <w:b/>
          <w:bCs/>
        </w:rPr>
        <w:t>Name</w:t>
      </w:r>
    </w:p>
    <w:p w:rsidR="00A8224A" w:rsidP="00AD0C14" w:rsidRDefault="00A8224A" w14:paraId="5BB738AA" w14:textId="481C054E">
      <w:r>
        <w:t>This is the name of the Sealed Source radionuclide</w:t>
      </w:r>
      <w:r w:rsidR="002E375C">
        <w:t xml:space="preserve"> and will also incorporate the Source ID at the end of it.</w:t>
      </w:r>
    </w:p>
    <w:p w:rsidRPr="007D6BDA" w:rsidR="00AD0C14" w:rsidP="00AD0C14" w:rsidRDefault="00606985" w14:paraId="7EC38D26" w14:textId="0A0CA510">
      <w:pPr>
        <w:rPr>
          <w:b/>
          <w:bCs/>
        </w:rPr>
      </w:pPr>
      <w:r>
        <w:rPr>
          <w:noProof/>
        </w:rPr>
        <mc:AlternateContent>
          <mc:Choice Requires="wps">
            <w:drawing>
              <wp:anchor distT="0" distB="0" distL="114300" distR="114300" simplePos="0" relativeHeight="251658396" behindDoc="0" locked="0" layoutInCell="1" allowOverlap="1" wp14:anchorId="692603EE" wp14:editId="68AED1CB">
                <wp:simplePos x="0" y="0"/>
                <wp:positionH relativeFrom="column">
                  <wp:posOffset>-254000</wp:posOffset>
                </wp:positionH>
                <wp:positionV relativeFrom="paragraph">
                  <wp:posOffset>-26035</wp:posOffset>
                </wp:positionV>
                <wp:extent cx="193675" cy="186055"/>
                <wp:effectExtent l="0" t="0" r="15875" b="23495"/>
                <wp:wrapNone/>
                <wp:docPr id="1171980480" name="Oval 14"/>
                <wp:cNvGraphicFramePr/>
                <a:graphic xmlns:a="http://schemas.openxmlformats.org/drawingml/2006/main">
                  <a:graphicData uri="http://schemas.microsoft.com/office/word/2010/wordprocessingShape">
                    <wps:wsp>
                      <wps:cNvSpPr/>
                      <wps:spPr>
                        <a:xfrm>
                          <a:off x="0" y="0"/>
                          <a:ext cx="193675" cy="18605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Pr="00186FC4" w:rsidR="00606985" w:rsidP="00606985" w:rsidRDefault="00606985" w14:paraId="08174E8B" w14:textId="7F236599">
                            <w:pPr>
                              <w:jc w:val="center"/>
                              <w:rPr>
                                <w:sz w:val="16"/>
                                <w:szCs w:val="16"/>
                              </w:rPr>
                            </w:pPr>
                            <w:r>
                              <w:rPr>
                                <w:sz w:val="16"/>
                                <w:szCs w:val="16"/>
                              </w:rPr>
                              <w:t>3</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dec="http://schemas.microsoft.com/office/drawing/2017/decorative" xmlns:a="http://schemas.openxmlformats.org/drawingml/2006/main">
            <w:pict w14:anchorId="0B4DCB22">
              <v:oval id="_x0000_s1182" style="position:absolute;margin-left:-20pt;margin-top:-2.05pt;width:15.25pt;height:14.65pt;z-index:2516583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4472c4 [3204]" strokecolor="#09101d [484]" strokeweight="1pt" w14:anchorId="692603E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">
                <v:stroke joinstyle="miter"/>
                <v:textbox inset="0,0,0,0">
                  <w:txbxContent>
                    <w:p w:rsidRPr="00186FC4" w:rsidR="00606985" w:rsidP="00606985" w:rsidRDefault="00606985" w14:paraId="5139319E" w14:textId="7F236599">
                      <w:pPr>
                        <w:jc w:val="center"/>
                        <w:rPr>
                          <w:sz w:val="16"/>
                          <w:szCs w:val="16"/>
                        </w:rPr>
                      </w:pPr>
                      <w:r>
                        <w:rPr>
                          <w:sz w:val="16"/>
                          <w:szCs w:val="16"/>
                        </w:rPr>
                        <w:t>3</w:t>
                      </w:r>
                    </w:p>
                  </w:txbxContent>
                </v:textbox>
              </v:oval>
            </w:pict>
          </mc:Fallback>
        </mc:AlternateContent>
      </w:r>
      <w:r w:rsidRPr="007D6BDA" w:rsidR="00AD0C14">
        <w:rPr>
          <w:b/>
          <w:bCs/>
        </w:rPr>
        <w:t>Serial</w:t>
      </w:r>
    </w:p>
    <w:p w:rsidR="001C4903" w:rsidP="00AD0C14" w:rsidRDefault="00606985" w14:paraId="586ACC2A" w14:textId="528BBD35">
      <w:r>
        <w:rPr>
          <w:noProof/>
        </w:rPr>
        <mc:AlternateContent>
          <mc:Choice Requires="wps">
            <w:drawing>
              <wp:anchor distT="0" distB="0" distL="114300" distR="114300" simplePos="0" relativeHeight="251658397" behindDoc="0" locked="0" layoutInCell="1" allowOverlap="1" wp14:anchorId="7287DA13" wp14:editId="429D890A">
                <wp:simplePos x="0" y="0"/>
                <wp:positionH relativeFrom="column">
                  <wp:posOffset>-247015</wp:posOffset>
                </wp:positionH>
                <wp:positionV relativeFrom="paragraph">
                  <wp:posOffset>701040</wp:posOffset>
                </wp:positionV>
                <wp:extent cx="193675" cy="186055"/>
                <wp:effectExtent l="0" t="0" r="15875" b="23495"/>
                <wp:wrapNone/>
                <wp:docPr id="1326238700" name="Oval 14"/>
                <wp:cNvGraphicFramePr/>
                <a:graphic xmlns:a="http://schemas.openxmlformats.org/drawingml/2006/main">
                  <a:graphicData uri="http://schemas.microsoft.com/office/word/2010/wordprocessingShape">
                    <wps:wsp>
                      <wps:cNvSpPr/>
                      <wps:spPr>
                        <a:xfrm>
                          <a:off x="0" y="0"/>
                          <a:ext cx="193675" cy="18605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Pr="00186FC4" w:rsidR="00606985" w:rsidP="00606985" w:rsidRDefault="00606985" w14:paraId="075C7590" w14:textId="4C40AFDC">
                            <w:pPr>
                              <w:jc w:val="center"/>
                              <w:rPr>
                                <w:sz w:val="16"/>
                                <w:szCs w:val="16"/>
                              </w:rPr>
                            </w:pPr>
                            <w:r>
                              <w:rPr>
                                <w:sz w:val="16"/>
                                <w:szCs w:val="16"/>
                              </w:rPr>
                              <w:t>4</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dec="http://schemas.microsoft.com/office/drawing/2017/decorative" xmlns:a="http://schemas.openxmlformats.org/drawingml/2006/main">
            <w:pict w14:anchorId="2353CBAD">
              <v:oval id="_x0000_s1183" style="position:absolute;margin-left:-19.45pt;margin-top:55.2pt;width:15.25pt;height:14.65pt;z-index:25165839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4472c4 [3204]" strokecolor="#09101d [484]" strokeweight="1pt" w14:anchorId="7287DA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">
                <v:stroke joinstyle="miter"/>
                <v:textbox inset="0,0,0,0">
                  <w:txbxContent>
                    <w:p w:rsidRPr="00186FC4" w:rsidR="00606985" w:rsidP="00606985" w:rsidRDefault="00606985" w14:paraId="7163D972" w14:textId="4C40AFDC">
                      <w:pPr>
                        <w:jc w:val="center"/>
                        <w:rPr>
                          <w:sz w:val="16"/>
                          <w:szCs w:val="16"/>
                        </w:rPr>
                      </w:pPr>
                      <w:r>
                        <w:rPr>
                          <w:sz w:val="16"/>
                          <w:szCs w:val="16"/>
                        </w:rPr>
                        <w:t>4</w:t>
                      </w:r>
                    </w:p>
                  </w:txbxContent>
                </v:textbox>
              </v:oval>
            </w:pict>
          </mc:Fallback>
        </mc:AlternateContent>
      </w:r>
      <w:r w:rsidR="001C4903">
        <w:t>This is the Serial number of the Source and is identical to the Source ID.</w:t>
      </w:r>
      <w:r w:rsidR="007C78F6">
        <w:t xml:space="preserve">  The Serial number is found on the physical Source itself and/or the housing of the physical Source it the Source is too small to have a physical label.</w:t>
      </w:r>
    </w:p>
    <w:p w:rsidRPr="0063122D" w:rsidR="00AD0C14" w:rsidP="00AD0C14" w:rsidRDefault="55972719" w14:paraId="2F0ADA13" w14:textId="3D7FFD0A">
      <w:pPr>
        <w:rPr>
          <w:b/>
          <w:bCs/>
        </w:rPr>
      </w:pPr>
      <w:r w:rsidRPr="4326A1DE">
        <w:rPr>
          <w:b/>
          <w:bCs/>
        </w:rPr>
        <w:t>Department</w:t>
      </w:r>
    </w:p>
    <w:p w:rsidR="00DB768A" w:rsidP="00AD0C14" w:rsidRDefault="00606985" w14:paraId="7F3B1742" w14:textId="64D10761">
      <w:r>
        <w:rPr>
          <w:noProof/>
        </w:rPr>
        <mc:AlternateContent>
          <mc:Choice Requires="wps">
            <w:drawing>
              <wp:anchor distT="0" distB="0" distL="114300" distR="114300" simplePos="0" relativeHeight="251658398" behindDoc="0" locked="0" layoutInCell="1" allowOverlap="1" wp14:anchorId="06CE904B" wp14:editId="6A2F52DF">
                <wp:simplePos x="0" y="0"/>
                <wp:positionH relativeFrom="column">
                  <wp:posOffset>-223520</wp:posOffset>
                </wp:positionH>
                <wp:positionV relativeFrom="paragraph">
                  <wp:posOffset>892175</wp:posOffset>
                </wp:positionV>
                <wp:extent cx="193675" cy="186055"/>
                <wp:effectExtent l="0" t="0" r="15875" b="23495"/>
                <wp:wrapNone/>
                <wp:docPr id="1068202685" name="Oval 14"/>
                <wp:cNvGraphicFramePr/>
                <a:graphic xmlns:a="http://schemas.openxmlformats.org/drawingml/2006/main">
                  <a:graphicData uri="http://schemas.microsoft.com/office/word/2010/wordprocessingShape">
                    <wps:wsp>
                      <wps:cNvSpPr/>
                      <wps:spPr>
                        <a:xfrm>
                          <a:off x="0" y="0"/>
                          <a:ext cx="193675" cy="18605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Pr="00186FC4" w:rsidR="00606985" w:rsidP="00606985" w:rsidRDefault="00606985" w14:paraId="15B34731" w14:textId="4AF54A95">
                            <w:pPr>
                              <w:jc w:val="center"/>
                              <w:rPr>
                                <w:sz w:val="16"/>
                                <w:szCs w:val="16"/>
                              </w:rPr>
                            </w:pPr>
                            <w:r>
                              <w:rPr>
                                <w:sz w:val="16"/>
                                <w:szCs w:val="16"/>
                              </w:rPr>
                              <w:t>5</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dec="http://schemas.microsoft.com/office/drawing/2017/decorative" xmlns:a="http://schemas.openxmlformats.org/drawingml/2006/main">
            <w:pict w14:anchorId="279E3682">
              <v:oval id="_x0000_s1184" style="position:absolute;margin-left:-17.6pt;margin-top:70.25pt;width:15.25pt;height:14.65pt;z-index:25165839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4472c4 [3204]" strokecolor="#09101d [484]" strokeweight="1pt" w14:anchorId="06CE904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">
                <v:stroke joinstyle="miter"/>
                <v:textbox inset="0,0,0,0">
                  <w:txbxContent>
                    <w:p w:rsidRPr="00186FC4" w:rsidR="00606985" w:rsidP="00606985" w:rsidRDefault="00606985" w14:paraId="04EFE100" w14:textId="4AF54A95">
                      <w:pPr>
                        <w:jc w:val="center"/>
                        <w:rPr>
                          <w:sz w:val="16"/>
                          <w:szCs w:val="16"/>
                        </w:rPr>
                      </w:pPr>
                      <w:r>
                        <w:rPr>
                          <w:sz w:val="16"/>
                          <w:szCs w:val="16"/>
                        </w:rPr>
                        <w:t>5</w:t>
                      </w:r>
                    </w:p>
                  </w:txbxContent>
                </v:textbox>
              </v:oval>
            </w:pict>
          </mc:Fallback>
        </mc:AlternateContent>
      </w:r>
      <w:r w:rsidR="00DB768A">
        <w:t>This is the</w:t>
      </w:r>
      <w:r w:rsidR="00B12207">
        <w:t xml:space="preserve"> Departmental </w:t>
      </w:r>
      <w:r w:rsidR="55972719">
        <w:t>Department</w:t>
      </w:r>
      <w:r w:rsidR="008B5AF0">
        <w:t xml:space="preserve"> </w:t>
      </w:r>
      <w:r w:rsidR="00B12207">
        <w:t>limit</w:t>
      </w:r>
      <w:r w:rsidR="00973F99">
        <w:t xml:space="preserve"> under which the source will be accounted for.</w:t>
      </w:r>
      <w:r w:rsidR="00706C8C">
        <w:t xml:space="preserve">  For example, if the source is to be used </w:t>
      </w:r>
      <w:r w:rsidR="000D2B86">
        <w:t xml:space="preserve">in </w:t>
      </w:r>
      <w:r w:rsidR="003A63B1">
        <w:t xml:space="preserve">the </w:t>
      </w:r>
      <w:r w:rsidR="000D2B86">
        <w:t>Physics</w:t>
      </w:r>
      <w:r w:rsidR="003A63B1">
        <w:t xml:space="preserve"> Department</w:t>
      </w:r>
      <w:r w:rsidR="000D2B86">
        <w:t xml:space="preserve">, it might be listed </w:t>
      </w:r>
      <w:r w:rsidR="009C310B">
        <w:t xml:space="preserve">under the “SEALED </w:t>
      </w:r>
      <w:r w:rsidR="001814D8">
        <w:t xml:space="preserve">CSA </w:t>
      </w:r>
      <w:r w:rsidR="009C310B">
        <w:t>Physics</w:t>
      </w:r>
      <w:r w:rsidR="0063122D">
        <w:t>”</w:t>
      </w:r>
      <w:r w:rsidR="001814D8">
        <w:t xml:space="preserve"> </w:t>
      </w:r>
      <w:r w:rsidR="55972719">
        <w:t>Department</w:t>
      </w:r>
      <w:r w:rsidR="001814D8">
        <w:t xml:space="preserve"> or alternatively it might be listed under the </w:t>
      </w:r>
      <w:r w:rsidR="003A63B1">
        <w:t>“</w:t>
      </w:r>
      <w:r w:rsidR="00603702">
        <w:t>EXEMPT D</w:t>
      </w:r>
      <w:r w:rsidR="003A63B1">
        <w:t>enys</w:t>
      </w:r>
      <w:r w:rsidR="00603702">
        <w:t xml:space="preserve"> Wilkinson Building</w:t>
      </w:r>
      <w:r w:rsidR="003A63B1">
        <w:t>”</w:t>
      </w:r>
      <w:r w:rsidR="00603702">
        <w:t xml:space="preserve"> </w:t>
      </w:r>
      <w:r w:rsidR="55972719">
        <w:t>Department</w:t>
      </w:r>
      <w:r w:rsidR="00603702">
        <w:t>.</w:t>
      </w:r>
    </w:p>
    <w:p w:rsidRPr="00896538" w:rsidR="00AD0C14" w:rsidP="00AD0C14" w:rsidRDefault="00AD0C14" w14:paraId="4E5CDAB3" w14:textId="5654D1E8">
      <w:pPr>
        <w:rPr>
          <w:b/>
          <w:bCs/>
        </w:rPr>
      </w:pPr>
      <w:r w:rsidRPr="00896538">
        <w:rPr>
          <w:b/>
          <w:bCs/>
        </w:rPr>
        <w:t>Nuclide Authorisation</w:t>
      </w:r>
    </w:p>
    <w:p w:rsidR="000C2E6A" w:rsidP="00AD0C14" w:rsidRDefault="00AD0C14" w14:paraId="7EC482E9" w14:textId="43D271F1">
      <w:r>
        <w:t xml:space="preserve">Each radionuclide listed on the </w:t>
      </w:r>
      <w:r w:rsidR="55972719">
        <w:t>Department</w:t>
      </w:r>
      <w:r>
        <w:t xml:space="preserve"> </w:t>
      </w:r>
      <w:r w:rsidR="002F1CC4">
        <w:t>is</w:t>
      </w:r>
      <w:r>
        <w:t xml:space="preserve"> shown with a nuclide authorisation.  This describes the conditions for use of the radionuclide.  For example, a sealed source might be listed on the </w:t>
      </w:r>
      <w:r w:rsidR="55972719">
        <w:t>Department</w:t>
      </w:r>
      <w:r>
        <w:t xml:space="preserve"> with one or more </w:t>
      </w:r>
      <w:r w:rsidR="00CD4A94">
        <w:t>Nuclide Authorisation</w:t>
      </w:r>
      <w:r>
        <w:t>:</w:t>
      </w:r>
    </w:p>
    <w:p w:rsidR="00AD0C14" w:rsidP="00AD0C14" w:rsidRDefault="00AD0C14" w14:paraId="5B3EF006" w14:textId="0A74ED2D">
      <w:r>
        <w:t xml:space="preserve">e.g. the radionuclide might be shown on the same </w:t>
      </w:r>
      <w:r w:rsidR="55972719">
        <w:t>Department</w:t>
      </w:r>
      <w:r>
        <w:t xml:space="preserve"> twice.  </w:t>
      </w:r>
    </w:p>
    <w:p w:rsidR="00AD0C14" w:rsidP="00746495" w:rsidRDefault="00AD0C14" w14:paraId="188AFEB5" w14:textId="20AEDD88">
      <w:pPr>
        <w:pStyle w:val="ListParagraph"/>
        <w:numPr>
          <w:ilvl w:val="0"/>
          <w:numId w:val="9"/>
        </w:numPr>
        <w:spacing w:after="0"/>
      </w:pPr>
      <w:r>
        <w:t>Line one</w:t>
      </w:r>
      <w:r w:rsidR="004E4E0E">
        <w:t>, radionuclide</w:t>
      </w:r>
      <w:r>
        <w:t xml:space="preserve"> with 2x sealed sources of Stontium-90 </w:t>
      </w:r>
      <w:r w:rsidR="00C21184">
        <w:t>at</w:t>
      </w:r>
      <w:r>
        <w:t xml:space="preserve"> 2GBq.  </w:t>
      </w:r>
    </w:p>
    <w:p w:rsidR="00746495" w:rsidP="00AD0C14" w:rsidRDefault="00AD0C14" w14:paraId="776E3A13" w14:textId="77777777">
      <w:pPr>
        <w:pStyle w:val="ListParagraph"/>
        <w:numPr>
          <w:ilvl w:val="0"/>
          <w:numId w:val="9"/>
        </w:numPr>
        <w:spacing w:after="0"/>
      </w:pPr>
      <w:r>
        <w:t>Line two</w:t>
      </w:r>
      <w:r w:rsidR="004E4E0E">
        <w:t>, radionuclide</w:t>
      </w:r>
      <w:r>
        <w:t xml:space="preserve"> with 8</w:t>
      </w:r>
      <w:r w:rsidR="00C21184">
        <w:t>x</w:t>
      </w:r>
      <w:r>
        <w:t xml:space="preserve"> sealed sources of Strontium-90 at 1.48GBq.</w:t>
      </w:r>
    </w:p>
    <w:p w:rsidR="003C5531" w:rsidP="003C5531" w:rsidRDefault="003C5531" w14:paraId="6AAD28EF" w14:textId="77777777">
      <w:pPr>
        <w:spacing w:after="0"/>
      </w:pPr>
    </w:p>
    <w:p w:rsidR="005D458E" w:rsidP="005D458E" w:rsidRDefault="002B05CF" w14:paraId="059FBF76" w14:textId="69CBFF41">
      <w:pPr>
        <w:spacing w:after="0"/>
      </w:pPr>
      <w:r>
        <w:t xml:space="preserve">The Nuclide Authorisation field is used to select the correct use when adding the </w:t>
      </w:r>
      <w:r w:rsidR="008F0ACB">
        <w:t xml:space="preserve">radionuclide against the </w:t>
      </w:r>
      <w:r w:rsidR="55972719">
        <w:t>Department</w:t>
      </w:r>
      <w:r w:rsidR="00CB06F2">
        <w:t xml:space="preserve"> i.e. in this example the Strontium source either at the 2GB</w:t>
      </w:r>
      <w:r w:rsidR="00746495">
        <w:t>q value or the 1.48GBq value.</w:t>
      </w:r>
    </w:p>
    <w:p w:rsidR="00E92CC2" w:rsidP="005D458E" w:rsidRDefault="00E92CC2" w14:paraId="2E0D1B23" w14:textId="745BDB5D">
      <w:pPr>
        <w:spacing w:after="0"/>
      </w:pPr>
      <w:r>
        <w:t xml:space="preserve">Note: if you mouse over the </w:t>
      </w:r>
      <w:r w:rsidR="00F539A6">
        <w:t>Nuclide Authorisation options given, the system will provide the details for the authorised use and note the number of sources allowable against</w:t>
      </w:r>
      <w:r w:rsidR="00046151">
        <w:t xml:space="preserve"> the criterial shown.</w:t>
      </w:r>
    </w:p>
    <w:p w:rsidR="005D458E" w:rsidP="005D458E" w:rsidRDefault="00606985" w14:paraId="5287397E" w14:textId="22250A4A">
      <w:pPr>
        <w:spacing w:after="0"/>
      </w:pPr>
      <w:r>
        <w:rPr>
          <w:noProof/>
        </w:rPr>
        <mc:AlternateContent>
          <mc:Choice Requires="wps">
            <w:drawing>
              <wp:anchor distT="0" distB="0" distL="114300" distR="114300" simplePos="0" relativeHeight="251658399" behindDoc="0" locked="0" layoutInCell="1" allowOverlap="1" wp14:anchorId="25492E3F" wp14:editId="224F72EE">
                <wp:simplePos x="0" y="0"/>
                <wp:positionH relativeFrom="column">
                  <wp:posOffset>-233680</wp:posOffset>
                </wp:positionH>
                <wp:positionV relativeFrom="paragraph">
                  <wp:posOffset>184785</wp:posOffset>
                </wp:positionV>
                <wp:extent cx="193675" cy="186055"/>
                <wp:effectExtent l="0" t="0" r="15875" b="23495"/>
                <wp:wrapNone/>
                <wp:docPr id="44515205" name="Oval 14"/>
                <wp:cNvGraphicFramePr/>
                <a:graphic xmlns:a="http://schemas.openxmlformats.org/drawingml/2006/main">
                  <a:graphicData uri="http://schemas.microsoft.com/office/word/2010/wordprocessingShape">
                    <wps:wsp>
                      <wps:cNvSpPr/>
                      <wps:spPr>
                        <a:xfrm>
                          <a:off x="0" y="0"/>
                          <a:ext cx="193675" cy="18605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Pr="00186FC4" w:rsidR="00606985" w:rsidP="00606985" w:rsidRDefault="00606985" w14:paraId="3F3B052E" w14:textId="5C62CC8D">
                            <w:pPr>
                              <w:jc w:val="center"/>
                              <w:rPr>
                                <w:sz w:val="16"/>
                                <w:szCs w:val="16"/>
                              </w:rPr>
                            </w:pPr>
                            <w:r>
                              <w:rPr>
                                <w:sz w:val="16"/>
                                <w:szCs w:val="16"/>
                              </w:rPr>
                              <w:t>6</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dec="http://schemas.microsoft.com/office/drawing/2017/decorative" xmlns:a="http://schemas.openxmlformats.org/drawingml/2006/main">
            <w:pict w14:anchorId="3C286D6A">
              <v:oval id="_x0000_s1185" style="position:absolute;margin-left:-18.4pt;margin-top:14.55pt;width:15.25pt;height:14.65pt;z-index:25165839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4472c4 [3204]" strokecolor="#09101d [484]" strokeweight="1pt" w14:anchorId="25492E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">
                <v:stroke joinstyle="miter"/>
                <v:textbox inset="0,0,0,0">
                  <w:txbxContent>
                    <w:p w:rsidRPr="00186FC4" w:rsidR="00606985" w:rsidP="00606985" w:rsidRDefault="00606985" w14:paraId="14EAB887" w14:textId="5C62CC8D">
                      <w:pPr>
                        <w:jc w:val="center"/>
                        <w:rPr>
                          <w:sz w:val="16"/>
                          <w:szCs w:val="16"/>
                        </w:rPr>
                      </w:pPr>
                      <w:r>
                        <w:rPr>
                          <w:sz w:val="16"/>
                          <w:szCs w:val="16"/>
                        </w:rPr>
                        <w:t>6</w:t>
                      </w:r>
                    </w:p>
                  </w:txbxContent>
                </v:textbox>
              </v:oval>
            </w:pict>
          </mc:Fallback>
        </mc:AlternateContent>
      </w:r>
    </w:p>
    <w:p w:rsidRPr="005D458E" w:rsidR="00AD0C14" w:rsidP="00665AB2" w:rsidRDefault="00AD0C14" w14:paraId="72F43B70" w14:textId="0FF06754">
      <w:r w:rsidRPr="009F4F95">
        <w:rPr>
          <w:b/>
          <w:bCs/>
        </w:rPr>
        <w:t>Lab</w:t>
      </w:r>
    </w:p>
    <w:p w:rsidR="00AD0C14" w:rsidP="00AD0C14" w:rsidRDefault="00606985" w14:paraId="1E992A1B" w14:textId="430CA70C">
      <w:r>
        <w:rPr>
          <w:noProof/>
        </w:rPr>
        <mc:AlternateContent>
          <mc:Choice Requires="wps">
            <w:drawing>
              <wp:anchor distT="0" distB="0" distL="114300" distR="114300" simplePos="0" relativeHeight="251658400" behindDoc="0" locked="0" layoutInCell="1" allowOverlap="1" wp14:anchorId="662D1785" wp14:editId="473BA15C">
                <wp:simplePos x="0" y="0"/>
                <wp:positionH relativeFrom="leftMargin">
                  <wp:posOffset>443865</wp:posOffset>
                </wp:positionH>
                <wp:positionV relativeFrom="paragraph">
                  <wp:posOffset>686435</wp:posOffset>
                </wp:positionV>
                <wp:extent cx="193675" cy="186055"/>
                <wp:effectExtent l="0" t="0" r="15875" b="23495"/>
                <wp:wrapNone/>
                <wp:docPr id="1254109767" name="Oval 14"/>
                <wp:cNvGraphicFramePr/>
                <a:graphic xmlns:a="http://schemas.openxmlformats.org/drawingml/2006/main">
                  <a:graphicData uri="http://schemas.microsoft.com/office/word/2010/wordprocessingShape">
                    <wps:wsp>
                      <wps:cNvSpPr/>
                      <wps:spPr>
                        <a:xfrm>
                          <a:off x="0" y="0"/>
                          <a:ext cx="193675" cy="18605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Pr="00186FC4" w:rsidR="00606985" w:rsidP="00606985" w:rsidRDefault="00606985" w14:paraId="554E37CE" w14:textId="7C0BCBD8">
                            <w:pPr>
                              <w:jc w:val="center"/>
                              <w:rPr>
                                <w:sz w:val="16"/>
                                <w:szCs w:val="16"/>
                              </w:rPr>
                            </w:pPr>
                            <w:r>
                              <w:rPr>
                                <w:sz w:val="16"/>
                                <w:szCs w:val="16"/>
                              </w:rPr>
                              <w:t>7</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dec="http://schemas.microsoft.com/office/drawing/2017/decorative" xmlns:a="http://schemas.openxmlformats.org/drawingml/2006/main">
            <w:pict w14:anchorId="3DF6E96C">
              <v:oval id="_x0000_s1186" style="position:absolute;margin-left:34.95pt;margin-top:54.05pt;width:15.25pt;height:14.65pt;z-index:251658400;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fillcolor="#4472c4 [3204]" strokecolor="#09101d [484]" strokeweight="1pt" w14:anchorId="662D17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">
                <v:stroke joinstyle="miter"/>
                <v:textbox inset="0,0,0,0">
                  <w:txbxContent>
                    <w:p w:rsidRPr="00186FC4" w:rsidR="00606985" w:rsidP="00606985" w:rsidRDefault="00606985" w14:paraId="71268452" w14:textId="7C0BCBD8">
                      <w:pPr>
                        <w:jc w:val="center"/>
                        <w:rPr>
                          <w:sz w:val="16"/>
                          <w:szCs w:val="16"/>
                        </w:rPr>
                      </w:pPr>
                      <w:r>
                        <w:rPr>
                          <w:sz w:val="16"/>
                          <w:szCs w:val="16"/>
                        </w:rPr>
                        <w:t>7</w:t>
                      </w:r>
                    </w:p>
                  </w:txbxContent>
                </v:textbox>
                <w10:wrap anchorx="margin"/>
              </v:oval>
            </w:pict>
          </mc:Fallback>
        </mc:AlternateContent>
      </w:r>
      <w:r w:rsidR="00AD0C14">
        <w:t xml:space="preserve">This is the location where the source is held.  The lab will be visible if it has been listed on the </w:t>
      </w:r>
      <w:r w:rsidR="55972719">
        <w:t>Department</w:t>
      </w:r>
      <w:r w:rsidR="00AD0C14">
        <w:t xml:space="preserve"> limit for the Department.</w:t>
      </w:r>
      <w:r w:rsidR="00E0177A">
        <w:t xml:space="preserve">  If it is not visible, it will need to be added to the </w:t>
      </w:r>
      <w:r w:rsidR="55972719">
        <w:t>Department</w:t>
      </w:r>
      <w:r w:rsidR="00B56753">
        <w:t xml:space="preserve"> before it can be selected </w:t>
      </w:r>
      <w:r w:rsidR="00720BC1">
        <w:t>for use with the sealed source.</w:t>
      </w:r>
    </w:p>
    <w:p w:rsidRPr="008671F6" w:rsidR="00AD0C14" w:rsidP="00AD0C14" w:rsidRDefault="00AD0C14" w14:paraId="74F10F5E" w14:textId="286A9A93">
      <w:pPr>
        <w:rPr>
          <w:b/>
          <w:bCs/>
        </w:rPr>
      </w:pPr>
      <w:r w:rsidRPr="008671F6">
        <w:rPr>
          <w:b/>
          <w:bCs/>
        </w:rPr>
        <w:t>Owner</w:t>
      </w:r>
    </w:p>
    <w:p w:rsidR="00B13A5D" w:rsidP="00AD0C14" w:rsidRDefault="00606985" w14:paraId="7F106D00" w14:textId="02088A8F">
      <w:r>
        <w:rPr>
          <w:noProof/>
        </w:rPr>
        <mc:AlternateContent>
          <mc:Choice Requires="wps">
            <w:drawing>
              <wp:anchor distT="0" distB="0" distL="114300" distR="114300" simplePos="0" relativeHeight="251658401" behindDoc="0" locked="0" layoutInCell="1" allowOverlap="1" wp14:anchorId="429565FD" wp14:editId="44859500">
                <wp:simplePos x="0" y="0"/>
                <wp:positionH relativeFrom="leftMargin">
                  <wp:posOffset>454025</wp:posOffset>
                </wp:positionH>
                <wp:positionV relativeFrom="paragraph">
                  <wp:posOffset>686435</wp:posOffset>
                </wp:positionV>
                <wp:extent cx="193675" cy="186055"/>
                <wp:effectExtent l="0" t="0" r="15875" b="23495"/>
                <wp:wrapNone/>
                <wp:docPr id="1724425227" name="Oval 14"/>
                <wp:cNvGraphicFramePr/>
                <a:graphic xmlns:a="http://schemas.openxmlformats.org/drawingml/2006/main">
                  <a:graphicData uri="http://schemas.microsoft.com/office/word/2010/wordprocessingShape">
                    <wps:wsp>
                      <wps:cNvSpPr/>
                      <wps:spPr>
                        <a:xfrm>
                          <a:off x="0" y="0"/>
                          <a:ext cx="193675" cy="18605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Pr="00186FC4" w:rsidR="00606985" w:rsidP="00606985" w:rsidRDefault="00606985" w14:paraId="6B980CCF" w14:textId="00C1109F">
                            <w:pPr>
                              <w:jc w:val="center"/>
                              <w:rPr>
                                <w:sz w:val="16"/>
                                <w:szCs w:val="16"/>
                              </w:rPr>
                            </w:pPr>
                            <w:r>
                              <w:rPr>
                                <w:sz w:val="16"/>
                                <w:szCs w:val="16"/>
                              </w:rPr>
                              <w:t>8</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dec="http://schemas.microsoft.com/office/drawing/2017/decorative" xmlns:a="http://schemas.openxmlformats.org/drawingml/2006/main">
            <w:pict w14:anchorId="254060A8">
              <v:oval id="_x0000_s1187" style="position:absolute;margin-left:35.75pt;margin-top:54.05pt;width:15.25pt;height:14.65pt;z-index:251658401;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fillcolor="#4472c4 [3204]" strokecolor="#09101d [484]" strokeweight="1pt" w14:anchorId="429565F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">
                <v:stroke joinstyle="miter"/>
                <v:textbox inset="0,0,0,0">
                  <w:txbxContent>
                    <w:p w:rsidRPr="00186FC4" w:rsidR="00606985" w:rsidP="00606985" w:rsidRDefault="00606985" w14:paraId="559003C7" w14:textId="00C1109F">
                      <w:pPr>
                        <w:jc w:val="center"/>
                        <w:rPr>
                          <w:sz w:val="16"/>
                          <w:szCs w:val="16"/>
                        </w:rPr>
                      </w:pPr>
                      <w:r>
                        <w:rPr>
                          <w:sz w:val="16"/>
                          <w:szCs w:val="16"/>
                        </w:rPr>
                        <w:t>8</w:t>
                      </w:r>
                    </w:p>
                  </w:txbxContent>
                </v:textbox>
                <w10:wrap anchorx="margin"/>
              </v:oval>
            </w:pict>
          </mc:Fallback>
        </mc:AlternateContent>
      </w:r>
      <w:r w:rsidR="00AD0C14">
        <w:t>This represents the person accountable for the source in the system.  The sealed source report can be run by “owner” to identify all sources attributable to an individual.</w:t>
      </w:r>
      <w:r w:rsidR="004F70F0">
        <w:t xml:space="preserve">  The owner of the source can use the source</w:t>
      </w:r>
      <w:r w:rsidR="007F6C7C">
        <w:t xml:space="preserve">, make sub-divisions and </w:t>
      </w:r>
      <w:r w:rsidR="00101CE1">
        <w:t>create waste as required.</w:t>
      </w:r>
    </w:p>
    <w:p w:rsidRPr="00B13A5D" w:rsidR="00AD0C14" w:rsidP="00AD0C14" w:rsidRDefault="00AD0C14" w14:paraId="732E37C8" w14:textId="7824CC86">
      <w:r w:rsidRPr="00FA51F6">
        <w:rPr>
          <w:b/>
          <w:bCs/>
        </w:rPr>
        <w:t>Status</w:t>
      </w:r>
    </w:p>
    <w:p w:rsidR="00AD0C14" w:rsidP="00AD0C14" w:rsidRDefault="00AD0C14" w14:paraId="4F1EEFE3" w14:textId="14EA5A65">
      <w:r>
        <w:t xml:space="preserve">This is a required field and </w:t>
      </w:r>
      <w:r w:rsidR="00FB7BE4">
        <w:t>will default to</w:t>
      </w:r>
      <w:r>
        <w:t xml:space="preserve"> be marked as “Active” when adding a new sealed source to the system.</w:t>
      </w:r>
      <w:r w:rsidR="00470848">
        <w:t xml:space="preserve">  When a source is ultimately disposed of, the status will change to be “Inactive”.  This will ensure that the source is not accounted for </w:t>
      </w:r>
      <w:r w:rsidR="00205DE3">
        <w:t>in current inventories</w:t>
      </w:r>
      <w:r w:rsidR="00362726">
        <w:t xml:space="preserve"> but is still retained in the system for audit</w:t>
      </w:r>
      <w:r w:rsidR="00F46F7C">
        <w:t xml:space="preserve"> purposes.</w:t>
      </w:r>
    </w:p>
    <w:p w:rsidR="00B579CA" w:rsidP="00AD0C14" w:rsidRDefault="00B579CA" w14:paraId="1912C1BF" w14:textId="17261541"/>
    <w:p w:rsidRPr="004E1106" w:rsidR="00B204CF" w:rsidP="00B204CF" w:rsidRDefault="00830DBA" w14:paraId="26561F67" w14:textId="5712F13C">
      <w:pPr>
        <w:rPr>
          <w:b/>
          <w:bCs/>
        </w:rPr>
      </w:pPr>
      <w:r>
        <w:rPr>
          <w:noProof/>
        </w:rPr>
        <mc:AlternateContent>
          <mc:Choice Requires="wps">
            <w:drawing>
              <wp:anchor distT="0" distB="0" distL="114300" distR="114300" simplePos="0" relativeHeight="251658402" behindDoc="0" locked="0" layoutInCell="1" allowOverlap="1" wp14:anchorId="7E87428B" wp14:editId="07A7F11E">
                <wp:simplePos x="0" y="0"/>
                <wp:positionH relativeFrom="column">
                  <wp:posOffset>-270657</wp:posOffset>
                </wp:positionH>
                <wp:positionV relativeFrom="paragraph">
                  <wp:posOffset>-3712</wp:posOffset>
                </wp:positionV>
                <wp:extent cx="193675" cy="186055"/>
                <wp:effectExtent l="0" t="0" r="15875" b="23495"/>
                <wp:wrapNone/>
                <wp:docPr id="1302540176" name="Oval 14"/>
                <wp:cNvGraphicFramePr/>
                <a:graphic xmlns:a="http://schemas.openxmlformats.org/drawingml/2006/main">
                  <a:graphicData uri="http://schemas.microsoft.com/office/word/2010/wordprocessingShape">
                    <wps:wsp>
                      <wps:cNvSpPr/>
                      <wps:spPr>
                        <a:xfrm>
                          <a:off x="0" y="0"/>
                          <a:ext cx="193675" cy="18605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Pr="00186FC4" w:rsidR="00606985" w:rsidP="00606985" w:rsidRDefault="00775B24" w14:paraId="34FAC63F" w14:textId="446BE5D3">
                            <w:pPr>
                              <w:jc w:val="center"/>
                              <w:rPr>
                                <w:sz w:val="16"/>
                                <w:szCs w:val="16"/>
                              </w:rPr>
                            </w:pPr>
                            <w:r>
                              <w:rPr>
                                <w:sz w:val="16"/>
                                <w:szCs w:val="16"/>
                              </w:rPr>
                              <w:t>9</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dec="http://schemas.microsoft.com/office/drawing/2017/decorative" xmlns:a="http://schemas.openxmlformats.org/drawingml/2006/main">
            <w:pict w14:anchorId="51233243">
              <v:oval id="_x0000_s1188" style="position:absolute;margin-left:-21.3pt;margin-top:-.3pt;width:15.25pt;height:14.65pt;z-index:25165840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4472c4 [3204]" strokecolor="#09101d [484]" strokeweight="1pt" w14:anchorId="7E87428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">
                <v:stroke joinstyle="miter"/>
                <v:textbox inset="0,0,0,0">
                  <w:txbxContent>
                    <w:p w:rsidRPr="00186FC4" w:rsidR="00606985" w:rsidP="00606985" w:rsidRDefault="00775B24" w14:paraId="3F6EB12A" w14:textId="446BE5D3">
                      <w:pPr>
                        <w:jc w:val="center"/>
                        <w:rPr>
                          <w:sz w:val="16"/>
                          <w:szCs w:val="16"/>
                        </w:rPr>
                      </w:pPr>
                      <w:r>
                        <w:rPr>
                          <w:sz w:val="16"/>
                          <w:szCs w:val="16"/>
                        </w:rPr>
                        <w:t>9</w:t>
                      </w:r>
                    </w:p>
                  </w:txbxContent>
                </v:textbox>
              </v:oval>
            </w:pict>
          </mc:Fallback>
        </mc:AlternateContent>
      </w:r>
      <w:r w:rsidRPr="004E1106" w:rsidR="00B204CF">
        <w:rPr>
          <w:b/>
          <w:bCs/>
        </w:rPr>
        <w:t>Leak Test Frequency</w:t>
      </w:r>
    </w:p>
    <w:p w:rsidR="00C2657B" w:rsidP="00B204CF" w:rsidRDefault="00C2657B" w14:paraId="0016D967" w14:textId="19D0DBD2">
      <w:r>
        <w:t>This is as defined in the protocols</w:t>
      </w:r>
      <w:r w:rsidR="0091004D">
        <w:t xml:space="preserve">.  The maximum possible length will be annual.  Some sources may require more frequent </w:t>
      </w:r>
      <w:r w:rsidR="00A81243">
        <w:t>leak test accountancy.</w:t>
      </w:r>
    </w:p>
    <w:p w:rsidRPr="004E1106" w:rsidR="00B204CF" w:rsidP="00B204CF" w:rsidRDefault="00606985" w14:paraId="50FF8AFC" w14:textId="1CB842FA">
      <w:pPr>
        <w:rPr>
          <w:b/>
          <w:bCs/>
        </w:rPr>
      </w:pPr>
      <w:r>
        <w:rPr>
          <w:noProof/>
        </w:rPr>
        <mc:AlternateContent>
          <mc:Choice Requires="wps">
            <w:drawing>
              <wp:anchor distT="0" distB="0" distL="114300" distR="114300" simplePos="0" relativeHeight="251658403" behindDoc="0" locked="0" layoutInCell="1" allowOverlap="1" wp14:anchorId="35BF58C6" wp14:editId="14E7203F">
                <wp:simplePos x="0" y="0"/>
                <wp:positionH relativeFrom="leftMargin">
                  <wp:posOffset>438883</wp:posOffset>
                </wp:positionH>
                <wp:positionV relativeFrom="paragraph">
                  <wp:posOffset>7620</wp:posOffset>
                </wp:positionV>
                <wp:extent cx="193675" cy="186055"/>
                <wp:effectExtent l="0" t="0" r="15875" b="23495"/>
                <wp:wrapNone/>
                <wp:docPr id="2108649894" name="Oval 14"/>
                <wp:cNvGraphicFramePr/>
                <a:graphic xmlns:a="http://schemas.openxmlformats.org/drawingml/2006/main">
                  <a:graphicData uri="http://schemas.microsoft.com/office/word/2010/wordprocessingShape">
                    <wps:wsp>
                      <wps:cNvSpPr/>
                      <wps:spPr>
                        <a:xfrm>
                          <a:off x="0" y="0"/>
                          <a:ext cx="193675" cy="18605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Pr="00186FC4" w:rsidR="00606985" w:rsidP="00606985" w:rsidRDefault="00606985" w14:paraId="768D4ABA" w14:textId="77777777">
                            <w:pPr>
                              <w:jc w:val="center"/>
                              <w:rPr>
                                <w:sz w:val="16"/>
                                <w:szCs w:val="16"/>
                              </w:rPr>
                            </w:pPr>
                            <w:r>
                              <w:rPr>
                                <w:sz w:val="16"/>
                                <w:szCs w:val="16"/>
                              </w:rPr>
                              <w:t>10</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dec="http://schemas.microsoft.com/office/drawing/2017/decorative" xmlns:a="http://schemas.openxmlformats.org/drawingml/2006/main">
            <w:pict w14:anchorId="3B82251E">
              <v:oval id="_x0000_s1189" style="position:absolute;margin-left:34.55pt;margin-top:.6pt;width:15.25pt;height:14.65pt;z-index:251658403;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fillcolor="#4472c4 [3204]" strokecolor="#09101d [484]" strokeweight="1pt" w14:anchorId="35BF58C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">
                <v:stroke joinstyle="miter"/>
                <v:textbox inset="0,0,0,0">
                  <w:txbxContent>
                    <w:p w:rsidRPr="00186FC4" w:rsidR="00606985" w:rsidP="00606985" w:rsidRDefault="00606985" w14:paraId="4F941543" w14:textId="77777777">
                      <w:pPr>
                        <w:jc w:val="center"/>
                        <w:rPr>
                          <w:sz w:val="16"/>
                          <w:szCs w:val="16"/>
                        </w:rPr>
                      </w:pPr>
                      <w:r>
                        <w:rPr>
                          <w:sz w:val="16"/>
                          <w:szCs w:val="16"/>
                        </w:rPr>
                        <w:t>10</w:t>
                      </w:r>
                    </w:p>
                  </w:txbxContent>
                </v:textbox>
                <w10:wrap anchorx="margin"/>
              </v:oval>
            </w:pict>
          </mc:Fallback>
        </mc:AlternateContent>
      </w:r>
      <w:r w:rsidRPr="004E1106" w:rsidR="00B204CF">
        <w:rPr>
          <w:b/>
          <w:bCs/>
        </w:rPr>
        <w:t>Machine Receptacle</w:t>
      </w:r>
    </w:p>
    <w:p w:rsidR="00A81243" w:rsidP="00B204CF" w:rsidRDefault="00A81243" w14:paraId="66596AD1" w14:textId="360B8842">
      <w:r>
        <w:t>If the source is associated with a machine for example a calibration source used with a scintillation counter</w:t>
      </w:r>
      <w:r w:rsidR="0070752E">
        <w:t>, the machine record can be associated with the source record.</w:t>
      </w:r>
    </w:p>
    <w:p w:rsidRPr="004E1106" w:rsidR="00B204CF" w:rsidP="00B204CF" w:rsidRDefault="00606985" w14:paraId="7683B3D8" w14:textId="63EE3F0C">
      <w:pPr>
        <w:rPr>
          <w:b/>
          <w:bCs/>
        </w:rPr>
      </w:pPr>
      <w:r>
        <w:rPr>
          <w:noProof/>
        </w:rPr>
        <mc:AlternateContent>
          <mc:Choice Requires="wps">
            <w:drawing>
              <wp:anchor distT="0" distB="0" distL="114300" distR="114300" simplePos="0" relativeHeight="251658404" behindDoc="0" locked="0" layoutInCell="1" allowOverlap="1" wp14:anchorId="2FCF1113" wp14:editId="1290BDB3">
                <wp:simplePos x="0" y="0"/>
                <wp:positionH relativeFrom="column">
                  <wp:posOffset>-241202</wp:posOffset>
                </wp:positionH>
                <wp:positionV relativeFrom="paragraph">
                  <wp:posOffset>-635</wp:posOffset>
                </wp:positionV>
                <wp:extent cx="193675" cy="186055"/>
                <wp:effectExtent l="0" t="0" r="15875" b="23495"/>
                <wp:wrapNone/>
                <wp:docPr id="2082358732" name="Oval 14"/>
                <wp:cNvGraphicFramePr/>
                <a:graphic xmlns:a="http://schemas.openxmlformats.org/drawingml/2006/main">
                  <a:graphicData uri="http://schemas.microsoft.com/office/word/2010/wordprocessingShape">
                    <wps:wsp>
                      <wps:cNvSpPr/>
                      <wps:spPr>
                        <a:xfrm>
                          <a:off x="0" y="0"/>
                          <a:ext cx="193675" cy="18605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Pr="00186FC4" w:rsidR="00606985" w:rsidP="00606985" w:rsidRDefault="00830DBA" w14:paraId="6DFC85A6" w14:textId="575DB7EC">
                            <w:pPr>
                              <w:jc w:val="center"/>
                              <w:rPr>
                                <w:sz w:val="16"/>
                                <w:szCs w:val="16"/>
                              </w:rPr>
                            </w:pPr>
                            <w:r>
                              <w:rPr>
                                <w:sz w:val="16"/>
                                <w:szCs w:val="16"/>
                              </w:rPr>
                              <w:t>11</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dec="http://schemas.microsoft.com/office/drawing/2017/decorative" xmlns:a="http://schemas.openxmlformats.org/drawingml/2006/main">
            <w:pict w14:anchorId="7FC58146">
              <v:oval id="_x0000_s1190" style="position:absolute;margin-left:-19pt;margin-top:-.05pt;width:15.25pt;height:14.65pt;z-index:2516584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4472c4 [3204]" strokecolor="#09101d [484]" strokeweight="1pt" w14:anchorId="2FCF11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">
                <v:stroke joinstyle="miter"/>
                <v:textbox inset="0,0,0,0">
                  <w:txbxContent>
                    <w:p w:rsidRPr="00186FC4" w:rsidR="00606985" w:rsidP="00606985" w:rsidRDefault="00830DBA" w14:paraId="0FF44876" w14:textId="575DB7EC">
                      <w:pPr>
                        <w:jc w:val="center"/>
                        <w:rPr>
                          <w:sz w:val="16"/>
                          <w:szCs w:val="16"/>
                        </w:rPr>
                      </w:pPr>
                      <w:r>
                        <w:rPr>
                          <w:sz w:val="16"/>
                          <w:szCs w:val="16"/>
                        </w:rPr>
                        <w:t>11</w:t>
                      </w:r>
                    </w:p>
                  </w:txbxContent>
                </v:textbox>
              </v:oval>
            </w:pict>
          </mc:Fallback>
        </mc:AlternateContent>
      </w:r>
      <w:r w:rsidRPr="004E1106" w:rsidR="00B204CF">
        <w:rPr>
          <w:b/>
          <w:bCs/>
        </w:rPr>
        <w:t>Equipment Receptacle</w:t>
      </w:r>
    </w:p>
    <w:p w:rsidR="00951F12" w:rsidP="00951F12" w:rsidRDefault="00951F12" w14:paraId="39E67A8D" w14:textId="79D275E0">
      <w:r>
        <w:t xml:space="preserve">If the source is associated with </w:t>
      </w:r>
      <w:r w:rsidR="00723080">
        <w:t xml:space="preserve">a </w:t>
      </w:r>
      <w:r w:rsidR="00E77549">
        <w:t xml:space="preserve">radiation protection </w:t>
      </w:r>
      <w:r w:rsidR="00723080">
        <w:t>instrumen</w:t>
      </w:r>
      <w:r w:rsidR="00E77549">
        <w:t>t</w:t>
      </w:r>
      <w:r>
        <w:t xml:space="preserve"> for example </w:t>
      </w:r>
      <w:r w:rsidR="009058C6">
        <w:t>a calibration source in a handheld monitor</w:t>
      </w:r>
      <w:r>
        <w:t xml:space="preserve">, the </w:t>
      </w:r>
      <w:r w:rsidR="00723080">
        <w:t>RPI</w:t>
      </w:r>
      <w:r>
        <w:t xml:space="preserve"> record can be associated with the source record.</w:t>
      </w:r>
    </w:p>
    <w:p w:rsidRPr="0022321D" w:rsidR="00B204CF" w:rsidP="00B204CF" w:rsidRDefault="00606985" w14:paraId="35975E8E" w14:textId="78F34BCE">
      <w:pPr>
        <w:rPr>
          <w:b/>
          <w:bCs/>
        </w:rPr>
      </w:pPr>
      <w:r>
        <w:rPr>
          <w:noProof/>
        </w:rPr>
        <mc:AlternateContent>
          <mc:Choice Requires="wps">
            <w:drawing>
              <wp:anchor distT="0" distB="0" distL="114300" distR="114300" simplePos="0" relativeHeight="251658405" behindDoc="0" locked="0" layoutInCell="1" allowOverlap="1" wp14:anchorId="629C71B2" wp14:editId="7DAE7F85">
                <wp:simplePos x="0" y="0"/>
                <wp:positionH relativeFrom="column">
                  <wp:posOffset>-232654</wp:posOffset>
                </wp:positionH>
                <wp:positionV relativeFrom="paragraph">
                  <wp:posOffset>-635</wp:posOffset>
                </wp:positionV>
                <wp:extent cx="193675" cy="186055"/>
                <wp:effectExtent l="0" t="0" r="15875" b="23495"/>
                <wp:wrapNone/>
                <wp:docPr id="1296058828" name="Oval 14"/>
                <wp:cNvGraphicFramePr/>
                <a:graphic xmlns:a="http://schemas.openxmlformats.org/drawingml/2006/main">
                  <a:graphicData uri="http://schemas.microsoft.com/office/word/2010/wordprocessingShape">
                    <wps:wsp>
                      <wps:cNvSpPr/>
                      <wps:spPr>
                        <a:xfrm>
                          <a:off x="0" y="0"/>
                          <a:ext cx="193675" cy="18605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Pr="00186FC4" w:rsidR="00606985" w:rsidP="00606985" w:rsidRDefault="001B0D2A" w14:paraId="6E68BCE4" w14:textId="6D396250">
                            <w:pPr>
                              <w:jc w:val="center"/>
                              <w:rPr>
                                <w:sz w:val="16"/>
                                <w:szCs w:val="16"/>
                              </w:rPr>
                            </w:pPr>
                            <w:r>
                              <w:rPr>
                                <w:sz w:val="16"/>
                                <w:szCs w:val="16"/>
                              </w:rPr>
                              <w:t>12</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dec="http://schemas.microsoft.com/office/drawing/2017/decorative" xmlns:a="http://schemas.openxmlformats.org/drawingml/2006/main">
            <w:pict w14:anchorId="46D94FEB">
              <v:oval id="_x0000_s1191" style="position:absolute;margin-left:-18.3pt;margin-top:-.05pt;width:15.25pt;height:14.65pt;z-index:25165840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4472c4 [3204]" strokecolor="#09101d [484]" strokeweight="1pt" w14:anchorId="629C71B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">
                <v:stroke joinstyle="miter"/>
                <v:textbox inset="0,0,0,0">
                  <w:txbxContent>
                    <w:p w:rsidRPr="00186FC4" w:rsidR="00606985" w:rsidP="00606985" w:rsidRDefault="001B0D2A" w14:paraId="22FE9992" w14:textId="6D396250">
                      <w:pPr>
                        <w:jc w:val="center"/>
                        <w:rPr>
                          <w:sz w:val="16"/>
                          <w:szCs w:val="16"/>
                        </w:rPr>
                      </w:pPr>
                      <w:r>
                        <w:rPr>
                          <w:sz w:val="16"/>
                          <w:szCs w:val="16"/>
                        </w:rPr>
                        <w:t>12</w:t>
                      </w:r>
                    </w:p>
                  </w:txbxContent>
                </v:textbox>
              </v:oval>
            </w:pict>
          </mc:Fallback>
        </mc:AlternateContent>
      </w:r>
      <w:r w:rsidRPr="0022321D" w:rsidR="00B204CF">
        <w:rPr>
          <w:b/>
          <w:bCs/>
        </w:rPr>
        <w:t>Archived Date</w:t>
      </w:r>
    </w:p>
    <w:p w:rsidR="00583589" w:rsidP="00B204CF" w:rsidRDefault="00583589" w14:paraId="4E10C91E" w14:textId="7DA218AE">
      <w:r>
        <w:t>This is</w:t>
      </w:r>
      <w:r w:rsidR="00C628D0">
        <w:t xml:space="preserve"> used to record the data of disposal of a source</w:t>
      </w:r>
      <w:r w:rsidR="00AA772A">
        <w:t xml:space="preserve"> record.  The source is archived to preserve an auditable record.</w:t>
      </w:r>
    </w:p>
    <w:p w:rsidRPr="0022321D" w:rsidR="00B204CF" w:rsidP="00B204CF" w:rsidRDefault="00606985" w14:paraId="0B133572" w14:textId="28B025E8">
      <w:pPr>
        <w:rPr>
          <w:b/>
          <w:bCs/>
        </w:rPr>
      </w:pPr>
      <w:r>
        <w:rPr>
          <w:noProof/>
        </w:rPr>
        <mc:AlternateContent>
          <mc:Choice Requires="wps">
            <w:drawing>
              <wp:anchor distT="0" distB="0" distL="114300" distR="114300" simplePos="0" relativeHeight="251658406" behindDoc="0" locked="0" layoutInCell="1" allowOverlap="1" wp14:anchorId="1B8825F9" wp14:editId="2DF0485E">
                <wp:simplePos x="0" y="0"/>
                <wp:positionH relativeFrom="column">
                  <wp:posOffset>-227867</wp:posOffset>
                </wp:positionH>
                <wp:positionV relativeFrom="paragraph">
                  <wp:posOffset>-635</wp:posOffset>
                </wp:positionV>
                <wp:extent cx="193675" cy="186055"/>
                <wp:effectExtent l="0" t="0" r="15875" b="23495"/>
                <wp:wrapNone/>
                <wp:docPr id="841524361" name="Oval 14"/>
                <wp:cNvGraphicFramePr/>
                <a:graphic xmlns:a="http://schemas.openxmlformats.org/drawingml/2006/main">
                  <a:graphicData uri="http://schemas.microsoft.com/office/word/2010/wordprocessingShape">
                    <wps:wsp>
                      <wps:cNvSpPr/>
                      <wps:spPr>
                        <a:xfrm>
                          <a:off x="0" y="0"/>
                          <a:ext cx="193675" cy="18605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Pr="00186FC4" w:rsidR="00606985" w:rsidP="00606985" w:rsidRDefault="001B0D2A" w14:paraId="1D80345D" w14:textId="376C2F29">
                            <w:pPr>
                              <w:jc w:val="center"/>
                              <w:rPr>
                                <w:sz w:val="16"/>
                                <w:szCs w:val="16"/>
                              </w:rPr>
                            </w:pPr>
                            <w:r>
                              <w:rPr>
                                <w:sz w:val="16"/>
                                <w:szCs w:val="16"/>
                              </w:rPr>
                              <w:t>13</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dec="http://schemas.microsoft.com/office/drawing/2017/decorative" xmlns:a="http://schemas.openxmlformats.org/drawingml/2006/main">
            <w:pict w14:anchorId="4B32183C">
              <v:oval id="_x0000_s1192" style="position:absolute;margin-left:-17.95pt;margin-top:-.05pt;width:15.25pt;height:14.65pt;z-index:25165840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4472c4 [3204]" strokecolor="#09101d [484]" strokeweight="1pt" w14:anchorId="1B8825F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">
                <v:stroke joinstyle="miter"/>
                <v:textbox inset="0,0,0,0">
                  <w:txbxContent>
                    <w:p w:rsidRPr="00186FC4" w:rsidR="00606985" w:rsidP="00606985" w:rsidRDefault="001B0D2A" w14:paraId="601423BC" w14:textId="376C2F29">
                      <w:pPr>
                        <w:jc w:val="center"/>
                        <w:rPr>
                          <w:sz w:val="16"/>
                          <w:szCs w:val="16"/>
                        </w:rPr>
                      </w:pPr>
                      <w:r>
                        <w:rPr>
                          <w:sz w:val="16"/>
                          <w:szCs w:val="16"/>
                        </w:rPr>
                        <w:t>13</w:t>
                      </w:r>
                    </w:p>
                  </w:txbxContent>
                </v:textbox>
              </v:oval>
            </w:pict>
          </mc:Fallback>
        </mc:AlternateContent>
      </w:r>
      <w:r w:rsidRPr="0022321D" w:rsidR="00B204CF">
        <w:rPr>
          <w:b/>
          <w:bCs/>
        </w:rPr>
        <w:t>Templates</w:t>
      </w:r>
    </w:p>
    <w:p w:rsidR="00792F0C" w:rsidP="00B204CF" w:rsidRDefault="00792F0C" w14:paraId="465D4B08" w14:textId="49395F06">
      <w:r>
        <w:t>A template is used to record specific criteria against a particular type of source.  For example, a HASS Source</w:t>
      </w:r>
      <w:r w:rsidR="0000779C">
        <w:t xml:space="preserve"> will have very specific criteria to record</w:t>
      </w:r>
      <w:r w:rsidR="00210718">
        <w:t>,</w:t>
      </w:r>
      <w:r w:rsidR="0000779C">
        <w:t xml:space="preserve"> which a non-HASS source will not.</w:t>
      </w:r>
      <w:r w:rsidR="00CA612E">
        <w:t xml:space="preserve"> Therefore, the “HASS” template will be selected to prompt the additional required fields.</w:t>
      </w:r>
    </w:p>
    <w:p w:rsidR="00F52BE4" w:rsidP="00B204CF" w:rsidRDefault="00F52BE4" w14:paraId="3C50F9FE" w14:textId="602CEB3A">
      <w:r>
        <w:t xml:space="preserve">In regards to </w:t>
      </w:r>
      <w:r w:rsidR="0029620A">
        <w:t>Nuclear Materials – all ONR data will have a</w:t>
      </w:r>
      <w:r w:rsidR="002B4920">
        <w:t xml:space="preserve"> “Safeguards” template added</w:t>
      </w:r>
      <w:r w:rsidR="00EA77F0">
        <w:t xml:space="preserve"> which details specific criteria for use with Safeguards reporting and controls.</w:t>
      </w:r>
      <w:r w:rsidR="00035408">
        <w:t xml:space="preserve">  More information in regard to the Safeguards template is found in the Templates section below.</w:t>
      </w:r>
    </w:p>
    <w:p w:rsidRPr="008C40EF" w:rsidR="00B204CF" w:rsidP="00B204CF" w:rsidRDefault="00775B24" w14:paraId="7AF6114E" w14:textId="08AB09BB">
      <w:pPr>
        <w:rPr>
          <w:b/>
          <w:bCs/>
        </w:rPr>
      </w:pPr>
      <w:r>
        <w:rPr>
          <w:noProof/>
        </w:rPr>
        <mc:AlternateContent>
          <mc:Choice Requires="wps">
            <w:drawing>
              <wp:anchor distT="0" distB="0" distL="114300" distR="114300" simplePos="0" relativeHeight="251658407" behindDoc="0" locked="0" layoutInCell="1" allowOverlap="1" wp14:anchorId="07E1D29D" wp14:editId="792AF931">
                <wp:simplePos x="0" y="0"/>
                <wp:positionH relativeFrom="leftMargin">
                  <wp:posOffset>438883</wp:posOffset>
                </wp:positionH>
                <wp:positionV relativeFrom="paragraph">
                  <wp:posOffset>0</wp:posOffset>
                </wp:positionV>
                <wp:extent cx="193675" cy="186055"/>
                <wp:effectExtent l="0" t="0" r="15875" b="23495"/>
                <wp:wrapNone/>
                <wp:docPr id="1194608004" name="Oval 14"/>
                <wp:cNvGraphicFramePr/>
                <a:graphic xmlns:a="http://schemas.openxmlformats.org/drawingml/2006/main">
                  <a:graphicData uri="http://schemas.microsoft.com/office/word/2010/wordprocessingShape">
                    <wps:wsp>
                      <wps:cNvSpPr/>
                      <wps:spPr>
                        <a:xfrm>
                          <a:off x="0" y="0"/>
                          <a:ext cx="193675" cy="18605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Pr="00186FC4" w:rsidR="00775B24" w:rsidP="00775B24" w:rsidRDefault="001B0D2A" w14:paraId="31B91ECD" w14:textId="131EF2B0">
                            <w:pPr>
                              <w:jc w:val="center"/>
                              <w:rPr>
                                <w:sz w:val="16"/>
                                <w:szCs w:val="16"/>
                              </w:rPr>
                            </w:pPr>
                            <w:r>
                              <w:rPr>
                                <w:sz w:val="16"/>
                                <w:szCs w:val="16"/>
                              </w:rPr>
                              <w:t>14</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dec="http://schemas.microsoft.com/office/drawing/2017/decorative" xmlns:a="http://schemas.openxmlformats.org/drawingml/2006/main">
            <w:pict w14:anchorId="5DF3A7E6">
              <v:oval id="_x0000_s1193" style="position:absolute;margin-left:34.55pt;margin-top:0;width:15.25pt;height:14.65pt;z-index:251658407;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fillcolor="#4472c4 [3204]" strokecolor="#09101d [484]" strokeweight="1pt" w14:anchorId="07E1D29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">
                <v:stroke joinstyle="miter"/>
                <v:textbox inset="0,0,0,0">
                  <w:txbxContent>
                    <w:p w:rsidRPr="00186FC4" w:rsidR="00775B24" w:rsidP="00775B24" w:rsidRDefault="001B0D2A" w14:paraId="33434407" w14:textId="131EF2B0">
                      <w:pPr>
                        <w:jc w:val="center"/>
                        <w:rPr>
                          <w:sz w:val="16"/>
                          <w:szCs w:val="16"/>
                        </w:rPr>
                      </w:pPr>
                      <w:r>
                        <w:rPr>
                          <w:sz w:val="16"/>
                          <w:szCs w:val="16"/>
                        </w:rPr>
                        <w:t>14</w:t>
                      </w:r>
                    </w:p>
                  </w:txbxContent>
                </v:textbox>
                <w10:wrap anchorx="margin"/>
              </v:oval>
            </w:pict>
          </mc:Fallback>
        </mc:AlternateContent>
      </w:r>
      <w:r w:rsidRPr="008C40EF" w:rsidR="00B204CF">
        <w:rPr>
          <w:b/>
          <w:bCs/>
        </w:rPr>
        <w:t>Models</w:t>
      </w:r>
    </w:p>
    <w:p w:rsidR="009665F5" w:rsidP="00B204CF" w:rsidRDefault="008C40EF" w14:paraId="09B14966" w14:textId="41DED2A1">
      <w:r>
        <w:t>A LEGO spaceship model would look good.</w:t>
      </w:r>
      <w:r w:rsidR="00576047">
        <w:t xml:space="preserve">  </w:t>
      </w:r>
      <w:r w:rsidR="00576047">
        <w:rPr>
          <w:noProof/>
        </w:rPr>
        <w:drawing>
          <wp:inline distT="0" distB="0" distL="0" distR="0" wp14:anchorId="76637477" wp14:editId="1A207872">
            <wp:extent cx="509954" cy="417701"/>
            <wp:effectExtent l="0" t="0" r="4445" b="1905"/>
            <wp:docPr id="1969589395" name="Picture 1" descr="A blue toy airplane in sp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589395" name="Picture 1" descr="A blue toy airplane in space&#10;&#10;AI-generated content may be incorrect."/>
                    <pic:cNvPicPr/>
                  </pic:nvPicPr>
                  <pic:blipFill>
                    <a:blip r:embed="rId119"/>
                    <a:stretch>
                      <a:fillRect/>
                    </a:stretch>
                  </pic:blipFill>
                  <pic:spPr>
                    <a:xfrm>
                      <a:off x="0" y="0"/>
                      <a:ext cx="522100" cy="427650"/>
                    </a:xfrm>
                    <a:prstGeom prst="rect">
                      <a:avLst/>
                    </a:prstGeom>
                  </pic:spPr>
                </pic:pic>
              </a:graphicData>
            </a:graphic>
          </wp:inline>
        </w:drawing>
      </w:r>
    </w:p>
    <w:p w:rsidR="000A5CA9" w:rsidP="00B204CF" w:rsidRDefault="00611A53" w14:paraId="54B815A9" w14:textId="5B34EDCC">
      <w:r>
        <w:rPr>
          <w:noProof/>
        </w:rPr>
        <mc:AlternateContent>
          <mc:Choice Requires="wps">
            <w:drawing>
              <wp:anchor distT="0" distB="0" distL="114300" distR="114300" simplePos="0" relativeHeight="251658408" behindDoc="0" locked="0" layoutInCell="1" allowOverlap="1" wp14:anchorId="6F515C0F" wp14:editId="67A5D84C">
                <wp:simplePos x="0" y="0"/>
                <wp:positionH relativeFrom="column">
                  <wp:posOffset>-243205</wp:posOffset>
                </wp:positionH>
                <wp:positionV relativeFrom="paragraph">
                  <wp:posOffset>283308</wp:posOffset>
                </wp:positionV>
                <wp:extent cx="193675" cy="186055"/>
                <wp:effectExtent l="0" t="0" r="15875" b="23495"/>
                <wp:wrapNone/>
                <wp:docPr id="1341963827" name="Oval 14"/>
                <wp:cNvGraphicFramePr/>
                <a:graphic xmlns:a="http://schemas.openxmlformats.org/drawingml/2006/main">
                  <a:graphicData uri="http://schemas.microsoft.com/office/word/2010/wordprocessingShape">
                    <wps:wsp>
                      <wps:cNvSpPr/>
                      <wps:spPr>
                        <a:xfrm>
                          <a:off x="0" y="0"/>
                          <a:ext cx="193675" cy="18605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Pr="00186FC4" w:rsidR="00775B24" w:rsidP="00775B24" w:rsidRDefault="001B0D2A" w14:paraId="65A34078" w14:textId="101CC0F2">
                            <w:pPr>
                              <w:jc w:val="center"/>
                              <w:rPr>
                                <w:sz w:val="16"/>
                                <w:szCs w:val="16"/>
                              </w:rPr>
                            </w:pPr>
                            <w:r>
                              <w:rPr>
                                <w:sz w:val="16"/>
                                <w:szCs w:val="16"/>
                              </w:rPr>
                              <w:t>15</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dec="http://schemas.microsoft.com/office/drawing/2017/decorative" xmlns:a="http://schemas.openxmlformats.org/drawingml/2006/main">
            <w:pict w14:anchorId="55A08802">
              <v:oval id="_x0000_s1194" style="position:absolute;margin-left:-19.15pt;margin-top:22.3pt;width:15.25pt;height:14.65pt;z-index:251658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4472c4 [3204]" strokecolor="#09101d [484]" strokeweight="1pt" w14:anchorId="6F515C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">
                <v:stroke joinstyle="miter"/>
                <v:textbox inset="0,0,0,0">
                  <w:txbxContent>
                    <w:p w:rsidRPr="00186FC4" w:rsidR="00775B24" w:rsidP="00775B24" w:rsidRDefault="001B0D2A" w14:paraId="62E3969C" w14:textId="101CC0F2">
                      <w:pPr>
                        <w:jc w:val="center"/>
                        <w:rPr>
                          <w:sz w:val="16"/>
                          <w:szCs w:val="16"/>
                        </w:rPr>
                      </w:pPr>
                      <w:r>
                        <w:rPr>
                          <w:sz w:val="16"/>
                          <w:szCs w:val="16"/>
                        </w:rPr>
                        <w:t>15</w:t>
                      </w:r>
                    </w:p>
                  </w:txbxContent>
                </v:textbox>
              </v:oval>
            </w:pict>
          </mc:Fallback>
        </mc:AlternateContent>
      </w:r>
      <w:r w:rsidR="00C941DB">
        <w:t xml:space="preserve"> </w:t>
      </w:r>
    </w:p>
    <w:p w:rsidRPr="00FA51F6" w:rsidR="00B204CF" w:rsidP="00B204CF" w:rsidRDefault="00B204CF" w14:paraId="4D02D4B2" w14:textId="15EDB491">
      <w:pPr>
        <w:rPr>
          <w:b/>
          <w:bCs/>
        </w:rPr>
      </w:pPr>
      <w:r w:rsidRPr="00FA51F6">
        <w:rPr>
          <w:b/>
          <w:bCs/>
        </w:rPr>
        <w:t>Count</w:t>
      </w:r>
    </w:p>
    <w:p w:rsidR="00B204CF" w:rsidP="00B204CF" w:rsidRDefault="00B204CF" w14:paraId="00A69825" w14:textId="7CDD9979">
      <w:r>
        <w:t>This is the number of sealed sources added with the same criteria input above.  It is a required field and will default to 1 unit.</w:t>
      </w:r>
    </w:p>
    <w:p w:rsidR="00433A73" w:rsidRDefault="00433A73" w14:paraId="76C1C2D6" w14:textId="3BF74102">
      <w:pPr>
        <w:rPr>
          <w:b/>
          <w:bCs/>
        </w:rPr>
      </w:pPr>
      <w:r>
        <w:rPr>
          <w:b/>
          <w:bCs/>
        </w:rPr>
        <w:br w:type="page"/>
      </w:r>
    </w:p>
    <w:p w:rsidRPr="002522D6" w:rsidR="002522D6" w:rsidP="00B204CF" w:rsidRDefault="00433A73" w14:paraId="6440F38E" w14:textId="5C55AB2B">
      <w:pPr>
        <w:rPr>
          <w:b/>
          <w:bCs/>
        </w:rPr>
      </w:pPr>
      <w:r>
        <w:rPr>
          <w:noProof/>
        </w:rPr>
        <mc:AlternateContent>
          <mc:Choice Requires="wps">
            <w:drawing>
              <wp:anchor distT="0" distB="0" distL="114300" distR="114300" simplePos="0" relativeHeight="251658409" behindDoc="0" locked="0" layoutInCell="1" allowOverlap="1" wp14:anchorId="21B23010" wp14:editId="2CC2335A">
                <wp:simplePos x="0" y="0"/>
                <wp:positionH relativeFrom="column">
                  <wp:posOffset>-253902</wp:posOffset>
                </wp:positionH>
                <wp:positionV relativeFrom="paragraph">
                  <wp:posOffset>-13970</wp:posOffset>
                </wp:positionV>
                <wp:extent cx="193675" cy="186055"/>
                <wp:effectExtent l="0" t="0" r="15875" b="23495"/>
                <wp:wrapNone/>
                <wp:docPr id="1248310881" name="Oval 14"/>
                <wp:cNvGraphicFramePr/>
                <a:graphic xmlns:a="http://schemas.openxmlformats.org/drawingml/2006/main">
                  <a:graphicData uri="http://schemas.microsoft.com/office/word/2010/wordprocessingShape">
                    <wps:wsp>
                      <wps:cNvSpPr/>
                      <wps:spPr>
                        <a:xfrm>
                          <a:off x="0" y="0"/>
                          <a:ext cx="193675" cy="18605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Pr="00186FC4" w:rsidR="00775B24" w:rsidP="00775B24" w:rsidRDefault="006A6D30" w14:paraId="45C9D358" w14:textId="0A5D73CA">
                            <w:pPr>
                              <w:jc w:val="center"/>
                              <w:rPr>
                                <w:sz w:val="16"/>
                                <w:szCs w:val="16"/>
                              </w:rPr>
                            </w:pPr>
                            <w:r>
                              <w:rPr>
                                <w:sz w:val="16"/>
                                <w:szCs w:val="16"/>
                              </w:rPr>
                              <w:t>16</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dec="http://schemas.microsoft.com/office/drawing/2017/decorative" xmlns:a="http://schemas.openxmlformats.org/drawingml/2006/main">
            <w:pict w14:anchorId="2FECFEED">
              <v:oval id="_x0000_s1195" style="position:absolute;margin-left:-20pt;margin-top:-1.1pt;width:15.25pt;height:14.65pt;z-index:25165840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4472c4 [3204]" strokecolor="#09101d [484]" strokeweight="1pt" w14:anchorId="21B23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">
                <v:stroke joinstyle="miter"/>
                <v:textbox inset="0,0,0,0">
                  <w:txbxContent>
                    <w:p w:rsidRPr="00186FC4" w:rsidR="00775B24" w:rsidP="00775B24" w:rsidRDefault="006A6D30" w14:paraId="69456573" w14:textId="0A5D73CA">
                      <w:pPr>
                        <w:jc w:val="center"/>
                        <w:rPr>
                          <w:sz w:val="16"/>
                          <w:szCs w:val="16"/>
                        </w:rPr>
                      </w:pPr>
                      <w:r>
                        <w:rPr>
                          <w:sz w:val="16"/>
                          <w:szCs w:val="16"/>
                        </w:rPr>
                        <w:t>16</w:t>
                      </w:r>
                    </w:p>
                  </w:txbxContent>
                </v:textbox>
              </v:oval>
            </w:pict>
          </mc:Fallback>
        </mc:AlternateContent>
      </w:r>
      <w:r w:rsidR="006A6D30">
        <w:rPr>
          <w:b/>
          <w:bCs/>
        </w:rPr>
        <w:t>Add Radionuclide</w:t>
      </w:r>
    </w:p>
    <w:p w:rsidR="00AD0C14" w:rsidP="00B204CF" w:rsidRDefault="00B204CF" w14:paraId="2854628B" w14:textId="32DF96BA">
      <w:r>
        <w:t>Add the relevant Isotope data</w:t>
      </w:r>
      <w:r w:rsidR="00C80528">
        <w:t xml:space="preserve">.  The radionuclides listed for selection in this </w:t>
      </w:r>
      <w:r w:rsidR="00760D97">
        <w:t xml:space="preserve">part of the screen will relate to the </w:t>
      </w:r>
      <w:r w:rsidR="55972719">
        <w:t>Department</w:t>
      </w:r>
      <w:r w:rsidR="00760D97">
        <w:t xml:space="preserve"> selected and the Nuclide Authorisation chosen.</w:t>
      </w:r>
      <w:r w:rsidR="00587720">
        <w:t xml:space="preserve">  The </w:t>
      </w:r>
      <w:r w:rsidR="00A730AB">
        <w:t xml:space="preserve">values may be recorded as </w:t>
      </w:r>
      <w:r w:rsidR="008018F4">
        <w:t xml:space="preserve">original activity, original </w:t>
      </w:r>
      <w:r w:rsidR="00A730AB">
        <w:t>mass</w:t>
      </w:r>
      <w:r w:rsidR="003D01FC">
        <w:t xml:space="preserve">, </w:t>
      </w:r>
      <w:r w:rsidR="00303FBF">
        <w:t xml:space="preserve">and specific </w:t>
      </w:r>
      <w:r w:rsidR="00A730AB">
        <w:t>activity</w:t>
      </w:r>
      <w:r w:rsidR="00303FBF">
        <w:t>.  Note: once two of the values have been input, the system will automatically calculate the third value.</w:t>
      </w:r>
    </w:p>
    <w:p w:rsidR="005A3B87" w:rsidP="00B204CF" w:rsidRDefault="005A3B87" w14:paraId="3B0134B2" w14:textId="2FAA16A9">
      <w:r>
        <w:rPr>
          <w:noProof/>
        </w:rPr>
        <w:drawing>
          <wp:inline distT="0" distB="0" distL="0" distR="0" wp14:anchorId="2B341295" wp14:editId="66370BE1">
            <wp:extent cx="4413738" cy="3321522"/>
            <wp:effectExtent l="0" t="0" r="6350" b="0"/>
            <wp:docPr id="19854341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434143" name="Picture 1" descr="A screenshot of a computer&#10;&#10;AI-generated content may be incorrect."/>
                    <pic:cNvPicPr/>
                  </pic:nvPicPr>
                  <pic:blipFill>
                    <a:blip r:embed="rId120"/>
                    <a:stretch>
                      <a:fillRect/>
                    </a:stretch>
                  </pic:blipFill>
                  <pic:spPr>
                    <a:xfrm>
                      <a:off x="0" y="0"/>
                      <a:ext cx="4440760" cy="3341857"/>
                    </a:xfrm>
                    <a:prstGeom prst="rect">
                      <a:avLst/>
                    </a:prstGeom>
                  </pic:spPr>
                </pic:pic>
              </a:graphicData>
            </a:graphic>
          </wp:inline>
        </w:drawing>
      </w:r>
    </w:p>
    <w:p w:rsidR="005A3B87" w:rsidP="00B204CF" w:rsidRDefault="00BB6C2B" w14:paraId="5A3422D8" w14:textId="22EBC66E">
      <w:r>
        <w:t xml:space="preserve">Save the details </w:t>
      </w:r>
      <w:r w:rsidR="003227DA">
        <w:t>and the system will automatically exit this page.</w:t>
      </w:r>
    </w:p>
    <w:p w:rsidR="00A7114D" w:rsidP="00B204CF" w:rsidRDefault="00A7114D" w14:paraId="7E70820C" w14:textId="7BC55830">
      <w:r>
        <w:t>On</w:t>
      </w:r>
      <w:r w:rsidR="003109B1">
        <w:t>c</w:t>
      </w:r>
      <w:r>
        <w:t>e the source is added, a summary screen is presented back detailing the input.  The pencil on the top right-hand-corner indicates that the</w:t>
      </w:r>
      <w:r w:rsidR="005B6779">
        <w:t xml:space="preserve"> User may make edits to the details of the source.</w:t>
      </w:r>
    </w:p>
    <w:p w:rsidR="001636EE" w:rsidP="00B204CF" w:rsidRDefault="001636EE" w14:paraId="610CF078" w14:textId="07326ABD">
      <w:r>
        <w:rPr>
          <w:noProof/>
        </w:rPr>
        <w:drawing>
          <wp:inline distT="0" distB="0" distL="0" distR="0" wp14:anchorId="34357F25" wp14:editId="57BDBEDD">
            <wp:extent cx="4431323" cy="3067630"/>
            <wp:effectExtent l="0" t="0" r="7620" b="0"/>
            <wp:docPr id="40277975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779758" name="Picture 1" descr="A screenshot of a computer&#10;&#10;Description automatically generated"/>
                    <pic:cNvPicPr/>
                  </pic:nvPicPr>
                  <pic:blipFill>
                    <a:blip r:embed="rId121"/>
                    <a:stretch>
                      <a:fillRect/>
                    </a:stretch>
                  </pic:blipFill>
                  <pic:spPr>
                    <a:xfrm>
                      <a:off x="0" y="0"/>
                      <a:ext cx="4437250" cy="3071733"/>
                    </a:xfrm>
                    <a:prstGeom prst="rect">
                      <a:avLst/>
                    </a:prstGeom>
                  </pic:spPr>
                </pic:pic>
              </a:graphicData>
            </a:graphic>
          </wp:inline>
        </w:drawing>
      </w:r>
    </w:p>
    <w:p w:rsidR="003227DA" w:rsidP="00B204CF" w:rsidRDefault="003227DA" w14:paraId="7FE438AC" w14:textId="77777777"/>
    <w:p w:rsidR="001056CC" w:rsidP="00191D03" w:rsidRDefault="001056CC" w14:paraId="3751B314" w14:textId="4C128773">
      <w:pPr>
        <w:pStyle w:val="Heading3"/>
      </w:pPr>
      <w:bookmarkStart w:name="_Toc188606892" w:id="62"/>
      <w:bookmarkStart w:name="_Toc196918322" w:id="63"/>
      <w:r>
        <w:t>History</w:t>
      </w:r>
      <w:bookmarkEnd w:id="62"/>
      <w:bookmarkEnd w:id="63"/>
    </w:p>
    <w:p w:rsidR="001056CC" w:rsidP="00B204CF" w:rsidRDefault="001056CC" w14:paraId="0E4D14BA" w14:textId="0D766510">
      <w:r>
        <w:t>The History tab will keep</w:t>
      </w:r>
      <w:r w:rsidR="00193913">
        <w:t xml:space="preserve"> an audit trail of all actions taken against the source created.</w:t>
      </w:r>
      <w:r w:rsidR="003B7806">
        <w:t xml:space="preserve">  It will provide detail of the User name, date</w:t>
      </w:r>
      <w:r w:rsidR="003B6C25">
        <w:t xml:space="preserve"> and time</w:t>
      </w:r>
      <w:r w:rsidR="00822F87">
        <w:t xml:space="preserve"> of the change.  Current information is shown in green and the outdated information is shown in red.</w:t>
      </w:r>
    </w:p>
    <w:p w:rsidR="00962F2B" w:rsidP="00B204CF" w:rsidRDefault="006F6973" w14:paraId="3E072800" w14:textId="22700C26">
      <w:r>
        <w:t>For example, below the source ID was amended</w:t>
      </w:r>
      <w:r w:rsidR="00EF5A83">
        <w:t>.</w:t>
      </w:r>
    </w:p>
    <w:p w:rsidR="00962F2B" w:rsidP="00B204CF" w:rsidRDefault="00962F2B" w14:paraId="2CE65340" w14:textId="67B44688">
      <w:r>
        <w:rPr>
          <w:noProof/>
        </w:rPr>
        <w:drawing>
          <wp:inline distT="0" distB="0" distL="0" distR="0" wp14:anchorId="638B946B" wp14:editId="1F82697D">
            <wp:extent cx="4137707" cy="3369276"/>
            <wp:effectExtent l="0" t="0" r="0" b="3175"/>
            <wp:docPr id="1654240703" name="Picture 1" descr="A screenshot of a histor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240703" name="Picture 1" descr="A screenshot of a history&#10;&#10;Description automatically generated"/>
                    <pic:cNvPicPr/>
                  </pic:nvPicPr>
                  <pic:blipFill>
                    <a:blip r:embed="rId122"/>
                    <a:stretch>
                      <a:fillRect/>
                    </a:stretch>
                  </pic:blipFill>
                  <pic:spPr>
                    <a:xfrm>
                      <a:off x="0" y="0"/>
                      <a:ext cx="4139656" cy="3370863"/>
                    </a:xfrm>
                    <a:prstGeom prst="rect">
                      <a:avLst/>
                    </a:prstGeom>
                  </pic:spPr>
                </pic:pic>
              </a:graphicData>
            </a:graphic>
          </wp:inline>
        </w:drawing>
      </w:r>
      <w:r w:rsidR="00BB61B3">
        <w:br/>
      </w:r>
    </w:p>
    <w:p w:rsidR="00CC07C3" w:rsidP="00191D03" w:rsidRDefault="00970F54" w14:paraId="363DF7C1" w14:textId="6D2A754D">
      <w:pPr>
        <w:pStyle w:val="Heading3"/>
      </w:pPr>
      <w:bookmarkStart w:name="_Toc188606893" w:id="64"/>
      <w:bookmarkStart w:name="_Toc196918323" w:id="65"/>
      <w:r>
        <w:t>Documents</w:t>
      </w:r>
      <w:bookmarkEnd w:id="64"/>
      <w:bookmarkEnd w:id="65"/>
    </w:p>
    <w:p w:rsidR="00797B79" w:rsidP="00797B79" w:rsidRDefault="00DE02E3" w14:paraId="34AA7236" w14:textId="2F2F62D0">
      <w:r>
        <w:t>Add a document for example a manufacturer’s certificate</w:t>
      </w:r>
      <w:r w:rsidR="00705190">
        <w:t xml:space="preserve"> or photo of the source if required.</w:t>
      </w:r>
    </w:p>
    <w:p w:rsidRPr="00797B79" w:rsidR="00DE02E3" w:rsidP="00797B79" w:rsidRDefault="00DE02E3" w14:paraId="5B767474" w14:textId="6792E10D">
      <w:r>
        <w:rPr>
          <w:noProof/>
        </w:rPr>
        <w:drawing>
          <wp:inline distT="0" distB="0" distL="0" distR="0" wp14:anchorId="08D0A2D1" wp14:editId="0EDA267D">
            <wp:extent cx="4472020" cy="2052653"/>
            <wp:effectExtent l="0" t="0" r="5080" b="5080"/>
            <wp:docPr id="15629561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956132" name="Picture 1" descr="A screenshot of a computer&#10;&#10;AI-generated content may be incorrect."/>
                    <pic:cNvPicPr/>
                  </pic:nvPicPr>
                  <pic:blipFill>
                    <a:blip r:embed="rId123"/>
                    <a:stretch>
                      <a:fillRect/>
                    </a:stretch>
                  </pic:blipFill>
                  <pic:spPr>
                    <a:xfrm>
                      <a:off x="0" y="0"/>
                      <a:ext cx="4472020" cy="2052653"/>
                    </a:xfrm>
                    <a:prstGeom prst="rect">
                      <a:avLst/>
                    </a:prstGeom>
                  </pic:spPr>
                </pic:pic>
              </a:graphicData>
            </a:graphic>
          </wp:inline>
        </w:drawing>
      </w:r>
    </w:p>
    <w:p w:rsidR="00A9723B" w:rsidRDefault="00A9723B" w14:paraId="5EB46755" w14:textId="77777777">
      <w:pPr>
        <w:rPr>
          <w:rFonts w:eastAsia="Noto Serif" w:cs="Noto Serif"/>
          <w:color w:val="2F5496" w:themeColor="accent1" w:themeShade="BF"/>
        </w:rPr>
      </w:pPr>
      <w:bookmarkStart w:name="_Toc188606894" w:id="66"/>
      <w:r>
        <w:br w:type="page"/>
      </w:r>
    </w:p>
    <w:p w:rsidR="00970F54" w:rsidP="00191D03" w:rsidRDefault="00970F54" w14:paraId="6DD235E4" w14:textId="026102C8">
      <w:pPr>
        <w:pStyle w:val="Heading3"/>
      </w:pPr>
      <w:bookmarkStart w:name="_Toc196918324" w:id="67"/>
      <w:r>
        <w:t>Labels</w:t>
      </w:r>
      <w:bookmarkEnd w:id="66"/>
      <w:bookmarkEnd w:id="67"/>
    </w:p>
    <w:p w:rsidR="00A9723B" w:rsidP="00A9723B" w:rsidRDefault="0087790C" w14:paraId="42C6BC87" w14:textId="08F5C1D0">
      <w:r>
        <w:t>Labels can be created for all Inventory, Machines and RPI.  The functionality is the same throughout.</w:t>
      </w:r>
      <w:r w:rsidR="00E812D4">
        <w:t xml:space="preserve">  It is possible to have a mix of free text, </w:t>
      </w:r>
      <w:r w:rsidR="001F41F0">
        <w:t>specific fields and to generate a QR code.</w:t>
      </w:r>
    </w:p>
    <w:p w:rsidRPr="00A9723B" w:rsidR="00E82923" w:rsidP="00A9723B" w:rsidRDefault="00E82923" w14:paraId="202C4E60" w14:textId="18A97E39">
      <w:r>
        <w:t>At the point of writing, the University of Oxford has chosen not to explore this option further.</w:t>
      </w:r>
      <w:r>
        <w:br/>
      </w:r>
    </w:p>
    <w:p w:rsidR="00A9723B" w:rsidP="00A9723B" w:rsidRDefault="00A9723B" w14:paraId="245D9B01" w14:textId="6C0AFED2">
      <w:r>
        <w:rPr>
          <w:noProof/>
        </w:rPr>
        <w:drawing>
          <wp:inline distT="0" distB="0" distL="0" distR="0" wp14:anchorId="7CDEA011" wp14:editId="0F31B62D">
            <wp:extent cx="4414870" cy="4376770"/>
            <wp:effectExtent l="0" t="0" r="5080" b="5080"/>
            <wp:docPr id="6116352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635298" name="Picture 1" descr="A screenshot of a computer&#10;&#10;AI-generated content may be incorrect."/>
                    <pic:cNvPicPr/>
                  </pic:nvPicPr>
                  <pic:blipFill>
                    <a:blip r:embed="rId124"/>
                    <a:stretch>
                      <a:fillRect/>
                    </a:stretch>
                  </pic:blipFill>
                  <pic:spPr>
                    <a:xfrm>
                      <a:off x="0" y="0"/>
                      <a:ext cx="4414870" cy="4376770"/>
                    </a:xfrm>
                    <a:prstGeom prst="rect">
                      <a:avLst/>
                    </a:prstGeom>
                  </pic:spPr>
                </pic:pic>
              </a:graphicData>
            </a:graphic>
          </wp:inline>
        </w:drawing>
      </w:r>
    </w:p>
    <w:p w:rsidRPr="00A9723B" w:rsidR="00E82923" w:rsidP="00A9723B" w:rsidRDefault="00E82923" w14:paraId="502438F2" w14:textId="77777777"/>
    <w:p w:rsidR="00970F54" w:rsidP="00191D03" w:rsidRDefault="00970F54" w14:paraId="4A71B617" w14:textId="7F14FE30">
      <w:pPr>
        <w:pStyle w:val="Heading3"/>
      </w:pPr>
      <w:bookmarkStart w:name="_Toc188606895" w:id="68"/>
      <w:bookmarkStart w:name="_Toc196918325" w:id="69"/>
      <w:r>
        <w:t>Comments</w:t>
      </w:r>
      <w:bookmarkEnd w:id="68"/>
      <w:bookmarkEnd w:id="69"/>
    </w:p>
    <w:p w:rsidRPr="00DC1FA1" w:rsidR="00DC1FA1" w:rsidP="00DC1FA1" w:rsidRDefault="00DC1FA1" w14:paraId="759FD79B" w14:textId="5224EE0E">
      <w:r>
        <w:t>Comments may be used to add specific details about the source</w:t>
      </w:r>
      <w:r w:rsidR="00D26B4D">
        <w:t xml:space="preserve"> that are general and do not fit into any of the prescribed fields.  For example, information about the manufacturer,</w:t>
      </w:r>
      <w:r w:rsidR="00C51597">
        <w:t xml:space="preserve"> or details about how the source is to be kept secured.</w:t>
      </w:r>
    </w:p>
    <w:p w:rsidR="00596117" w:rsidP="00596117" w:rsidRDefault="00596117" w14:paraId="5A7C5A32" w14:textId="551A3A15">
      <w:pPr>
        <w:tabs>
          <w:tab w:val="left" w:pos="3384"/>
        </w:tabs>
      </w:pPr>
      <w:bookmarkStart w:name="_Toc188606896" w:id="70"/>
      <w:r>
        <w:tab/>
      </w:r>
    </w:p>
    <w:p w:rsidR="00F447A4" w:rsidP="00596117" w:rsidRDefault="00F447A4" w14:paraId="010BE433" w14:textId="54C9BD9F">
      <w:pPr>
        <w:tabs>
          <w:tab w:val="left" w:pos="3384"/>
        </w:tabs>
        <w:rPr>
          <w:rFonts w:cs="Noto Serif" w:eastAsiaTheme="majorEastAsia"/>
          <w:color w:val="1F3763" w:themeColor="accent1" w:themeShade="7F"/>
          <w:sz w:val="26"/>
          <w:szCs w:val="26"/>
          <w:lang w:eastAsia="en-GB"/>
        </w:rPr>
      </w:pPr>
      <w:r w:rsidRPr="00596117">
        <w:br w:type="page"/>
      </w:r>
      <w:r w:rsidR="00596117">
        <w:tab/>
      </w:r>
    </w:p>
    <w:p w:rsidR="00784055" w:rsidP="00525492" w:rsidRDefault="00A50B10" w14:paraId="61C7318E" w14:textId="3276579D">
      <w:pPr>
        <w:pStyle w:val="Heading2"/>
      </w:pPr>
      <w:bookmarkStart w:name="_Toc196918326" w:id="71"/>
      <w:r>
        <w:t>Leak Tests and Contamination Surveys</w:t>
      </w:r>
      <w:bookmarkEnd w:id="70"/>
      <w:bookmarkEnd w:id="71"/>
    </w:p>
    <w:p w:rsidRPr="003E2514" w:rsidR="003E2514" w:rsidP="003E2514" w:rsidRDefault="003E2514" w14:paraId="1B345132" w14:textId="118F985C">
      <w:pPr>
        <w:rPr>
          <w:lang w:eastAsia="en-GB"/>
        </w:rPr>
      </w:pPr>
      <w:r w:rsidRPr="003E2514">
        <w:rPr>
          <w:highlight w:val="yellow"/>
          <w:lang w:eastAsia="en-GB"/>
        </w:rPr>
        <w:t xml:space="preserve">STILL TO </w:t>
      </w:r>
      <w:r w:rsidRPr="00664EDE">
        <w:rPr>
          <w:highlight w:val="yellow"/>
          <w:lang w:eastAsia="en-GB"/>
        </w:rPr>
        <w:t>DO</w:t>
      </w:r>
      <w:r w:rsidRPr="00664EDE" w:rsidR="00664EDE">
        <w:rPr>
          <w:highlight w:val="yellow"/>
          <w:lang w:eastAsia="en-GB"/>
        </w:rPr>
        <w:t xml:space="preserve"> – Elliot Adams?</w:t>
      </w:r>
    </w:p>
    <w:p w:rsidR="00DB6DC6" w:rsidP="00525492" w:rsidRDefault="00DB6DC6" w14:paraId="3BA27D0D" w14:textId="1A90DFE6">
      <w:pPr>
        <w:pStyle w:val="Heading3"/>
      </w:pPr>
      <w:bookmarkStart w:name="_Toc188606897" w:id="72"/>
      <w:bookmarkStart w:name="_Toc196918327" w:id="73"/>
      <w:r>
        <w:t>A</w:t>
      </w:r>
      <w:r w:rsidR="00A50B10">
        <w:t>dd a</w:t>
      </w:r>
      <w:r>
        <w:t xml:space="preserve"> leak test</w:t>
      </w:r>
      <w:bookmarkEnd w:id="72"/>
      <w:bookmarkEnd w:id="73"/>
    </w:p>
    <w:p w:rsidR="00A50B10" w:rsidP="00B204CF" w:rsidRDefault="00A50B10" w14:paraId="2E5C216B" w14:textId="6CECD5CD">
      <w:r>
        <w:t xml:space="preserve">A </w:t>
      </w:r>
      <w:r w:rsidR="00525492">
        <w:t>leak test is performed</w:t>
      </w:r>
    </w:p>
    <w:p w:rsidR="00584666" w:rsidP="00584666" w:rsidRDefault="00584666" w14:paraId="480D9BEA" w14:textId="68F687C3">
      <w:pPr>
        <w:pStyle w:val="Heading3"/>
      </w:pPr>
      <w:bookmarkStart w:name="_Toc188606898" w:id="74"/>
      <w:bookmarkStart w:name="_Toc196918328" w:id="75"/>
      <w:r>
        <w:t>Add a Contamination Survey</w:t>
      </w:r>
      <w:bookmarkEnd w:id="74"/>
      <w:bookmarkEnd w:id="75"/>
    </w:p>
    <w:p w:rsidR="00584666" w:rsidP="00B204CF" w:rsidRDefault="00584666" w14:paraId="5FFCA3DA" w14:textId="6823B4C9">
      <w:r>
        <w:t>A Contamination Survey is performed</w:t>
      </w:r>
    </w:p>
    <w:p w:rsidR="0000567E" w:rsidP="00607A06" w:rsidRDefault="1FD40926" w14:paraId="65781139" w14:textId="28CF8BCF">
      <w:pPr>
        <w:pStyle w:val="Heading1"/>
      </w:pPr>
      <w:bookmarkStart w:name="_Toc188606902" w:id="76"/>
      <w:r>
        <w:t xml:space="preserve"> </w:t>
      </w:r>
      <w:bookmarkStart w:name="_Toc196918329" w:id="77"/>
      <w:r w:rsidR="002A7716">
        <w:t>R</w:t>
      </w:r>
      <w:r w:rsidR="00607A06">
        <w:t xml:space="preserve">adiation </w:t>
      </w:r>
      <w:r w:rsidR="002A7716">
        <w:t>P</w:t>
      </w:r>
      <w:r w:rsidR="00607A06">
        <w:t xml:space="preserve">rotection </w:t>
      </w:r>
      <w:r w:rsidR="002A7716">
        <w:t>I</w:t>
      </w:r>
      <w:r w:rsidR="00607A06">
        <w:t>nstruments (RPI)</w:t>
      </w:r>
      <w:r w:rsidR="002A7716">
        <w:t xml:space="preserve"> / Equipment</w:t>
      </w:r>
      <w:bookmarkEnd w:id="76"/>
      <w:bookmarkEnd w:id="77"/>
    </w:p>
    <w:p w:rsidR="002A7716" w:rsidP="008D744C" w:rsidRDefault="001C4772" w14:paraId="71825DAA" w14:textId="624CC758">
      <w:pPr>
        <w:pStyle w:val="Heading2"/>
      </w:pPr>
      <w:bookmarkStart w:name="_Toc196918330" w:id="78"/>
      <w:r>
        <w:t>RPI</w:t>
      </w:r>
      <w:bookmarkEnd w:id="78"/>
    </w:p>
    <w:p w:rsidR="00D35960" w:rsidRDefault="00D35960" w14:paraId="46440114" w14:textId="3D0097B1">
      <w:r>
        <w:t xml:space="preserve">All RPI are </w:t>
      </w:r>
      <w:r w:rsidR="003D588E">
        <w:t>held in the Equipment Catalogue</w:t>
      </w:r>
      <w:r w:rsidR="008D744C">
        <w:t xml:space="preserve"> module</w:t>
      </w:r>
      <w:r w:rsidR="00986CCC">
        <w:t>.</w:t>
      </w:r>
      <w:r w:rsidR="001F5177">
        <w:t xml:space="preserve">  The</w:t>
      </w:r>
      <w:r w:rsidR="00FD3735">
        <w:t xml:space="preserve"> working assumption is that</w:t>
      </w:r>
      <w:r w:rsidR="007B5970">
        <w:t xml:space="preserve"> anything in this module relates to</w:t>
      </w:r>
      <w:r w:rsidR="001F5177">
        <w:t xml:space="preserve"> </w:t>
      </w:r>
      <w:r w:rsidR="0039709F">
        <w:t>monitoring equipment</w:t>
      </w:r>
      <w:r w:rsidR="007B5970">
        <w:t>.</w:t>
      </w:r>
    </w:p>
    <w:p w:rsidR="00DD0575" w:rsidP="00DD0575" w:rsidRDefault="00DD0575" w14:paraId="2E06645D" w14:textId="77777777">
      <w:pPr>
        <w:rPr>
          <w:lang w:eastAsia="en-GB"/>
        </w:rPr>
      </w:pPr>
      <w:r>
        <w:rPr>
          <w:lang w:eastAsia="en-GB"/>
        </w:rPr>
        <w:t>Action</w:t>
      </w:r>
      <w:r>
        <w:tab/>
      </w:r>
    </w:p>
    <w:p w:rsidR="00DD0575" w:rsidP="00DD0575" w:rsidRDefault="00DD0575" w14:paraId="46450E1D" w14:textId="3AD6723D">
      <w:pPr>
        <w:pStyle w:val="ListParagraph"/>
        <w:numPr>
          <w:ilvl w:val="2"/>
          <w:numId w:val="12"/>
        </w:numPr>
        <w:ind w:left="426"/>
      </w:pPr>
      <w:r>
        <w:rPr>
          <w:lang w:eastAsia="en-GB"/>
        </w:rPr>
        <w:t xml:space="preserve">Click on the </w:t>
      </w:r>
      <w:r w:rsidR="00542F46">
        <w:rPr>
          <w:lang w:eastAsia="en-GB"/>
        </w:rPr>
        <w:t>RPI</w:t>
      </w:r>
      <w:r>
        <w:rPr>
          <w:lang w:eastAsia="en-GB"/>
        </w:rPr>
        <w:t xml:space="preserve"> tile to open the </w:t>
      </w:r>
      <w:r w:rsidR="00926F9D">
        <w:rPr>
          <w:lang w:eastAsia="en-GB"/>
        </w:rPr>
        <w:t>Equipment</w:t>
      </w:r>
      <w:r w:rsidR="001C4772">
        <w:rPr>
          <w:lang w:eastAsia="en-GB"/>
        </w:rPr>
        <w:t xml:space="preserve"> catalogue</w:t>
      </w:r>
      <w:r>
        <w:rPr>
          <w:lang w:eastAsia="en-GB"/>
        </w:rPr>
        <w:t>.</w:t>
      </w:r>
      <w:r>
        <w:rPr>
          <w:lang w:eastAsia="en-GB"/>
        </w:rPr>
        <w:br/>
      </w:r>
      <w:r>
        <w:rPr>
          <w:lang w:eastAsia="en-GB"/>
        </w:rPr>
        <w:br/>
      </w:r>
      <w:r w:rsidR="00542F46">
        <w:rPr>
          <w:noProof/>
        </w:rPr>
        <w:drawing>
          <wp:inline distT="0" distB="0" distL="0" distR="0" wp14:anchorId="24F9C9B6" wp14:editId="6C235DF1">
            <wp:extent cx="2685992" cy="1290942"/>
            <wp:effectExtent l="0" t="0" r="635" b="5080"/>
            <wp:docPr id="1993018902" name="Picture 1" descr="A black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018902" name="Picture 1" descr="A black and white logo&#10;&#10;AI-generated content may be incorrect."/>
                    <pic:cNvPicPr/>
                  </pic:nvPicPr>
                  <pic:blipFill>
                    <a:blip r:embed="rId125"/>
                    <a:stretch>
                      <a:fillRect/>
                    </a:stretch>
                  </pic:blipFill>
                  <pic:spPr>
                    <a:xfrm>
                      <a:off x="0" y="0"/>
                      <a:ext cx="2706659" cy="1300875"/>
                    </a:xfrm>
                    <a:prstGeom prst="rect">
                      <a:avLst/>
                    </a:prstGeom>
                  </pic:spPr>
                </pic:pic>
              </a:graphicData>
            </a:graphic>
          </wp:inline>
        </w:drawing>
      </w:r>
      <w:r w:rsidR="00542F46">
        <w:rPr>
          <w:noProof/>
        </w:rPr>
        <w:t xml:space="preserve"> </w:t>
      </w:r>
    </w:p>
    <w:p w:rsidR="006E2EE3" w:rsidP="00DD0575" w:rsidRDefault="006E2EE3" w14:paraId="31ECCA36" w14:textId="77777777"/>
    <w:p w:rsidR="00DD0575" w:rsidP="00DD0575" w:rsidRDefault="00DD0575" w14:paraId="511F04C2" w14:textId="11B05D00">
      <w:r>
        <w:t xml:space="preserve">Note: </w:t>
      </w:r>
      <w:r w:rsidR="006E2EE3">
        <w:t>all RPI are held in the “Equipment Catalogue”</w:t>
      </w:r>
      <w:r w:rsidR="00B410CD">
        <w:t>.  The landing page</w:t>
      </w:r>
      <w:r w:rsidR="00123A5E">
        <w:t xml:space="preserve"> will list all RPI owned by the Department.</w:t>
      </w:r>
    </w:p>
    <w:p w:rsidR="0029188D" w:rsidP="00DD0575" w:rsidRDefault="0029188D" w14:paraId="5ED4020D" w14:textId="626C4CC2">
      <w:r>
        <w:rPr>
          <w:noProof/>
        </w:rPr>
        <w:drawing>
          <wp:inline distT="0" distB="0" distL="0" distR="0" wp14:anchorId="6FC9A4DC" wp14:editId="31C716A4">
            <wp:extent cx="6037683" cy="3375498"/>
            <wp:effectExtent l="0" t="0" r="1270" b="0"/>
            <wp:docPr id="21203292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329217" name="Picture 1" descr="A screenshot of a computer&#10;&#10;AI-generated content may be incorrect."/>
                    <pic:cNvPicPr/>
                  </pic:nvPicPr>
                  <pic:blipFill>
                    <a:blip r:embed="rId126"/>
                    <a:stretch>
                      <a:fillRect/>
                    </a:stretch>
                  </pic:blipFill>
                  <pic:spPr>
                    <a:xfrm>
                      <a:off x="0" y="0"/>
                      <a:ext cx="6047701" cy="3381099"/>
                    </a:xfrm>
                    <a:prstGeom prst="rect">
                      <a:avLst/>
                    </a:prstGeom>
                  </pic:spPr>
                </pic:pic>
              </a:graphicData>
            </a:graphic>
          </wp:inline>
        </w:drawing>
      </w:r>
    </w:p>
    <w:p w:rsidR="00A1415B" w:rsidP="00DD0575" w:rsidRDefault="00A1415B" w14:paraId="1E96FA6D" w14:textId="7154D8DF">
      <w:r>
        <w:t xml:space="preserve">To modify the </w:t>
      </w:r>
      <w:r w:rsidR="000F6FD1">
        <w:t>selection of columns shown, click on the 3 dot ellipsis show to the</w:t>
      </w:r>
      <w:r w:rsidR="005F282F">
        <w:t xml:space="preserve"> top</w:t>
      </w:r>
      <w:r w:rsidR="000F6FD1">
        <w:t xml:space="preserve"> right-hand-side </w:t>
      </w:r>
      <w:r w:rsidR="005F282F">
        <w:t>of the main table and toggle the columns on/off that you wish to be displayed.</w:t>
      </w:r>
    </w:p>
    <w:p w:rsidR="005F282F" w:rsidP="00DD0575" w:rsidRDefault="005F282F" w14:paraId="25768BE7" w14:textId="79FCF86A">
      <w:r>
        <w:t>It is also possible to use the “Search By” functionality</w:t>
      </w:r>
      <w:r w:rsidR="009B4132">
        <w:t xml:space="preserve"> to filter the results</w:t>
      </w:r>
      <w:r w:rsidR="00883FB8">
        <w:t>, for example to search for all RPI that have an “in use” status.</w:t>
      </w:r>
      <w:r w:rsidR="003F5B61">
        <w:t xml:space="preserve">  RPI must be tested</w:t>
      </w:r>
      <w:r w:rsidR="00FD6E90">
        <w:t xml:space="preserve"> and confirmed as working on an annual basis.  This my be done</w:t>
      </w:r>
      <w:r w:rsidR="00B563AC">
        <w:t xml:space="preserve"> either internally by the Safety Office or by an external third party.</w:t>
      </w:r>
    </w:p>
    <w:p w:rsidR="006462AD" w:rsidP="00FA0486" w:rsidRDefault="00F603DB" w14:paraId="2AD840C6" w14:textId="7B64D448">
      <w:pPr>
        <w:pStyle w:val="Heading3"/>
      </w:pPr>
      <w:bookmarkStart w:name="_Toc196918331" w:id="79"/>
      <w:r>
        <w:t>Add New RPI</w:t>
      </w:r>
      <w:bookmarkEnd w:id="79"/>
    </w:p>
    <w:p w:rsidR="0038659F" w:rsidP="0038659F" w:rsidRDefault="0038659F" w14:paraId="5763132B" w14:textId="77777777">
      <w:pPr>
        <w:rPr>
          <w:lang w:eastAsia="en-GB"/>
        </w:rPr>
      </w:pPr>
      <w:r>
        <w:rPr>
          <w:lang w:eastAsia="en-GB"/>
        </w:rPr>
        <w:t>Action</w:t>
      </w:r>
      <w:r>
        <w:tab/>
      </w:r>
    </w:p>
    <w:p w:rsidR="0038659F" w:rsidP="0038659F" w:rsidRDefault="0038659F" w14:paraId="4F1B7C0E" w14:textId="3C513288">
      <w:pPr>
        <w:pStyle w:val="ListParagraph"/>
        <w:numPr>
          <w:ilvl w:val="2"/>
          <w:numId w:val="12"/>
        </w:numPr>
        <w:ind w:left="426"/>
      </w:pPr>
      <w:r>
        <w:t xml:space="preserve">Select </w:t>
      </w:r>
      <w:r w:rsidR="00E55601">
        <w:t xml:space="preserve">“New Equipment” to open a new </w:t>
      </w:r>
      <w:r w:rsidR="00CE1F74">
        <w:t>RPI profile.</w:t>
      </w:r>
    </w:p>
    <w:p w:rsidR="008D74B6" w:rsidRDefault="00D7457C" w14:paraId="231FD0FB" w14:textId="1A1B49A8">
      <w:r>
        <w:t xml:space="preserve">The top half of the screen is </w:t>
      </w:r>
      <w:r w:rsidR="00DC26BC">
        <w:t xml:space="preserve">governed by the system out of the box functionality.  The bottom half of the screen from </w:t>
      </w:r>
      <w:r w:rsidR="00131210">
        <w:t>“RPI Use”</w:t>
      </w:r>
      <w:r w:rsidR="00DC26BC">
        <w:t xml:space="preserve"> onwards is</w:t>
      </w:r>
      <w:r w:rsidR="00307B73">
        <w:t xml:space="preserve"> templated data created from University of Oxford</w:t>
      </w:r>
      <w:r w:rsidR="006C3552">
        <w:t xml:space="preserve"> requirements.</w:t>
      </w:r>
    </w:p>
    <w:p w:rsidR="006C3552" w:rsidRDefault="00131210" w14:paraId="3B4AC059" w14:textId="55A60203">
      <w:r>
        <w:rPr>
          <w:noProof/>
        </w:rPr>
        <w:drawing>
          <wp:inline distT="0" distB="0" distL="0" distR="0" wp14:anchorId="5CA80C9F" wp14:editId="391609C0">
            <wp:extent cx="6225702" cy="4090945"/>
            <wp:effectExtent l="0" t="0" r="3810" b="5080"/>
            <wp:docPr id="16838608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860864" name="Picture 1" descr="A screenshot of a computer&#10;&#10;AI-generated content may be incorrect."/>
                    <pic:cNvPicPr/>
                  </pic:nvPicPr>
                  <pic:blipFill>
                    <a:blip r:embed="rId127"/>
                    <a:stretch>
                      <a:fillRect/>
                    </a:stretch>
                  </pic:blipFill>
                  <pic:spPr>
                    <a:xfrm>
                      <a:off x="0" y="0"/>
                      <a:ext cx="6238756" cy="4099523"/>
                    </a:xfrm>
                    <a:prstGeom prst="rect">
                      <a:avLst/>
                    </a:prstGeom>
                  </pic:spPr>
                </pic:pic>
              </a:graphicData>
            </a:graphic>
          </wp:inline>
        </w:drawing>
      </w:r>
    </w:p>
    <w:p w:rsidR="0047536A" w:rsidRDefault="000B2710" w14:paraId="544DA137" w14:textId="77777777">
      <w:r w:rsidRPr="0085478C">
        <w:rPr>
          <w:b/>
          <w:bCs/>
        </w:rPr>
        <w:t>Serial</w:t>
      </w:r>
      <w:r>
        <w:t>:</w:t>
      </w:r>
      <w:r w:rsidR="006139ED">
        <w:t xml:space="preserve"> </w:t>
      </w:r>
    </w:p>
    <w:p w:rsidRPr="006139ED" w:rsidR="000B2710" w:rsidRDefault="006139ED" w14:paraId="3AFC588A" w14:textId="1E84FD99">
      <w:r>
        <w:t xml:space="preserve">This is the serial number of the monitoring equipment (i.e. </w:t>
      </w:r>
      <w:r>
        <w:rPr>
          <w:b/>
          <w:bCs/>
        </w:rPr>
        <w:t>not</w:t>
      </w:r>
      <w:r>
        <w:t xml:space="preserve"> the serial number of </w:t>
      </w:r>
      <w:r w:rsidR="00206083">
        <w:t>the associated probe – that information can be seen further down in the “Probe</w:t>
      </w:r>
      <w:r w:rsidR="007076E9">
        <w:t xml:space="preserve"> Serial Number” field</w:t>
      </w:r>
      <w:r w:rsidR="00342865">
        <w:t>).</w:t>
      </w:r>
      <w:r w:rsidR="00A7394A">
        <w:t xml:space="preserve">  The serial number should</w:t>
      </w:r>
      <w:r w:rsidR="002E7F42">
        <w:t xml:space="preserve"> found on the piece of RPI.</w:t>
      </w:r>
    </w:p>
    <w:p w:rsidR="00B500D7" w:rsidRDefault="000B2710" w14:paraId="0A9BEEC8" w14:textId="77777777">
      <w:r w:rsidRPr="0085478C">
        <w:rPr>
          <w:b/>
          <w:bCs/>
        </w:rPr>
        <w:t>Site</w:t>
      </w:r>
      <w:r>
        <w:t>:</w:t>
      </w:r>
      <w:r w:rsidR="007213B9">
        <w:t xml:space="preserve"> </w:t>
      </w:r>
    </w:p>
    <w:p w:rsidR="000B2710" w:rsidRDefault="007213B9" w14:paraId="005AA091" w14:textId="2175D650">
      <w:r>
        <w:t>This is the location where the RPI is kept, i.e. the lab</w:t>
      </w:r>
      <w:r w:rsidR="006139ED">
        <w:t xml:space="preserve"> or the room.</w:t>
      </w:r>
      <w:r w:rsidR="00747E04">
        <w:t xml:space="preserve">  The field allows the input of a room or lab already in the system that is associated with the use of </w:t>
      </w:r>
      <w:r w:rsidR="0047536A">
        <w:t>ionising radiation.</w:t>
      </w:r>
      <w:r w:rsidR="00E76CE9">
        <w:t xml:space="preserve"> Note: some Departments have chosen to hold the RPI at Department level rather than lab level as the RPI moves location many </w:t>
      </w:r>
      <w:r w:rsidR="00347FFA">
        <w:t>times within the Department.</w:t>
      </w:r>
    </w:p>
    <w:p w:rsidRPr="0085478C" w:rsidR="00D025A4" w:rsidP="00D025A4" w:rsidRDefault="00D025A4" w14:paraId="747AF90F" w14:textId="1687EC5A">
      <w:pPr>
        <w:rPr>
          <w:b/>
          <w:bCs/>
        </w:rPr>
      </w:pPr>
      <w:r w:rsidRPr="0085478C">
        <w:rPr>
          <w:b/>
          <w:bCs/>
        </w:rPr>
        <w:t>Templates</w:t>
      </w:r>
      <w:r w:rsidR="0085478C">
        <w:rPr>
          <w:b/>
          <w:bCs/>
        </w:rPr>
        <w:t>:</w:t>
      </w:r>
    </w:p>
    <w:p w:rsidR="00B107C9" w:rsidP="00D025A4" w:rsidRDefault="00D44B29" w14:paraId="7D43CD36" w14:textId="50E17F17">
      <w:pPr>
        <w:rPr>
          <w:lang w:eastAsia="en-GB"/>
        </w:rPr>
      </w:pPr>
      <w:r>
        <w:rPr>
          <w:lang w:eastAsia="en-GB"/>
        </w:rPr>
        <w:t>This field will always have the “Oxford RPI” as a template.  Further templates can be added to this field to categorise the type of RPI.</w:t>
      </w:r>
    </w:p>
    <w:p w:rsidRPr="005B60A4" w:rsidR="00D025A4" w:rsidP="00D025A4" w:rsidRDefault="00D025A4" w14:paraId="2CB1ABA9" w14:textId="5F8E9DAD">
      <w:pPr>
        <w:rPr>
          <w:lang w:eastAsia="en-GB"/>
        </w:rPr>
      </w:pPr>
      <w:r>
        <w:rPr>
          <w:lang w:eastAsia="en-GB"/>
        </w:rPr>
        <w:t>Equipment templates and equipment models can be added/amended by the ‘Safety office’ permission, S/RPS + Workers cannot change amend or add templates and models.</w:t>
      </w:r>
    </w:p>
    <w:p w:rsidR="00A00724" w:rsidP="00D025A4" w:rsidRDefault="00A00724" w14:paraId="111C334D" w14:textId="73A1FB70">
      <w:r>
        <w:t>At the time of writing,</w:t>
      </w:r>
      <w:r w:rsidR="007231B5">
        <w:t xml:space="preserve"> there are no additional fields on any of the subsequent templates.  Their use is purely for categorisation</w:t>
      </w:r>
      <w:r w:rsidR="00E17D1C">
        <w:t xml:space="preserve"> which will allow filtering by category when reporting.</w:t>
      </w:r>
    </w:p>
    <w:p w:rsidR="00D025A4" w:rsidP="00D025A4" w:rsidRDefault="00D025A4" w14:paraId="7A54EBFC" w14:textId="110DC954">
      <w:r>
        <w:t xml:space="preserve">Templates are used to distinguish different equipment types and can contain different input fields. </w:t>
      </w:r>
      <w:r w:rsidR="0015702C">
        <w:t xml:space="preserve"> </w:t>
      </w:r>
      <w:r>
        <w:t xml:space="preserve">In Odyssey </w:t>
      </w:r>
      <w:r w:rsidR="0015702C">
        <w:t>the following templates are available:</w:t>
      </w:r>
    </w:p>
    <w:p w:rsidR="00D025A4" w:rsidP="00D025A4" w:rsidRDefault="00D025A4" w14:paraId="26EE0C6C" w14:textId="77777777">
      <w:pPr>
        <w:pStyle w:val="ListParagraph"/>
        <w:numPr>
          <w:ilvl w:val="0"/>
          <w:numId w:val="39"/>
        </w:numPr>
      </w:pPr>
      <w:r>
        <w:t>Portable Radon Monitor</w:t>
      </w:r>
    </w:p>
    <w:p w:rsidR="00D025A4" w:rsidP="00D025A4" w:rsidRDefault="00D025A4" w14:paraId="155F580A" w14:textId="77777777">
      <w:pPr>
        <w:pStyle w:val="ListParagraph"/>
        <w:numPr>
          <w:ilvl w:val="0"/>
          <w:numId w:val="39"/>
        </w:numPr>
      </w:pPr>
      <w:r>
        <w:t>Installed Environmental Monitor</w:t>
      </w:r>
    </w:p>
    <w:p w:rsidR="00D025A4" w:rsidP="00D025A4" w:rsidRDefault="00D025A4" w14:paraId="05C13215" w14:textId="77777777">
      <w:pPr>
        <w:pStyle w:val="ListParagraph"/>
        <w:numPr>
          <w:ilvl w:val="0"/>
          <w:numId w:val="39"/>
        </w:numPr>
      </w:pPr>
      <w:r>
        <w:t>Handheld Dose Rate Monitor</w:t>
      </w:r>
    </w:p>
    <w:p w:rsidR="00D025A4" w:rsidP="00D025A4" w:rsidRDefault="00D025A4" w14:paraId="5FAAF6D1" w14:textId="77777777">
      <w:pPr>
        <w:pStyle w:val="ListParagraph"/>
        <w:numPr>
          <w:ilvl w:val="0"/>
          <w:numId w:val="39"/>
        </w:numPr>
      </w:pPr>
      <w:r>
        <w:t>Handheld Contamination Monitor</w:t>
      </w:r>
    </w:p>
    <w:p w:rsidR="00D025A4" w:rsidP="00D025A4" w:rsidRDefault="00D025A4" w14:paraId="3CCB89B1" w14:textId="77777777">
      <w:pPr>
        <w:pStyle w:val="ListParagraph"/>
        <w:numPr>
          <w:ilvl w:val="0"/>
          <w:numId w:val="39"/>
        </w:numPr>
      </w:pPr>
      <w:r>
        <w:t>Electronic Personal Dosimeter (EPD)</w:t>
      </w:r>
    </w:p>
    <w:p w:rsidR="00D025A4" w:rsidP="00D025A4" w:rsidRDefault="00D025A4" w14:paraId="676E1601" w14:textId="77777777">
      <w:pPr>
        <w:pStyle w:val="ListParagraph"/>
        <w:numPr>
          <w:ilvl w:val="0"/>
          <w:numId w:val="39"/>
        </w:numPr>
        <w:rPr>
          <w:b/>
          <w:bCs/>
        </w:rPr>
      </w:pPr>
      <w:r w:rsidRPr="00BB2002">
        <w:rPr>
          <w:b/>
          <w:bCs/>
        </w:rPr>
        <w:t>Oxford RPI (default template</w:t>
      </w:r>
      <w:r>
        <w:rPr>
          <w:b/>
          <w:bCs/>
        </w:rPr>
        <w:t xml:space="preserve"> applied to all equipment added).</w:t>
      </w:r>
    </w:p>
    <w:p w:rsidR="00D2760F" w:rsidP="00D025A4" w:rsidRDefault="00E7731B" w14:paraId="5B68FCAD" w14:textId="2985EA46">
      <w:r>
        <w:br/>
      </w:r>
      <w:r w:rsidR="00D025A4">
        <w:t xml:space="preserve">When adding a piece of RPI the correct template should be added. When reporting and running the Equipment Report you can then select one or more of the templates. </w:t>
      </w:r>
    </w:p>
    <w:p w:rsidR="00B500D7" w:rsidP="00D025A4" w:rsidRDefault="00275377" w14:paraId="5126CDC9" w14:textId="5BBC21C9">
      <w:r w:rsidRPr="0085478C">
        <w:rPr>
          <w:b/>
          <w:bCs/>
        </w:rPr>
        <w:t>Owner</w:t>
      </w:r>
      <w:r>
        <w:t xml:space="preserve">: </w:t>
      </w:r>
    </w:p>
    <w:p w:rsidR="00275377" w:rsidRDefault="00275377" w14:paraId="5F4018CA" w14:textId="6BAC6EE2">
      <w:r>
        <w:t xml:space="preserve">This is the person </w:t>
      </w:r>
      <w:r w:rsidR="009D70B0">
        <w:t>accountable for the RPI</w:t>
      </w:r>
      <w:r w:rsidR="00DD44C3">
        <w:t xml:space="preserve"> – </w:t>
      </w:r>
      <w:r w:rsidRPr="00347FFA" w:rsidR="00DD44C3">
        <w:rPr>
          <w:color w:val="000000" w:themeColor="text1"/>
        </w:rPr>
        <w:t>usually the SRPS.</w:t>
      </w:r>
      <w:r w:rsidRPr="00347FFA" w:rsidR="000943E4">
        <w:rPr>
          <w:color w:val="000000" w:themeColor="text1"/>
        </w:rPr>
        <w:t xml:space="preserve">  </w:t>
      </w:r>
      <w:r w:rsidR="000943E4">
        <w:t>The field allows the selection of a system user.</w:t>
      </w:r>
    </w:p>
    <w:p w:rsidR="0047536A" w:rsidRDefault="00DD44C3" w14:paraId="45A545B4" w14:textId="4D010536">
      <w:r w:rsidRPr="0085478C">
        <w:rPr>
          <w:b/>
          <w:bCs/>
        </w:rPr>
        <w:t>Notes</w:t>
      </w:r>
      <w:r>
        <w:t>:</w:t>
      </w:r>
      <w:r w:rsidR="0047536A">
        <w:t xml:space="preserve"> </w:t>
      </w:r>
    </w:p>
    <w:p w:rsidR="00E676F5" w:rsidRDefault="00BD1E30" w14:paraId="2C97D53D" w14:textId="1D49EFB9">
      <w:r>
        <w:t>This is a f</w:t>
      </w:r>
      <w:r w:rsidR="00E676F5">
        <w:t>ree text field</w:t>
      </w:r>
      <w:r>
        <w:t xml:space="preserve"> and is reportable.  It also appears on the main</w:t>
      </w:r>
      <w:r w:rsidR="00F135DF">
        <w:t xml:space="preserve"> landing page as a column.  Hence it is advised to use the f</w:t>
      </w:r>
      <w:r w:rsidR="00D02806">
        <w:t>ield conserv</w:t>
      </w:r>
      <w:r w:rsidR="00030E77">
        <w:t>atively.</w:t>
      </w:r>
    </w:p>
    <w:p w:rsidR="00C3660B" w:rsidRDefault="00E7731B" w14:paraId="1CDD8C89" w14:textId="4854B9D2">
      <w:pPr>
        <w:rPr>
          <w:b/>
          <w:bCs/>
        </w:rPr>
      </w:pPr>
      <w:r w:rsidRPr="0073389B">
        <w:rPr>
          <w:b/>
          <w:bCs/>
        </w:rPr>
        <w:t>RPI Use</w:t>
      </w:r>
    </w:p>
    <w:p w:rsidRPr="00755813" w:rsidR="00755813" w:rsidRDefault="005702CF" w14:paraId="335659C0" w14:textId="2D233E6C">
      <w:r>
        <w:t>This is used to describe the objective of the RPI and what it does.  Ther</w:t>
      </w:r>
      <w:r w:rsidR="00A84A3B">
        <w:t>e are 5 choices.</w:t>
      </w:r>
    </w:p>
    <w:p w:rsidR="0073389B" w:rsidRDefault="0073389B" w14:paraId="42DFD6CD" w14:textId="5C9A6199">
      <w:r>
        <w:rPr>
          <w:noProof/>
        </w:rPr>
        <w:drawing>
          <wp:inline distT="0" distB="0" distL="0" distR="0" wp14:anchorId="299F1F19" wp14:editId="20C54F45">
            <wp:extent cx="5343564" cy="2186003"/>
            <wp:effectExtent l="0" t="0" r="0" b="5080"/>
            <wp:docPr id="6823780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378059" name="Picture 1" descr="A screenshot of a computer&#10;&#10;AI-generated content may be incorrect."/>
                    <pic:cNvPicPr/>
                  </pic:nvPicPr>
                  <pic:blipFill>
                    <a:blip r:embed="rId128"/>
                    <a:stretch>
                      <a:fillRect/>
                    </a:stretch>
                  </pic:blipFill>
                  <pic:spPr>
                    <a:xfrm>
                      <a:off x="0" y="0"/>
                      <a:ext cx="5343564" cy="2186003"/>
                    </a:xfrm>
                    <a:prstGeom prst="rect">
                      <a:avLst/>
                    </a:prstGeom>
                  </pic:spPr>
                </pic:pic>
              </a:graphicData>
            </a:graphic>
          </wp:inline>
        </w:drawing>
      </w:r>
    </w:p>
    <w:p w:rsidR="009666AD" w:rsidRDefault="009666AD" w14:paraId="601CA5FB" w14:textId="2FC75C09">
      <w:r>
        <w:rPr>
          <w:noProof/>
        </w:rPr>
        <w:drawing>
          <wp:inline distT="0" distB="0" distL="0" distR="0" wp14:anchorId="0E228915" wp14:editId="1B3E967D">
            <wp:extent cx="5710136" cy="5949654"/>
            <wp:effectExtent l="0" t="0" r="5080" b="0"/>
            <wp:docPr id="13133266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326629" name="Picture 1" descr="A screenshot of a computer&#10;&#10;AI-generated content may be incorrect."/>
                    <pic:cNvPicPr/>
                  </pic:nvPicPr>
                  <pic:blipFill>
                    <a:blip r:embed="rId129"/>
                    <a:stretch>
                      <a:fillRect/>
                    </a:stretch>
                  </pic:blipFill>
                  <pic:spPr>
                    <a:xfrm>
                      <a:off x="0" y="0"/>
                      <a:ext cx="5726302" cy="5966498"/>
                    </a:xfrm>
                    <a:prstGeom prst="rect">
                      <a:avLst/>
                    </a:prstGeom>
                  </pic:spPr>
                </pic:pic>
              </a:graphicData>
            </a:graphic>
          </wp:inline>
        </w:drawing>
      </w:r>
    </w:p>
    <w:p w:rsidRPr="001D780A" w:rsidR="009666AD" w:rsidRDefault="00A84A3B" w14:paraId="34BF98CC" w14:textId="1EE6019E">
      <w:pPr>
        <w:rPr>
          <w:b/>
          <w:bCs/>
        </w:rPr>
      </w:pPr>
      <w:r w:rsidRPr="001D780A">
        <w:rPr>
          <w:b/>
          <w:bCs/>
        </w:rPr>
        <w:t>Status</w:t>
      </w:r>
    </w:p>
    <w:p w:rsidR="00BB2002" w:rsidP="00BB2002" w:rsidRDefault="00A84A3B" w14:paraId="573A119D" w14:textId="41461518">
      <w:r>
        <w:t>The RPI will either be “in use” or</w:t>
      </w:r>
      <w:r w:rsidR="0040313B">
        <w:t xml:space="preserve"> “not in use”.  If it is not in use, then it will not be picked up by the Safety Office in any</w:t>
      </w:r>
      <w:r w:rsidR="00413C96">
        <w:t xml:space="preserve"> reporting and so will not be tested.  It is a requirement than any piece of RPI</w:t>
      </w:r>
      <w:r w:rsidR="008B5BCF">
        <w:t xml:space="preserve"> or equipment that is in use is checked and certified on an annual basis as </w:t>
      </w:r>
      <w:r w:rsidR="001D780A">
        <w:t>working correctly should it be in use.</w:t>
      </w:r>
      <w:r w:rsidR="005B60A4">
        <w:t xml:space="preserve"> </w:t>
      </w:r>
    </w:p>
    <w:p w:rsidRPr="00741BFB" w:rsidR="002152EB" w:rsidRDefault="002152EB" w14:paraId="16AC215F" w14:textId="772FEE91">
      <w:pPr>
        <w:rPr>
          <w:b/>
          <w:bCs/>
        </w:rPr>
      </w:pPr>
      <w:r w:rsidRPr="00741BFB">
        <w:rPr>
          <w:b/>
          <w:bCs/>
        </w:rPr>
        <w:t>Manufac</w:t>
      </w:r>
      <w:r w:rsidRPr="00741BFB" w:rsidR="0007109B">
        <w:rPr>
          <w:b/>
          <w:bCs/>
        </w:rPr>
        <w:t>turer:</w:t>
      </w:r>
    </w:p>
    <w:p w:rsidR="00FD3E46" w:rsidRDefault="00FD3E46" w14:paraId="44A5A0EE" w14:textId="7EF7B0D5">
      <w:r>
        <w:t xml:space="preserve">This is a required field with selection from a pre-defined list.  If the </w:t>
      </w:r>
      <w:r w:rsidR="00F70BCC">
        <w:t>Manufacturer required is not listed, there is an option to use “Z other”.  This option will be monitored over time and if it</w:t>
      </w:r>
      <w:r w:rsidR="00B00AAB">
        <w:t xml:space="preserve"> is used for a common alternative, then that specific manufacturer can be added to the list.</w:t>
      </w:r>
    </w:p>
    <w:p w:rsidRPr="00741BFB" w:rsidR="00B00AAB" w:rsidRDefault="00741BFB" w14:paraId="39D26CC4" w14:textId="57B82519">
      <w:pPr>
        <w:rPr>
          <w:b/>
          <w:bCs/>
        </w:rPr>
      </w:pPr>
      <w:r w:rsidRPr="00741BFB">
        <w:rPr>
          <w:b/>
          <w:bCs/>
        </w:rPr>
        <w:t>Equipment Model Type:</w:t>
      </w:r>
    </w:p>
    <w:p w:rsidR="00741BFB" w:rsidRDefault="00741BFB" w14:paraId="53CD3E7E" w14:textId="55E9FC24">
      <w:r>
        <w:t>As with the Manufacturer field above, this is a required field with a selection from a pre-defined list.</w:t>
      </w:r>
    </w:p>
    <w:p w:rsidRPr="00DF7EC3" w:rsidR="002454A0" w:rsidRDefault="002454A0" w14:paraId="1E82FC57" w14:textId="5D35400F">
      <w:pPr>
        <w:rPr>
          <w:b/>
          <w:bCs/>
        </w:rPr>
      </w:pPr>
      <w:r w:rsidRPr="00DF7EC3">
        <w:rPr>
          <w:b/>
          <w:bCs/>
        </w:rPr>
        <w:t>Probe Type:</w:t>
      </w:r>
    </w:p>
    <w:p w:rsidR="002454A0" w:rsidRDefault="002454A0" w14:paraId="6E6FE57F" w14:textId="3A87680C">
      <w:r>
        <w:t>This is not a required field, as not all RPI have probes.  It also uses a pre-defined list</w:t>
      </w:r>
      <w:r w:rsidR="00E57B43">
        <w:t>.  If not relevant, please leave this field blank.</w:t>
      </w:r>
    </w:p>
    <w:p w:rsidRPr="00DF7EC3" w:rsidR="00E57B43" w:rsidRDefault="00E57B43" w14:paraId="213D1F87" w14:textId="5175F769">
      <w:pPr>
        <w:rPr>
          <w:b/>
          <w:bCs/>
        </w:rPr>
      </w:pPr>
      <w:r w:rsidRPr="00DF7EC3">
        <w:rPr>
          <w:b/>
          <w:bCs/>
        </w:rPr>
        <w:t>Probe Serial Number:</w:t>
      </w:r>
    </w:p>
    <w:p w:rsidR="00E57B43" w:rsidRDefault="00E57B43" w14:paraId="07A15140" w14:textId="4990F0EF">
      <w:r>
        <w:t>Some probes are interchangeable</w:t>
      </w:r>
      <w:r w:rsidR="00A42952">
        <w:t xml:space="preserve"> against the RPI and so will have separate serial numbers.  Other types of RPI have a fixed probe that is not interchangeable and hence will not have a separate serial number.</w:t>
      </w:r>
    </w:p>
    <w:p w:rsidRPr="00DF7EC3" w:rsidR="00A42952" w:rsidRDefault="00D60A6B" w14:paraId="0BEC5C53" w14:textId="54DDB2C9">
      <w:pPr>
        <w:rPr>
          <w:b/>
          <w:bCs/>
        </w:rPr>
      </w:pPr>
      <w:r w:rsidRPr="00DF7EC3">
        <w:rPr>
          <w:b/>
          <w:bCs/>
        </w:rPr>
        <w:t>Date Last Tested</w:t>
      </w:r>
      <w:r w:rsidRPr="00DF7EC3" w:rsidR="00DF7EC3">
        <w:rPr>
          <w:b/>
          <w:bCs/>
        </w:rPr>
        <w:t>:</w:t>
      </w:r>
    </w:p>
    <w:p w:rsidR="00D60A6B" w:rsidRDefault="00D60A6B" w14:paraId="46E672E8" w14:textId="0151B7DD">
      <w:r>
        <w:t>This will be the date that the RPI was tested for compliance either by the Safety Office or by an external Third Party.  The testing is conducted on an annual basis</w:t>
      </w:r>
      <w:r w:rsidR="00DF7EC3">
        <w:t xml:space="preserve"> and it is a required field.</w:t>
      </w:r>
    </w:p>
    <w:p w:rsidRPr="00DF7EC3" w:rsidR="00DF7EC3" w:rsidRDefault="00DF7EC3" w14:paraId="43188346" w14:textId="5AD43697">
      <w:pPr>
        <w:rPr>
          <w:b/>
          <w:bCs/>
        </w:rPr>
      </w:pPr>
      <w:r w:rsidRPr="00DF7EC3">
        <w:rPr>
          <w:b/>
          <w:bCs/>
        </w:rPr>
        <w:t>Tested By:</w:t>
      </w:r>
    </w:p>
    <w:p w:rsidR="00DF7EC3" w:rsidRDefault="00DF7EC3" w14:paraId="02DC883E" w14:textId="2DEE2A39">
      <w:r>
        <w:t>This is to confirm, whether the annual test was conducted internally by the Safety Office or whether the RPI was sent offsite for an external Third Party to test.</w:t>
      </w:r>
    </w:p>
    <w:p w:rsidR="00D60A6B" w:rsidRDefault="00D60A6B" w14:paraId="4944DCFC" w14:textId="77777777"/>
    <w:p w:rsidR="00D60A6B" w:rsidRDefault="00D60A6B" w14:paraId="033AB644" w14:textId="77777777"/>
    <w:p w:rsidR="0007109B" w:rsidP="00D957C3" w:rsidRDefault="2F7D2441" w14:paraId="27BFF97D" w14:textId="590F45B9">
      <w:pPr>
        <w:pStyle w:val="Heading1"/>
      </w:pPr>
      <w:bookmarkStart w:name="_Toc188606904" w:id="80"/>
      <w:r>
        <w:t xml:space="preserve"> </w:t>
      </w:r>
      <w:bookmarkStart w:name="_Toc196918332" w:id="81"/>
      <w:r w:rsidR="000E01DD">
        <w:t>Machine Management</w:t>
      </w:r>
      <w:bookmarkEnd w:id="80"/>
      <w:bookmarkEnd w:id="81"/>
    </w:p>
    <w:p w:rsidR="000E01DD" w:rsidP="00D957C3" w:rsidRDefault="00D957C3" w14:paraId="082D009A" w14:textId="29DB0757">
      <w:pPr>
        <w:pStyle w:val="Heading2"/>
      </w:pPr>
      <w:bookmarkStart w:name="_Toc188606905" w:id="82"/>
      <w:bookmarkStart w:name="_Toc196918333" w:id="83"/>
      <w:r>
        <w:t>Machine</w:t>
      </w:r>
      <w:bookmarkEnd w:id="82"/>
      <w:r w:rsidR="00A317F3">
        <w:t xml:space="preserve"> Listing</w:t>
      </w:r>
      <w:bookmarkEnd w:id="83"/>
    </w:p>
    <w:p w:rsidR="00C27EA7" w:rsidP="00C27EA7" w:rsidRDefault="00C27EA7" w14:paraId="2B910ED5" w14:textId="6864D00B">
      <w:r>
        <w:t xml:space="preserve">All Machines are held in the Machine Management module.  </w:t>
      </w:r>
      <w:r w:rsidR="00DE398F">
        <w:t xml:space="preserve">At the time of Go-Live all X-Ray sets were migrated to this module.  </w:t>
      </w:r>
      <w:r w:rsidR="00F56C7B">
        <w:t>It was agreed that only ionising radiation generators would be added to the system and captured in this module.  Therefore</w:t>
      </w:r>
      <w:r w:rsidR="0009012A">
        <w:t xml:space="preserve"> Liquid Scintillation Counters, Benchtop Counters and HASS I</w:t>
      </w:r>
      <w:r w:rsidR="002C5D27">
        <w:t>r</w:t>
      </w:r>
      <w:r w:rsidR="0009012A">
        <w:t>radiators</w:t>
      </w:r>
      <w:r w:rsidR="002C5D27">
        <w:t xml:space="preserve"> </w:t>
      </w:r>
      <w:r w:rsidR="00C13C66">
        <w:t>will not be added as they contain sources of ionising radiation, but do not themselves generate ionising radiation.</w:t>
      </w:r>
    </w:p>
    <w:p w:rsidR="00553FE3" w:rsidP="00553FE3" w:rsidRDefault="00553FE3" w14:paraId="57FB23BC" w14:textId="77777777">
      <w:pPr>
        <w:rPr>
          <w:lang w:eastAsia="en-GB"/>
        </w:rPr>
      </w:pPr>
      <w:r>
        <w:rPr>
          <w:lang w:eastAsia="en-GB"/>
        </w:rPr>
        <w:t>Action</w:t>
      </w:r>
      <w:r>
        <w:tab/>
      </w:r>
    </w:p>
    <w:p w:rsidR="00553FE3" w:rsidP="00387FEF" w:rsidRDefault="00553FE3" w14:paraId="28D394AB" w14:textId="603355B3">
      <w:pPr>
        <w:pStyle w:val="ListParagraph"/>
        <w:numPr>
          <w:ilvl w:val="2"/>
          <w:numId w:val="12"/>
        </w:numPr>
        <w:ind w:left="426"/>
      </w:pPr>
      <w:r>
        <w:rPr>
          <w:lang w:eastAsia="en-GB"/>
        </w:rPr>
        <w:t xml:space="preserve">Click on the Machines tile to open the </w:t>
      </w:r>
      <w:r w:rsidR="00387FEF">
        <w:rPr>
          <w:lang w:eastAsia="en-GB"/>
        </w:rPr>
        <w:t>Machines Management module.</w:t>
      </w:r>
      <w:r w:rsidR="00387FEF">
        <w:rPr>
          <w:lang w:eastAsia="en-GB"/>
        </w:rPr>
        <w:br/>
      </w:r>
    </w:p>
    <w:p w:rsidR="004E6356" w:rsidP="00C27EA7" w:rsidRDefault="004E6356" w14:paraId="6E88B02C" w14:textId="644B428D">
      <w:r>
        <w:rPr>
          <w:noProof/>
        </w:rPr>
        <w:drawing>
          <wp:inline distT="0" distB="0" distL="0" distR="0" wp14:anchorId="364506F8" wp14:editId="3153355F">
            <wp:extent cx="2429424" cy="1177047"/>
            <wp:effectExtent l="0" t="0" r="0" b="4445"/>
            <wp:docPr id="586373398" name="Picture 1" descr="A black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373398" name="Picture 1" descr="A black and white logo&#10;&#10;AI-generated content may be incorrect."/>
                    <pic:cNvPicPr/>
                  </pic:nvPicPr>
                  <pic:blipFill>
                    <a:blip r:embed="rId130"/>
                    <a:stretch>
                      <a:fillRect/>
                    </a:stretch>
                  </pic:blipFill>
                  <pic:spPr>
                    <a:xfrm>
                      <a:off x="0" y="0"/>
                      <a:ext cx="2442225" cy="1183249"/>
                    </a:xfrm>
                    <a:prstGeom prst="rect">
                      <a:avLst/>
                    </a:prstGeom>
                  </pic:spPr>
                </pic:pic>
              </a:graphicData>
            </a:graphic>
          </wp:inline>
        </w:drawing>
      </w:r>
    </w:p>
    <w:p w:rsidR="009D4614" w:rsidP="00C27EA7" w:rsidRDefault="009D4614" w14:paraId="60F05D53" w14:textId="712A7411">
      <w:r>
        <w:br/>
      </w:r>
      <w:r w:rsidR="00ED2F53">
        <w:t xml:space="preserve">The landing page for Machines is configured at University of Oxford site level.  </w:t>
      </w:r>
      <w:r w:rsidR="00ED55E9">
        <w:t xml:space="preserve">To amend </w:t>
      </w:r>
      <w:r w:rsidR="004C0582">
        <w:t>the</w:t>
      </w:r>
      <w:r w:rsidR="00ED55E9">
        <w:t xml:space="preserve"> view, select the </w:t>
      </w:r>
      <w:r w:rsidR="00405663">
        <w:t xml:space="preserve">ellipsis icon (3 dots) and click the white space next to the fields listed.  </w:t>
      </w:r>
      <w:r>
        <w:br/>
      </w:r>
    </w:p>
    <w:p w:rsidR="00A317F3" w:rsidP="00C27EA7" w:rsidRDefault="00AA7F34" w14:paraId="10645640" w14:textId="3DCE77E7">
      <w:r w:rsidRPr="00AA7F34">
        <w:rPr>
          <w:noProof/>
        </w:rPr>
        <w:drawing>
          <wp:inline distT="0" distB="0" distL="0" distR="0" wp14:anchorId="34DAA904" wp14:editId="6DB49083">
            <wp:extent cx="6141600" cy="2498712"/>
            <wp:effectExtent l="0" t="0" r="0" b="0"/>
            <wp:docPr id="9801077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107744" name="Picture 1" descr="A screenshot of a computer&#10;&#10;AI-generated content may be incorrect."/>
                    <pic:cNvPicPr/>
                  </pic:nvPicPr>
                  <pic:blipFill>
                    <a:blip r:embed="rId131"/>
                    <a:stretch>
                      <a:fillRect/>
                    </a:stretch>
                  </pic:blipFill>
                  <pic:spPr>
                    <a:xfrm>
                      <a:off x="0" y="0"/>
                      <a:ext cx="6157258" cy="2505083"/>
                    </a:xfrm>
                    <a:prstGeom prst="rect">
                      <a:avLst/>
                    </a:prstGeom>
                  </pic:spPr>
                </pic:pic>
              </a:graphicData>
            </a:graphic>
          </wp:inline>
        </w:drawing>
      </w:r>
    </w:p>
    <w:p w:rsidR="009D4614" w:rsidP="00576E3F" w:rsidRDefault="009D4614" w14:paraId="348AC9D9" w14:textId="77777777"/>
    <w:p w:rsidR="00576E3F" w:rsidP="00576E3F" w:rsidRDefault="006272CE" w14:paraId="19C7D661" w14:textId="24D90468">
      <w:r>
        <w:t>This will open a view of all remaining fields available for selection and also allow the removal of existing fields.</w:t>
      </w:r>
      <w:r w:rsidR="00576E3F">
        <w:t xml:space="preserve"> </w:t>
      </w:r>
    </w:p>
    <w:p w:rsidR="002B1AB8" w:rsidP="006272CE" w:rsidRDefault="002B1AB8" w14:paraId="76BBA485" w14:textId="77777777"/>
    <w:p w:rsidR="006272CE" w:rsidP="006272CE" w:rsidRDefault="00576E3F" w14:paraId="61295712" w14:textId="2CD4B1F4">
      <w:pPr>
        <w:rPr>
          <w:noProof/>
        </w:rPr>
      </w:pPr>
      <w:r>
        <w:t xml:space="preserve">The User </w:t>
      </w:r>
      <w:r w:rsidR="002D3578">
        <w:t>will select the fields as required</w:t>
      </w:r>
      <w:r>
        <w:t>.</w:t>
      </w:r>
      <w:r w:rsidR="002D3578">
        <w:t xml:space="preserve"> </w:t>
      </w:r>
      <w:r>
        <w:rPr>
          <w:noProof/>
        </w:rPr>
        <w:t>Click Apply to make the change</w:t>
      </w:r>
      <w:r w:rsidR="00E11373">
        <w:rPr>
          <w:noProof/>
        </w:rPr>
        <w:t xml:space="preserve">.  Click the save icon, </w:t>
      </w:r>
      <w:r w:rsidR="000609BF">
        <w:rPr>
          <w:noProof/>
        </w:rPr>
        <w:t>C</w:t>
      </w:r>
      <w:r w:rsidR="00E11373">
        <w:rPr>
          <w:noProof/>
        </w:rPr>
        <w:t>lick Set for site</w:t>
      </w:r>
      <w:r w:rsidR="000609BF">
        <w:rPr>
          <w:noProof/>
        </w:rPr>
        <w:t xml:space="preserve"> and Activate to apply the configuration across the site for everyone.  Note:</w:t>
      </w:r>
      <w:r w:rsidR="002F1867">
        <w:rPr>
          <w:noProof/>
        </w:rPr>
        <w:t xml:space="preserve"> this needs to be applied when logged in as University of Oxford.</w:t>
      </w:r>
    </w:p>
    <w:p w:rsidR="002B1AB8" w:rsidP="002B1AB8" w:rsidRDefault="002B1AB8" w14:paraId="75DBC52F" w14:textId="77777777">
      <w:pPr>
        <w:spacing w:after="0"/>
      </w:pP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2977"/>
        <w:gridCol w:w="3416"/>
        <w:gridCol w:w="3388"/>
      </w:tblGrid>
      <w:tr w:rsidR="006D4D0F" w:rsidTr="00EA44C6" w14:paraId="6CF796E1" w14:textId="77777777">
        <w:trPr>
          <w:trHeight w:val="2185"/>
        </w:trPr>
        <w:tc>
          <w:tcPr>
            <w:tcW w:w="3114" w:type="dxa"/>
            <w:vMerge w:val="restart"/>
          </w:tcPr>
          <w:p w:rsidR="005B0379" w:rsidP="006272CE" w:rsidRDefault="005B0379" w14:paraId="7227BBF4" w14:textId="04B4C39F">
            <w:r>
              <w:rPr>
                <w:noProof/>
              </w:rPr>
              <w:drawing>
                <wp:inline distT="0" distB="0" distL="0" distR="0" wp14:anchorId="25C16FEC" wp14:editId="2D6C6675">
                  <wp:extent cx="1756800" cy="2925353"/>
                  <wp:effectExtent l="0" t="0" r="0" b="8890"/>
                  <wp:docPr id="20843183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318337" name="Picture 1" descr="A screenshot of a computer&#10;&#10;AI-generated content may be incorrect."/>
                          <pic:cNvPicPr/>
                        </pic:nvPicPr>
                        <pic:blipFill>
                          <a:blip r:embed="rId132"/>
                          <a:stretch>
                            <a:fillRect/>
                          </a:stretch>
                        </pic:blipFill>
                        <pic:spPr>
                          <a:xfrm>
                            <a:off x="0" y="0"/>
                            <a:ext cx="1768876" cy="2945461"/>
                          </a:xfrm>
                          <a:prstGeom prst="rect">
                            <a:avLst/>
                          </a:prstGeom>
                        </pic:spPr>
                      </pic:pic>
                    </a:graphicData>
                  </a:graphic>
                </wp:inline>
              </w:drawing>
            </w:r>
          </w:p>
        </w:tc>
        <w:tc>
          <w:tcPr>
            <w:tcW w:w="3400" w:type="dxa"/>
          </w:tcPr>
          <w:p w:rsidR="005B0379" w:rsidP="006272CE" w:rsidRDefault="006D4D0F" w14:paraId="79627C18" w14:textId="11907CB1">
            <w:r>
              <w:t xml:space="preserve"> </w:t>
            </w:r>
            <w:r w:rsidR="00EA44C6">
              <w:t xml:space="preserve"> </w:t>
            </w:r>
            <w:r>
              <w:t xml:space="preserve">  </w:t>
            </w:r>
            <w:r>
              <w:rPr>
                <w:noProof/>
              </w:rPr>
              <w:t xml:space="preserve">  </w:t>
            </w:r>
            <w:r w:rsidR="005B0379">
              <w:rPr>
                <w:noProof/>
              </w:rPr>
              <w:drawing>
                <wp:inline distT="0" distB="0" distL="0" distR="0" wp14:anchorId="40462158" wp14:editId="2576BDEE">
                  <wp:extent cx="1788251" cy="1569600"/>
                  <wp:effectExtent l="0" t="0" r="2540" b="0"/>
                  <wp:docPr id="3595863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586343" name="Picture 1" descr="A screenshot of a computer&#10;&#10;AI-generated content may be incorrect."/>
                          <pic:cNvPicPr/>
                        </pic:nvPicPr>
                        <pic:blipFill>
                          <a:blip r:embed="rId133"/>
                          <a:stretch>
                            <a:fillRect/>
                          </a:stretch>
                        </pic:blipFill>
                        <pic:spPr>
                          <a:xfrm>
                            <a:off x="0" y="0"/>
                            <a:ext cx="1801654" cy="1581364"/>
                          </a:xfrm>
                          <a:prstGeom prst="rect">
                            <a:avLst/>
                          </a:prstGeom>
                        </pic:spPr>
                      </pic:pic>
                    </a:graphicData>
                  </a:graphic>
                </wp:inline>
              </w:drawing>
            </w:r>
          </w:p>
        </w:tc>
        <w:tc>
          <w:tcPr>
            <w:tcW w:w="3257" w:type="dxa"/>
          </w:tcPr>
          <w:p w:rsidR="005B0379" w:rsidP="006272CE" w:rsidRDefault="006D4D0F" w14:paraId="523F99AE" w14:textId="54C0A164">
            <w:r>
              <w:rPr>
                <w:noProof/>
              </w:rPr>
              <w:t xml:space="preserve">    </w:t>
            </w:r>
            <w:r w:rsidR="005B0379">
              <w:rPr>
                <w:noProof/>
              </w:rPr>
              <w:drawing>
                <wp:inline distT="0" distB="0" distL="0" distR="0" wp14:anchorId="51C51287" wp14:editId="02D6EF35">
                  <wp:extent cx="1849429" cy="1555200"/>
                  <wp:effectExtent l="0" t="0" r="0" b="6985"/>
                  <wp:docPr id="137662130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621308" name="Picture 1" descr="A screenshot of a computer&#10;&#10;AI-generated content may be incorrect."/>
                          <pic:cNvPicPr/>
                        </pic:nvPicPr>
                        <pic:blipFill>
                          <a:blip r:embed="rId134"/>
                          <a:stretch>
                            <a:fillRect/>
                          </a:stretch>
                        </pic:blipFill>
                        <pic:spPr>
                          <a:xfrm>
                            <a:off x="0" y="0"/>
                            <a:ext cx="1873710" cy="1575618"/>
                          </a:xfrm>
                          <a:prstGeom prst="rect">
                            <a:avLst/>
                          </a:prstGeom>
                        </pic:spPr>
                      </pic:pic>
                    </a:graphicData>
                  </a:graphic>
                </wp:inline>
              </w:drawing>
            </w:r>
          </w:p>
        </w:tc>
      </w:tr>
      <w:tr w:rsidR="005B0379" w:rsidTr="00EA44C6" w14:paraId="5E8576C3" w14:textId="77777777">
        <w:tc>
          <w:tcPr>
            <w:tcW w:w="3114" w:type="dxa"/>
            <w:vMerge/>
          </w:tcPr>
          <w:p w:rsidR="005B0379" w:rsidP="006272CE" w:rsidRDefault="005B0379" w14:paraId="71641A70" w14:textId="77777777"/>
        </w:tc>
        <w:tc>
          <w:tcPr>
            <w:tcW w:w="6657" w:type="dxa"/>
            <w:gridSpan w:val="2"/>
          </w:tcPr>
          <w:p w:rsidR="00EA44C6" w:rsidP="006272CE" w:rsidRDefault="00EA44C6" w14:paraId="59202EC1" w14:textId="77777777"/>
          <w:p w:rsidR="00EA44C6" w:rsidP="006272CE" w:rsidRDefault="005B0379" w14:paraId="3633064D" w14:textId="7A7CAB03">
            <w:r>
              <w:rPr>
                <w:noProof/>
              </w:rPr>
              <w:drawing>
                <wp:inline distT="0" distB="0" distL="0" distR="0" wp14:anchorId="2EEFFD18" wp14:editId="5E53A0FE">
                  <wp:extent cx="4192663" cy="1115695"/>
                  <wp:effectExtent l="0" t="0" r="0" b="8255"/>
                  <wp:docPr id="168602512" name="Picture 1" descr="A screenshot of a browser wind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02512" name="Picture 1" descr="A screenshot of a browser window&#10;&#10;AI-generated content may be incorrect."/>
                          <pic:cNvPicPr/>
                        </pic:nvPicPr>
                        <pic:blipFill>
                          <a:blip r:embed="rId135"/>
                          <a:stretch>
                            <a:fillRect/>
                          </a:stretch>
                        </pic:blipFill>
                        <pic:spPr>
                          <a:xfrm>
                            <a:off x="0" y="0"/>
                            <a:ext cx="4226419" cy="1124678"/>
                          </a:xfrm>
                          <a:prstGeom prst="rect">
                            <a:avLst/>
                          </a:prstGeom>
                        </pic:spPr>
                      </pic:pic>
                    </a:graphicData>
                  </a:graphic>
                </wp:inline>
              </w:drawing>
            </w:r>
          </w:p>
        </w:tc>
      </w:tr>
    </w:tbl>
    <w:p w:rsidR="00743372" w:rsidP="006272CE" w:rsidRDefault="00743372" w14:paraId="3E4E5F77" w14:textId="77777777"/>
    <w:p w:rsidR="006272CE" w:rsidP="004704A9" w:rsidRDefault="00E11373" w14:paraId="079102E9" w14:textId="01AADCD1">
      <w:pPr>
        <w:rPr>
          <w:noProof/>
        </w:rPr>
      </w:pPr>
      <w:r>
        <w:rPr>
          <w:noProof/>
        </w:rPr>
        <w:t xml:space="preserve">Note: </w:t>
      </w:r>
      <w:r w:rsidR="008D3A44">
        <w:rPr>
          <w:noProof/>
        </w:rPr>
        <w:t>at the time of writing, this</w:t>
      </w:r>
      <w:r w:rsidR="00225F53">
        <w:rPr>
          <w:noProof/>
        </w:rPr>
        <w:t xml:space="preserve"> configuration can be set by the Safety Office and Admins only</w:t>
      </w:r>
      <w:r w:rsidR="004704A9">
        <w:rPr>
          <w:noProof/>
        </w:rPr>
        <w:t>.</w:t>
      </w:r>
      <w:r w:rsidR="00225F53">
        <w:rPr>
          <w:noProof/>
        </w:rPr>
        <w:t xml:space="preserve">  If</w:t>
      </w:r>
      <w:r w:rsidR="008319D5">
        <w:rPr>
          <w:noProof/>
        </w:rPr>
        <w:t xml:space="preserve"> a Department were to request a </w:t>
      </w:r>
      <w:r w:rsidR="00605BBF">
        <w:rPr>
          <w:noProof/>
        </w:rPr>
        <w:t>specific configuration, this could be set at a local level by the Safety Office and/or the Admins.</w:t>
      </w:r>
    </w:p>
    <w:p w:rsidR="003D240F" w:rsidP="003D240F" w:rsidRDefault="003D240F" w14:paraId="129D4BEA" w14:textId="77777777">
      <w:pPr>
        <w:spacing w:after="0"/>
        <w:rPr>
          <w:noProof/>
        </w:rPr>
      </w:pPr>
    </w:p>
    <w:p w:rsidR="008A44CB" w:rsidP="00CF2D04" w:rsidRDefault="008A44CB" w14:paraId="2520CC05" w14:textId="43DB34A8">
      <w:pPr>
        <w:pStyle w:val="Heading3"/>
        <w:rPr>
          <w:noProof/>
        </w:rPr>
      </w:pPr>
      <w:bookmarkStart w:name="_Toc196918334" w:id="84"/>
      <w:r>
        <w:rPr>
          <w:noProof/>
        </w:rPr>
        <w:t>Add Machine</w:t>
      </w:r>
      <w:bookmarkEnd w:id="84"/>
    </w:p>
    <w:p w:rsidR="002E47D9" w:rsidP="002E47D9" w:rsidRDefault="002E47D9" w14:paraId="0187FE7B" w14:textId="77777777">
      <w:pPr>
        <w:rPr>
          <w:lang w:eastAsia="en-GB"/>
        </w:rPr>
      </w:pPr>
      <w:r>
        <w:rPr>
          <w:lang w:eastAsia="en-GB"/>
        </w:rPr>
        <w:t>Action</w:t>
      </w:r>
      <w:r>
        <w:tab/>
      </w:r>
    </w:p>
    <w:p w:rsidR="002E47D9" w:rsidP="002E47D9" w:rsidRDefault="002E47D9" w14:paraId="593A5AF9" w14:textId="4DF5BE87">
      <w:pPr>
        <w:pStyle w:val="ListParagraph"/>
        <w:numPr>
          <w:ilvl w:val="2"/>
          <w:numId w:val="12"/>
        </w:numPr>
        <w:ind w:left="426"/>
      </w:pPr>
      <w:r>
        <w:t>Select “</w:t>
      </w:r>
      <w:r w:rsidR="00236CE5">
        <w:t>New Machine</w:t>
      </w:r>
      <w:r>
        <w:t xml:space="preserve">” to open a new </w:t>
      </w:r>
      <w:r w:rsidR="00236CE5">
        <w:t>Machine</w:t>
      </w:r>
      <w:r>
        <w:t xml:space="preserve"> profile.</w:t>
      </w:r>
    </w:p>
    <w:p w:rsidR="002E47D9" w:rsidP="002E47D9" w:rsidRDefault="002E47D9" w14:paraId="2EC0D555" w14:textId="318D8A00">
      <w:r>
        <w:t>The top half of the screen is governed by the system out of the box functionality.  The bottom half of the screen from “</w:t>
      </w:r>
      <w:r w:rsidR="00F37FF6">
        <w:t>Status</w:t>
      </w:r>
      <w:r>
        <w:t>” onwards is templated data created from University of Oxford requirements.</w:t>
      </w:r>
    </w:p>
    <w:p w:rsidR="00473D44" w:rsidP="002E47D9" w:rsidRDefault="00473D44" w14:paraId="2FE312F4" w14:textId="5B0834B6">
      <w:r>
        <w:rPr>
          <w:noProof/>
        </w:rPr>
        <w:drawing>
          <wp:inline distT="0" distB="0" distL="0" distR="0" wp14:anchorId="64DB0E72" wp14:editId="42C60D92">
            <wp:extent cx="6138153" cy="4001047"/>
            <wp:effectExtent l="0" t="0" r="0" b="0"/>
            <wp:docPr id="12267682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768207" name="Picture 1" descr="A screenshot of a computer&#10;&#10;AI-generated content may be incorrect."/>
                    <pic:cNvPicPr/>
                  </pic:nvPicPr>
                  <pic:blipFill>
                    <a:blip r:embed="rId136"/>
                    <a:stretch>
                      <a:fillRect/>
                    </a:stretch>
                  </pic:blipFill>
                  <pic:spPr>
                    <a:xfrm>
                      <a:off x="0" y="0"/>
                      <a:ext cx="6174773" cy="4024917"/>
                    </a:xfrm>
                    <a:prstGeom prst="rect">
                      <a:avLst/>
                    </a:prstGeom>
                  </pic:spPr>
                </pic:pic>
              </a:graphicData>
            </a:graphic>
          </wp:inline>
        </w:drawing>
      </w:r>
    </w:p>
    <w:p w:rsidRPr="00D92B42" w:rsidR="002E47D9" w:rsidP="004704A9" w:rsidRDefault="00481DC3" w14:paraId="03F89D8F" w14:textId="1F6F9033">
      <w:pPr>
        <w:rPr>
          <w:b/>
          <w:bCs/>
          <w:noProof/>
        </w:rPr>
      </w:pPr>
      <w:r w:rsidRPr="00D92B42">
        <w:rPr>
          <w:b/>
          <w:bCs/>
          <w:noProof/>
        </w:rPr>
        <w:t>Serial</w:t>
      </w:r>
      <w:r w:rsidRPr="00D92B42" w:rsidR="007D122C">
        <w:rPr>
          <w:b/>
          <w:bCs/>
          <w:noProof/>
        </w:rPr>
        <w:t>:</w:t>
      </w:r>
    </w:p>
    <w:p w:rsidR="00481DC3" w:rsidP="004704A9" w:rsidRDefault="007D122C" w14:paraId="4B8DD96D" w14:textId="15FE40C7">
      <w:pPr>
        <w:rPr>
          <w:noProof/>
        </w:rPr>
      </w:pPr>
      <w:r>
        <w:rPr>
          <w:noProof/>
        </w:rPr>
        <w:t>This is the serial number as found on the machine.</w:t>
      </w:r>
    </w:p>
    <w:p w:rsidRPr="00D92B42" w:rsidR="00481DC3" w:rsidP="004704A9" w:rsidRDefault="00481DC3" w14:paraId="6CD2D96E" w14:textId="2D6B7E0E">
      <w:pPr>
        <w:rPr>
          <w:b/>
          <w:bCs/>
          <w:noProof/>
        </w:rPr>
      </w:pPr>
      <w:r w:rsidRPr="00D92B42">
        <w:rPr>
          <w:b/>
          <w:bCs/>
          <w:noProof/>
        </w:rPr>
        <w:t>Site</w:t>
      </w:r>
      <w:r w:rsidRPr="00D92B42" w:rsidR="002E04ED">
        <w:rPr>
          <w:b/>
          <w:bCs/>
          <w:noProof/>
        </w:rPr>
        <w:t>:</w:t>
      </w:r>
    </w:p>
    <w:p w:rsidR="002E04ED" w:rsidP="004704A9" w:rsidRDefault="002700AD" w14:paraId="329AB121" w14:textId="36AE9CE3">
      <w:pPr>
        <w:rPr>
          <w:noProof/>
        </w:rPr>
      </w:pPr>
      <w:r>
        <w:rPr>
          <w:noProof/>
        </w:rPr>
        <w:t>This is the location where the machine is held</w:t>
      </w:r>
      <w:r w:rsidR="00FA6BBA">
        <w:rPr>
          <w:noProof/>
        </w:rPr>
        <w:t>, i.e. a room or a lab.</w:t>
      </w:r>
      <w:r w:rsidR="00F46DE0">
        <w:rPr>
          <w:noProof/>
        </w:rPr>
        <w:t xml:space="preserve">  Note: for the </w:t>
      </w:r>
      <w:r w:rsidR="001C42BE">
        <w:rPr>
          <w:noProof/>
        </w:rPr>
        <w:t>room to be selected as a site</w:t>
      </w:r>
      <w:r w:rsidR="00A57A59">
        <w:rPr>
          <w:noProof/>
        </w:rPr>
        <w:t xml:space="preserve"> against the machine profile, the room </w:t>
      </w:r>
      <w:r w:rsidR="005512E0">
        <w:rPr>
          <w:noProof/>
        </w:rPr>
        <w:t>must first be</w:t>
      </w:r>
      <w:r w:rsidR="0010157A">
        <w:rPr>
          <w:noProof/>
        </w:rPr>
        <w:t xml:space="preserve"> authorised as a </w:t>
      </w:r>
      <w:r w:rsidR="00006C06">
        <w:rPr>
          <w:noProof/>
        </w:rPr>
        <w:t>“machine site”</w:t>
      </w:r>
      <w:r w:rsidR="00E27FD9">
        <w:rPr>
          <w:noProof/>
        </w:rPr>
        <w:t>.  This is different from the RPI</w:t>
      </w:r>
      <w:r w:rsidR="00E96320">
        <w:rPr>
          <w:noProof/>
        </w:rPr>
        <w:t xml:space="preserve"> where the room or lab</w:t>
      </w:r>
      <w:r w:rsidR="00F66CF3">
        <w:rPr>
          <w:noProof/>
        </w:rPr>
        <w:t xml:space="preserve"> does not need to be specifically authorised to hold RPI.</w:t>
      </w:r>
    </w:p>
    <w:p w:rsidR="00DB7084" w:rsidP="004704A9" w:rsidRDefault="00DB7084" w14:paraId="08B47B6E" w14:textId="3B1815C1">
      <w:pPr>
        <w:rPr>
          <w:noProof/>
        </w:rPr>
      </w:pPr>
      <w:r>
        <w:rPr>
          <w:noProof/>
        </w:rPr>
        <w:t>Click on “Sites” from the Machine Management Overview</w:t>
      </w:r>
      <w:r w:rsidR="00E635B8">
        <w:rPr>
          <w:noProof/>
        </w:rPr>
        <w:t>.  Note: this is accessed by clicking on “Machine Management” from the breadcumb trail along the top of the screen.</w:t>
      </w:r>
    </w:p>
    <w:p w:rsidR="00D17965" w:rsidP="004704A9" w:rsidRDefault="00D17965" w14:paraId="0A4E032D" w14:textId="4D7E7707">
      <w:pPr>
        <w:rPr>
          <w:noProof/>
        </w:rPr>
      </w:pPr>
      <w:r>
        <w:rPr>
          <w:noProof/>
        </w:rPr>
        <w:drawing>
          <wp:inline distT="0" distB="0" distL="0" distR="0" wp14:anchorId="07A935FE" wp14:editId="451FAC89">
            <wp:extent cx="5364002" cy="1342417"/>
            <wp:effectExtent l="0" t="0" r="8255" b="0"/>
            <wp:docPr id="3759679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967951" name="Picture 1" descr="A screenshot of a computer&#10;&#10;AI-generated content may be incorrect."/>
                    <pic:cNvPicPr/>
                  </pic:nvPicPr>
                  <pic:blipFill>
                    <a:blip r:embed="rId137"/>
                    <a:stretch>
                      <a:fillRect/>
                    </a:stretch>
                  </pic:blipFill>
                  <pic:spPr>
                    <a:xfrm>
                      <a:off x="0" y="0"/>
                      <a:ext cx="5374378" cy="1345014"/>
                    </a:xfrm>
                    <a:prstGeom prst="rect">
                      <a:avLst/>
                    </a:prstGeom>
                  </pic:spPr>
                </pic:pic>
              </a:graphicData>
            </a:graphic>
          </wp:inline>
        </w:drawing>
      </w:r>
    </w:p>
    <w:p w:rsidR="00E9237B" w:rsidP="004704A9" w:rsidRDefault="00E9237B" w14:paraId="25FC88FE" w14:textId="670D205D">
      <w:pPr>
        <w:rPr>
          <w:noProof/>
        </w:rPr>
      </w:pPr>
      <w:r>
        <w:rPr>
          <w:noProof/>
        </w:rPr>
        <w:t xml:space="preserve">If the site is not listed, select the “Mark Site For Use” </w:t>
      </w:r>
      <w:r w:rsidR="00526D83">
        <w:rPr>
          <w:noProof/>
        </w:rPr>
        <w:t xml:space="preserve">to add it to the </w:t>
      </w:r>
      <w:r w:rsidR="00B64A89">
        <w:rPr>
          <w:noProof/>
        </w:rPr>
        <w:t>available list of rooms and lab for use with Machine Management</w:t>
      </w:r>
      <w:r w:rsidR="00012CC9">
        <w:rPr>
          <w:noProof/>
        </w:rPr>
        <w:t>.</w:t>
      </w:r>
    </w:p>
    <w:p w:rsidR="00012CC9" w:rsidP="004704A9" w:rsidRDefault="00012CC9" w14:paraId="6B8C43CA" w14:textId="6C842E47">
      <w:pPr>
        <w:rPr>
          <w:noProof/>
        </w:rPr>
      </w:pPr>
      <w:r>
        <w:rPr>
          <w:noProof/>
        </w:rPr>
        <w:drawing>
          <wp:inline distT="0" distB="0" distL="0" distR="0" wp14:anchorId="25F03A3A" wp14:editId="2058F399">
            <wp:extent cx="5386769" cy="1789890"/>
            <wp:effectExtent l="0" t="0" r="4445" b="1270"/>
            <wp:docPr id="4853534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353459" name="Picture 1" descr="A screenshot of a computer&#10;&#10;AI-generated content may be incorrect."/>
                    <pic:cNvPicPr/>
                  </pic:nvPicPr>
                  <pic:blipFill>
                    <a:blip r:embed="rId138"/>
                    <a:stretch>
                      <a:fillRect/>
                    </a:stretch>
                  </pic:blipFill>
                  <pic:spPr>
                    <a:xfrm>
                      <a:off x="0" y="0"/>
                      <a:ext cx="5402049" cy="1794967"/>
                    </a:xfrm>
                    <a:prstGeom prst="rect">
                      <a:avLst/>
                    </a:prstGeom>
                  </pic:spPr>
                </pic:pic>
              </a:graphicData>
            </a:graphic>
          </wp:inline>
        </w:drawing>
      </w:r>
    </w:p>
    <w:p w:rsidR="00FA4060" w:rsidP="004704A9" w:rsidRDefault="00FA4060" w14:paraId="0898B2B7" w14:textId="0E95AAF8">
      <w:pPr>
        <w:rPr>
          <w:noProof/>
        </w:rPr>
      </w:pPr>
      <w:r>
        <w:rPr>
          <w:noProof/>
        </w:rPr>
        <w:t>The listing from this page will show all</w:t>
      </w:r>
      <w:r w:rsidR="00AF44C1">
        <w:rPr>
          <w:noProof/>
        </w:rPr>
        <w:t xml:space="preserve"> authorised</w:t>
      </w:r>
      <w:r>
        <w:rPr>
          <w:noProof/>
        </w:rPr>
        <w:t xml:space="preserve"> “Machine Sites”</w:t>
      </w:r>
      <w:r w:rsidR="00AF44C1">
        <w:rPr>
          <w:noProof/>
        </w:rPr>
        <w:t xml:space="preserve"> and will give a count of the number of machines currently held in each site.</w:t>
      </w:r>
    </w:p>
    <w:p w:rsidRPr="00D92B42" w:rsidR="007D122C" w:rsidP="007D122C" w:rsidRDefault="007D122C" w14:paraId="782E506B" w14:textId="79752DEB">
      <w:pPr>
        <w:rPr>
          <w:b/>
          <w:bCs/>
        </w:rPr>
      </w:pPr>
      <w:r w:rsidRPr="00D92B42">
        <w:rPr>
          <w:b/>
          <w:bCs/>
        </w:rPr>
        <w:t>Machine Templates:</w:t>
      </w:r>
    </w:p>
    <w:p w:rsidR="00893FDB" w:rsidP="00893FDB" w:rsidRDefault="00893FDB" w14:paraId="786F5A88" w14:textId="090FC230">
      <w:pPr>
        <w:rPr>
          <w:lang w:eastAsia="en-GB"/>
        </w:rPr>
      </w:pPr>
      <w:r>
        <w:rPr>
          <w:lang w:eastAsia="en-GB"/>
        </w:rPr>
        <w:t xml:space="preserve">This field will always have the “Oxford Machine” as a template.  Further templates can be added to this field to categorise the type of </w:t>
      </w:r>
      <w:r w:rsidR="003F4C28">
        <w:rPr>
          <w:lang w:eastAsia="en-GB"/>
        </w:rPr>
        <w:t>Machine</w:t>
      </w:r>
      <w:r>
        <w:rPr>
          <w:lang w:eastAsia="en-GB"/>
        </w:rPr>
        <w:t>.</w:t>
      </w:r>
    </w:p>
    <w:p w:rsidRPr="005B60A4" w:rsidR="007D122C" w:rsidP="007D122C" w:rsidRDefault="007D122C" w14:paraId="23CFFEB3" w14:textId="020A10D1">
      <w:pPr>
        <w:rPr>
          <w:lang w:eastAsia="en-GB"/>
        </w:rPr>
      </w:pPr>
      <w:r>
        <w:rPr>
          <w:lang w:eastAsia="en-GB"/>
        </w:rPr>
        <w:t>Machine templates and machine models can be added/amended by the ‘Safety office’ permission, S/RPS + Workers cannot change amend or add templates and models.</w:t>
      </w:r>
    </w:p>
    <w:p w:rsidR="007D122C" w:rsidP="007D122C" w:rsidRDefault="007D122C" w14:paraId="7D6AED2B" w14:textId="6CAFFE48">
      <w:r>
        <w:t xml:space="preserve">Templates are used to distinguish different </w:t>
      </w:r>
      <w:r w:rsidR="009B0799">
        <w:t>machine</w:t>
      </w:r>
      <w:r>
        <w:t xml:space="preserve"> types and can contain different input fields. </w:t>
      </w:r>
    </w:p>
    <w:p w:rsidR="007D122C" w:rsidP="007D122C" w:rsidRDefault="007D122C" w14:paraId="0A198A27" w14:textId="77777777">
      <w:r>
        <w:t>In Odyssey we have the following machine templates:</w:t>
      </w:r>
    </w:p>
    <w:p w:rsidR="007D122C" w:rsidP="007D122C" w:rsidRDefault="007D122C" w14:paraId="10D5B3A4" w14:textId="77777777">
      <w:pPr>
        <w:pStyle w:val="ListParagraph"/>
        <w:numPr>
          <w:ilvl w:val="0"/>
          <w:numId w:val="39"/>
        </w:numPr>
      </w:pPr>
      <w:r>
        <w:t>X-ray analysis</w:t>
      </w:r>
    </w:p>
    <w:p w:rsidR="007D122C" w:rsidP="007D122C" w:rsidRDefault="007D122C" w14:paraId="71595A44" w14:textId="77777777">
      <w:pPr>
        <w:pStyle w:val="ListParagraph"/>
        <w:numPr>
          <w:ilvl w:val="0"/>
          <w:numId w:val="39"/>
        </w:numPr>
      </w:pPr>
      <w:r>
        <w:t xml:space="preserve">Z Other </w:t>
      </w:r>
    </w:p>
    <w:p w:rsidR="007D122C" w:rsidP="007D122C" w:rsidRDefault="007D122C" w14:paraId="0BE8CBAE" w14:textId="77777777">
      <w:pPr>
        <w:pStyle w:val="ListParagraph"/>
        <w:numPr>
          <w:ilvl w:val="0"/>
          <w:numId w:val="39"/>
        </w:numPr>
      </w:pPr>
      <w:r>
        <w:t xml:space="preserve">Oxford Machine </w:t>
      </w:r>
      <w:r w:rsidRPr="00BB2002">
        <w:rPr>
          <w:b/>
          <w:bCs/>
        </w:rPr>
        <w:t>(default template</w:t>
      </w:r>
      <w:r>
        <w:rPr>
          <w:b/>
          <w:bCs/>
        </w:rPr>
        <w:t xml:space="preserve"> applied to all machines added).</w:t>
      </w:r>
    </w:p>
    <w:p w:rsidR="007D122C" w:rsidP="007D122C" w:rsidRDefault="007D122C" w14:paraId="7CDA981E" w14:textId="77777777">
      <w:pPr>
        <w:pStyle w:val="ListParagraph"/>
        <w:numPr>
          <w:ilvl w:val="0"/>
          <w:numId w:val="39"/>
        </w:numPr>
      </w:pPr>
      <w:r>
        <w:t>Irradiator (X-ray)</w:t>
      </w:r>
    </w:p>
    <w:p w:rsidR="007D122C" w:rsidP="007D122C" w:rsidRDefault="007D122C" w14:paraId="690AA2CB" w14:textId="77777777">
      <w:pPr>
        <w:pStyle w:val="ListParagraph"/>
        <w:numPr>
          <w:ilvl w:val="0"/>
          <w:numId w:val="39"/>
        </w:numPr>
      </w:pPr>
      <w:r>
        <w:t>Accelerator</w:t>
      </w:r>
    </w:p>
    <w:p w:rsidR="007D122C" w:rsidP="007D122C" w:rsidRDefault="007D122C" w14:paraId="5814352A" w14:textId="77777777">
      <w:pPr>
        <w:pStyle w:val="ListParagraph"/>
        <w:numPr>
          <w:ilvl w:val="0"/>
          <w:numId w:val="39"/>
        </w:numPr>
      </w:pPr>
      <w:r>
        <w:t>Electron Microscope</w:t>
      </w:r>
    </w:p>
    <w:p w:rsidR="007D122C" w:rsidP="007D122C" w:rsidRDefault="007D122C" w14:paraId="1A4869EC" w14:textId="77777777">
      <w:pPr>
        <w:pStyle w:val="ListParagraph"/>
        <w:numPr>
          <w:ilvl w:val="0"/>
          <w:numId w:val="39"/>
        </w:numPr>
      </w:pPr>
      <w:r>
        <w:t>X-ray imaging</w:t>
      </w:r>
    </w:p>
    <w:p w:rsidR="007D122C" w:rsidP="007D122C" w:rsidRDefault="007D122C" w14:paraId="67143828" w14:textId="77777777"/>
    <w:p w:rsidR="007D122C" w:rsidP="007D122C" w:rsidRDefault="007D122C" w14:paraId="0DBB43EE" w14:textId="030A3D6D">
      <w:r>
        <w:t xml:space="preserve">When adding a </w:t>
      </w:r>
      <w:r w:rsidR="00F875F9">
        <w:t>machine,</w:t>
      </w:r>
      <w:r>
        <w:t xml:space="preserve"> the correct template should be added. When reporting and running the Machines Report you can </w:t>
      </w:r>
      <w:r w:rsidR="001D1725">
        <w:t>filter on</w:t>
      </w:r>
      <w:r>
        <w:t xml:space="preserve"> one or more of the templates. </w:t>
      </w:r>
    </w:p>
    <w:p w:rsidR="00A06FD6" w:rsidP="00A06FD6" w:rsidRDefault="00A06FD6" w14:paraId="51A999B5" w14:textId="77777777">
      <w:r w:rsidRPr="0085478C">
        <w:rPr>
          <w:b/>
          <w:bCs/>
        </w:rPr>
        <w:t>Owner</w:t>
      </w:r>
      <w:r>
        <w:t xml:space="preserve">: </w:t>
      </w:r>
    </w:p>
    <w:p w:rsidR="00A06FD6" w:rsidP="00A06FD6" w:rsidRDefault="00A06FD6" w14:paraId="727AA452" w14:textId="5182C292">
      <w:r>
        <w:t xml:space="preserve">This is the person accountable for the Machine – </w:t>
      </w:r>
      <w:r w:rsidRPr="00347FFA">
        <w:rPr>
          <w:color w:val="000000" w:themeColor="text1"/>
        </w:rPr>
        <w:t xml:space="preserve">usually the SRPS.  </w:t>
      </w:r>
      <w:r>
        <w:t>The field allows the selection of a system user.</w:t>
      </w:r>
    </w:p>
    <w:p w:rsidR="00A06FD6" w:rsidP="00A06FD6" w:rsidRDefault="00A06FD6" w14:paraId="65FED7C5" w14:textId="77777777">
      <w:r w:rsidRPr="0085478C">
        <w:rPr>
          <w:b/>
          <w:bCs/>
        </w:rPr>
        <w:t>Notes</w:t>
      </w:r>
      <w:r>
        <w:t xml:space="preserve">: </w:t>
      </w:r>
    </w:p>
    <w:p w:rsidR="00A06FD6" w:rsidP="00A06FD6" w:rsidRDefault="00A06FD6" w14:paraId="7CA895AD" w14:textId="77777777">
      <w:r>
        <w:t>This is a free text field and is reportable.  It also appears on the main landing page as a column.  Hence it is advised to use the field conservatively.</w:t>
      </w:r>
    </w:p>
    <w:p w:rsidR="007B203B" w:rsidP="004704A9" w:rsidRDefault="007B203B" w14:paraId="2642C57D" w14:textId="77777777"/>
    <w:p w:rsidR="0002184D" w:rsidP="00FA73BC" w:rsidRDefault="0002184D" w14:paraId="1A23155D" w14:textId="77777777">
      <w:pPr>
        <w:rPr>
          <w:b/>
          <w:bCs/>
        </w:rPr>
      </w:pPr>
      <w:r>
        <w:rPr>
          <w:noProof/>
        </w:rPr>
        <w:drawing>
          <wp:inline distT="0" distB="0" distL="0" distR="0" wp14:anchorId="2320DF68" wp14:editId="799F1FDD">
            <wp:extent cx="6079787" cy="6466127"/>
            <wp:effectExtent l="0" t="0" r="0" b="0"/>
            <wp:docPr id="24474070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740708" name="Picture 1" descr="A screenshot of a computer&#10;&#10;AI-generated content may be incorrect."/>
                    <pic:cNvPicPr/>
                  </pic:nvPicPr>
                  <pic:blipFill>
                    <a:blip r:embed="rId139"/>
                    <a:stretch>
                      <a:fillRect/>
                    </a:stretch>
                  </pic:blipFill>
                  <pic:spPr>
                    <a:xfrm>
                      <a:off x="0" y="0"/>
                      <a:ext cx="6107154" cy="6495234"/>
                    </a:xfrm>
                    <a:prstGeom prst="rect">
                      <a:avLst/>
                    </a:prstGeom>
                  </pic:spPr>
                </pic:pic>
              </a:graphicData>
            </a:graphic>
          </wp:inline>
        </w:drawing>
      </w:r>
    </w:p>
    <w:p w:rsidRPr="001D780A" w:rsidR="00FA73BC" w:rsidP="00FA73BC" w:rsidRDefault="00FA73BC" w14:paraId="565FBC82" w14:textId="14E46C80">
      <w:pPr>
        <w:rPr>
          <w:b/>
          <w:bCs/>
        </w:rPr>
      </w:pPr>
      <w:r w:rsidRPr="001D780A">
        <w:rPr>
          <w:b/>
          <w:bCs/>
        </w:rPr>
        <w:t>Status</w:t>
      </w:r>
    </w:p>
    <w:p w:rsidR="00FA73BC" w:rsidP="00FA73BC" w:rsidRDefault="00FA73BC" w14:paraId="31CFB54C" w14:textId="54FA1D6A">
      <w:r>
        <w:t xml:space="preserve">The Machine will either be “in use” or “not in use”.  If it is not in use, then it will not be picked up by the Safety Office in any reporting and so will not be tested.  It is a requirement </w:t>
      </w:r>
      <w:r w:rsidR="00034EAF">
        <w:t>for all machines to be tested and certified on an annual basis</w:t>
      </w:r>
      <w:r w:rsidR="00AB16CA">
        <w:t xml:space="preserve">.  Note: this is the formal annual machine </w:t>
      </w:r>
      <w:r w:rsidR="003C03B5">
        <w:t xml:space="preserve">survey and does not in any way substitute the departmental </w:t>
      </w:r>
      <w:r w:rsidR="00826DE9">
        <w:t>checks and leak tests</w:t>
      </w:r>
      <w:r w:rsidR="00612438">
        <w:t xml:space="preserve"> prior</w:t>
      </w:r>
      <w:r w:rsidR="00111DA1">
        <w:t xml:space="preserve"> and post assay.</w:t>
      </w:r>
      <w:r>
        <w:t xml:space="preserve"> </w:t>
      </w:r>
    </w:p>
    <w:p w:rsidRPr="00741BFB" w:rsidR="001C4507" w:rsidP="001C4507" w:rsidRDefault="001C4507" w14:paraId="18859BFE" w14:textId="77777777">
      <w:pPr>
        <w:rPr>
          <w:b/>
          <w:bCs/>
        </w:rPr>
      </w:pPr>
      <w:r w:rsidRPr="00741BFB">
        <w:rPr>
          <w:b/>
          <w:bCs/>
        </w:rPr>
        <w:t>Manufacturer:</w:t>
      </w:r>
    </w:p>
    <w:p w:rsidR="001C4507" w:rsidP="001C4507" w:rsidRDefault="001C4507" w14:paraId="58BE1406" w14:textId="32D0B0CA">
      <w:r>
        <w:t xml:space="preserve">This is a </w:t>
      </w:r>
      <w:r w:rsidR="00B476AF">
        <w:t>free text field to note the name of the Manufacturer.  At the time of writing, the options were considered too variable to provide a drop down list.</w:t>
      </w:r>
    </w:p>
    <w:p w:rsidR="0002184D" w:rsidRDefault="0002184D" w14:paraId="688EF38A" w14:textId="77777777">
      <w:pPr>
        <w:rPr>
          <w:b/>
          <w:bCs/>
        </w:rPr>
      </w:pPr>
      <w:r>
        <w:rPr>
          <w:b/>
          <w:bCs/>
        </w:rPr>
        <w:br w:type="page"/>
      </w:r>
    </w:p>
    <w:p w:rsidRPr="00741BFB" w:rsidR="001C4507" w:rsidP="001C4507" w:rsidRDefault="00F1107E" w14:paraId="0F12FF3A" w14:textId="68964982">
      <w:pPr>
        <w:rPr>
          <w:b/>
          <w:bCs/>
        </w:rPr>
      </w:pPr>
      <w:r>
        <w:rPr>
          <w:b/>
          <w:bCs/>
        </w:rPr>
        <w:t>Model:</w:t>
      </w:r>
    </w:p>
    <w:p w:rsidR="001C4507" w:rsidP="001C4507" w:rsidRDefault="00286AB9" w14:paraId="66D60DC3" w14:textId="0ED9693B">
      <w:r>
        <w:t>This is to note th</w:t>
      </w:r>
      <w:r w:rsidR="00E3163B">
        <w:t>e specific model</w:t>
      </w:r>
      <w:r w:rsidR="00EF6194">
        <w:t>/type</w:t>
      </w:r>
      <w:r w:rsidR="00E3163B">
        <w:t xml:space="preserve"> of the </w:t>
      </w:r>
      <w:r w:rsidR="001C309A">
        <w:t>Machine.</w:t>
      </w:r>
    </w:p>
    <w:p w:rsidRPr="00BC42C8" w:rsidR="00C0757E" w:rsidP="001C4507" w:rsidRDefault="00C0757E" w14:paraId="55A5EB6D" w14:textId="2F96D850">
      <w:pPr>
        <w:rPr>
          <w:b/>
          <w:bCs/>
        </w:rPr>
      </w:pPr>
      <w:r w:rsidRPr="00BC42C8">
        <w:rPr>
          <w:b/>
          <w:bCs/>
        </w:rPr>
        <w:t>Maximum kV</w:t>
      </w:r>
      <w:r w:rsidRPr="00BC42C8" w:rsidR="0080072E">
        <w:rPr>
          <w:b/>
          <w:bCs/>
        </w:rPr>
        <w:t>:</w:t>
      </w:r>
    </w:p>
    <w:p w:rsidR="004E2D4F" w:rsidP="001C4507" w:rsidRDefault="006F2BB3" w14:paraId="705A6AE0" w14:textId="41A7D46A">
      <w:r>
        <w:t>This is the SI derived unit for voltage and a required field.</w:t>
      </w:r>
    </w:p>
    <w:p w:rsidRPr="00BC42C8" w:rsidR="00263A61" w:rsidP="001C4507" w:rsidRDefault="00B0383A" w14:paraId="6E521679" w14:textId="00B4B52B">
      <w:pPr>
        <w:rPr>
          <w:b/>
          <w:bCs/>
        </w:rPr>
      </w:pPr>
      <w:r w:rsidRPr="00BC42C8">
        <w:rPr>
          <w:b/>
          <w:bCs/>
        </w:rPr>
        <w:t>Maximum mA</w:t>
      </w:r>
      <w:r w:rsidRPr="00BC42C8" w:rsidR="0080072E">
        <w:rPr>
          <w:b/>
          <w:bCs/>
        </w:rPr>
        <w:t>:</w:t>
      </w:r>
    </w:p>
    <w:p w:rsidR="00B0383A" w:rsidP="001C4507" w:rsidRDefault="00B0383A" w14:paraId="7C94A7E0" w14:textId="11A4F76C">
      <w:r>
        <w:t xml:space="preserve">This is the </w:t>
      </w:r>
      <w:r w:rsidR="004C0E51">
        <w:t>unit</w:t>
      </w:r>
      <w:r w:rsidR="0015311A">
        <w:t xml:space="preserve"> to state the number of </w:t>
      </w:r>
      <w:r w:rsidR="00D80E6A">
        <w:t>X-Ray</w:t>
      </w:r>
      <w:r w:rsidR="0015311A">
        <w:t xml:space="preserve"> photons produced by the X-</w:t>
      </w:r>
      <w:r w:rsidR="00D80E6A">
        <w:t>R</w:t>
      </w:r>
      <w:r w:rsidR="0015311A">
        <w:t>ay tube</w:t>
      </w:r>
      <w:r w:rsidR="00210429">
        <w:t xml:space="preserve"> at the setting selected</w:t>
      </w:r>
      <w:r w:rsidR="00D80E6A">
        <w:t>. i.e. the quantity of X-Rays</w:t>
      </w:r>
      <w:r w:rsidR="0080072E">
        <w:t>.  It is a required field.</w:t>
      </w:r>
    </w:p>
    <w:p w:rsidRPr="00DF7EC3" w:rsidR="009D2A21" w:rsidP="009D2A21" w:rsidRDefault="009D2A21" w14:paraId="17064CBC" w14:textId="3B7C89C4">
      <w:pPr>
        <w:rPr>
          <w:b/>
          <w:bCs/>
        </w:rPr>
      </w:pPr>
      <w:r w:rsidRPr="00DF7EC3">
        <w:rPr>
          <w:b/>
          <w:bCs/>
        </w:rPr>
        <w:t xml:space="preserve">Date Last </w:t>
      </w:r>
      <w:r>
        <w:rPr>
          <w:b/>
          <w:bCs/>
        </w:rPr>
        <w:t>Surv</w:t>
      </w:r>
      <w:r w:rsidRPr="00DF7EC3">
        <w:rPr>
          <w:b/>
          <w:bCs/>
        </w:rPr>
        <w:t>e</w:t>
      </w:r>
      <w:r w:rsidR="00C23569">
        <w:rPr>
          <w:b/>
          <w:bCs/>
        </w:rPr>
        <w:t>ye</w:t>
      </w:r>
      <w:r w:rsidRPr="00DF7EC3">
        <w:rPr>
          <w:b/>
          <w:bCs/>
        </w:rPr>
        <w:t>d:</w:t>
      </w:r>
    </w:p>
    <w:p w:rsidR="009D2A21" w:rsidP="009D2A21" w:rsidRDefault="009D2A21" w14:paraId="67BA795F" w14:textId="3EB78068">
      <w:r>
        <w:t xml:space="preserve">This will be the date that the </w:t>
      </w:r>
      <w:r w:rsidR="00BC42C8">
        <w:t>Machine</w:t>
      </w:r>
      <w:r>
        <w:t xml:space="preserve"> was tested for compliance either by the Safety Office or by an external Third Party.  The testing is conducted on an annual basis and it is a required field.</w:t>
      </w:r>
    </w:p>
    <w:p w:rsidRPr="00DF7EC3" w:rsidR="009D2A21" w:rsidP="009D2A21" w:rsidRDefault="00C23569" w14:paraId="77CF30BD" w14:textId="2B602C23">
      <w:pPr>
        <w:rPr>
          <w:b/>
          <w:bCs/>
        </w:rPr>
      </w:pPr>
      <w:r>
        <w:rPr>
          <w:b/>
          <w:bCs/>
        </w:rPr>
        <w:t>Survey</w:t>
      </w:r>
      <w:r w:rsidR="00BC42C8">
        <w:rPr>
          <w:b/>
          <w:bCs/>
        </w:rPr>
        <w:t>ed</w:t>
      </w:r>
      <w:r w:rsidRPr="00DF7EC3" w:rsidR="009D2A21">
        <w:rPr>
          <w:b/>
          <w:bCs/>
        </w:rPr>
        <w:t xml:space="preserve"> By:</w:t>
      </w:r>
    </w:p>
    <w:p w:rsidR="00265F2F" w:rsidP="009D2A21" w:rsidRDefault="009D2A21" w14:paraId="262D37E5" w14:textId="3DFEA1B3">
      <w:r>
        <w:t xml:space="preserve">This is to confirm, whether the annual test was conducted internally by the Safety Office or whether </w:t>
      </w:r>
      <w:r w:rsidR="00816D07">
        <w:t>an external Third Party conducted</w:t>
      </w:r>
      <w:r w:rsidR="00A85A7C">
        <w:t xml:space="preserve"> the </w:t>
      </w:r>
      <w:r>
        <w:t>test</w:t>
      </w:r>
      <w:r w:rsidR="00A85A7C">
        <w:t>.</w:t>
      </w:r>
    </w:p>
    <w:p w:rsidR="009777CC" w:rsidP="00D957C3" w:rsidRDefault="009777CC" w14:paraId="0824B6F4" w14:textId="54BC1315">
      <w:pPr>
        <w:rPr>
          <w:lang w:eastAsia="en-GB"/>
        </w:rPr>
      </w:pPr>
    </w:p>
    <w:p w:rsidR="00CD68A3" w:rsidP="00D957C3" w:rsidRDefault="00CD68A3" w14:paraId="46B872C4" w14:textId="77777777">
      <w:pPr>
        <w:rPr>
          <w:lang w:eastAsia="en-GB"/>
        </w:rPr>
      </w:pPr>
    </w:p>
    <w:p w:rsidR="009708A7" w:rsidP="00CD68A3" w:rsidRDefault="009708A7" w14:paraId="5235C62C" w14:textId="77777777"/>
    <w:p w:rsidRPr="00D957C3" w:rsidR="00CD68A3" w:rsidP="00D957C3" w:rsidRDefault="00CD68A3" w14:paraId="00801B88" w14:textId="77777777">
      <w:pPr>
        <w:rPr>
          <w:lang w:eastAsia="en-GB"/>
        </w:rPr>
      </w:pPr>
    </w:p>
    <w:p w:rsidR="001C4761" w:rsidP="00353452" w:rsidRDefault="001C4761" w14:paraId="4311BC51" w14:textId="77777777">
      <w:pPr>
        <w:rPr>
          <w:lang w:eastAsia="en-GB"/>
        </w:rPr>
      </w:pPr>
    </w:p>
    <w:p w:rsidR="00C458DA" w:rsidP="0019445C" w:rsidRDefault="41E1F49C" w14:paraId="3C53B1E7" w14:textId="3C78E013">
      <w:pPr>
        <w:pStyle w:val="Heading1"/>
      </w:pPr>
      <w:bookmarkStart w:name="_Toc188606907" w:id="85"/>
      <w:r>
        <w:t xml:space="preserve"> </w:t>
      </w:r>
      <w:bookmarkStart w:name="_Toc196918335" w:id="86"/>
      <w:r w:rsidR="00C458DA">
        <w:t>Reporting</w:t>
      </w:r>
      <w:bookmarkEnd w:id="85"/>
      <w:bookmarkEnd w:id="86"/>
    </w:p>
    <w:p w:rsidR="00D37D08" w:rsidP="0019445C" w:rsidRDefault="00D37D08" w14:paraId="57DF7B44" w14:textId="1CA60024">
      <w:pPr>
        <w:pStyle w:val="Heading2"/>
      </w:pPr>
      <w:bookmarkStart w:name="_Toc196918336" w:id="87"/>
      <w:bookmarkStart w:name="_Toc188606908" w:id="88"/>
      <w:r>
        <w:t>Report Listing</w:t>
      </w:r>
      <w:bookmarkEnd w:id="87"/>
    </w:p>
    <w:tbl>
      <w:tblPr>
        <w:tblW w:w="0" w:type="auto"/>
        <w:tblInd w:w="480" w:type="dxa"/>
        <w:tblBorders>
          <w:top w:val="single" w:color="A3A3A3" w:sz="8" w:space="0"/>
          <w:left w:val="single" w:color="A3A3A3" w:sz="8" w:space="0"/>
          <w:bottom w:val="single" w:color="A3A3A3" w:sz="8" w:space="0"/>
          <w:right w:val="single" w:color="A3A3A3" w:sz="8" w:space="0"/>
        </w:tblBorders>
        <w:tblCellMar>
          <w:left w:w="0" w:type="dxa"/>
          <w:right w:w="0" w:type="dxa"/>
        </w:tblCellMar>
        <w:tblLook w:val="04A0" w:firstRow="1" w:lastRow="0" w:firstColumn="1" w:lastColumn="0" w:noHBand="0" w:noVBand="1"/>
        <w:tblCaption w:val=""/>
        <w:tblDescription w:val=""/>
      </w:tblPr>
      <w:tblGrid>
        <w:gridCol w:w="2345"/>
        <w:gridCol w:w="6936"/>
      </w:tblGrid>
      <w:tr w:rsidRPr="00F47370" w:rsidR="00F47370" w:rsidTr="00FC7016" w14:paraId="2D4B76B7" w14:textId="77777777">
        <w:tc>
          <w:tcPr>
            <w:tcW w:w="2345" w:type="dxa"/>
            <w:tcBorders>
              <w:top w:val="single" w:color="A3A3A3" w:sz="8" w:space="0"/>
              <w:left w:val="single" w:color="A3A3A3" w:sz="8" w:space="0"/>
              <w:bottom w:val="single" w:color="A3A3A3" w:sz="8" w:space="0"/>
              <w:right w:val="single" w:color="A3A3A3" w:sz="8" w:space="0"/>
            </w:tcBorders>
            <w:shd w:val="clear" w:color="auto" w:fill="3D3D3D"/>
            <w:tcMar>
              <w:top w:w="80" w:type="dxa"/>
              <w:left w:w="80" w:type="dxa"/>
              <w:bottom w:w="80" w:type="dxa"/>
              <w:right w:w="80" w:type="dxa"/>
            </w:tcMar>
            <w:hideMark/>
          </w:tcPr>
          <w:p w:rsidRPr="00F47370" w:rsidR="00F47370" w:rsidP="00F47370" w:rsidRDefault="00F47370" w14:paraId="3DB9BCDE" w14:textId="77777777">
            <w:pPr>
              <w:rPr>
                <w:lang w:eastAsia="en-GB"/>
              </w:rPr>
            </w:pPr>
            <w:r w:rsidRPr="00F47370">
              <w:rPr>
                <w:b/>
                <w:bCs/>
                <w:lang w:eastAsia="en-GB"/>
              </w:rPr>
              <w:t>Report</w:t>
            </w:r>
          </w:p>
        </w:tc>
        <w:tc>
          <w:tcPr>
            <w:tcW w:w="6936" w:type="dxa"/>
            <w:tcBorders>
              <w:top w:val="single" w:color="A3A3A3" w:sz="8" w:space="0"/>
              <w:left w:val="single" w:color="A3A3A3" w:sz="8" w:space="0"/>
              <w:bottom w:val="single" w:color="A3A3A3" w:sz="8" w:space="0"/>
              <w:right w:val="single" w:color="A3A3A3" w:sz="8" w:space="0"/>
            </w:tcBorders>
            <w:shd w:val="clear" w:color="auto" w:fill="3D3D3D"/>
            <w:tcMar>
              <w:top w:w="80" w:type="dxa"/>
              <w:left w:w="80" w:type="dxa"/>
              <w:bottom w:w="80" w:type="dxa"/>
              <w:right w:w="80" w:type="dxa"/>
            </w:tcMar>
            <w:hideMark/>
          </w:tcPr>
          <w:p w:rsidRPr="00F47370" w:rsidR="00F47370" w:rsidP="00F47370" w:rsidRDefault="00F47370" w14:paraId="198F6612" w14:textId="77777777">
            <w:pPr>
              <w:rPr>
                <w:lang w:eastAsia="en-GB"/>
              </w:rPr>
            </w:pPr>
            <w:r w:rsidRPr="00F47370">
              <w:rPr>
                <w:b/>
                <w:bCs/>
                <w:lang w:eastAsia="en-GB"/>
              </w:rPr>
              <w:t>Description</w:t>
            </w:r>
          </w:p>
        </w:tc>
      </w:tr>
      <w:tr w:rsidRPr="00F47370" w:rsidR="00F47370" w:rsidTr="00FC7016" w14:paraId="4282B56A" w14:textId="77777777">
        <w:tc>
          <w:tcPr>
            <w:tcW w:w="2345"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Pr="00F47370" w:rsidR="00F47370" w:rsidP="00B1395A" w:rsidRDefault="00F47370" w14:paraId="43160A78" w14:textId="77777777">
            <w:pPr>
              <w:spacing w:after="0"/>
              <w:rPr>
                <w:lang w:eastAsia="en-GB"/>
              </w:rPr>
            </w:pPr>
            <w:r w:rsidRPr="00F47370">
              <w:rPr>
                <w:lang w:eastAsia="en-GB"/>
              </w:rPr>
              <w:t>Unsealed Source Holding</w:t>
            </w:r>
          </w:p>
        </w:tc>
        <w:tc>
          <w:tcPr>
            <w:tcW w:w="6936"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Pr="00F47370" w:rsidR="00F47370" w:rsidP="00B1395A" w:rsidRDefault="00F47370" w14:paraId="3F9C7C14" w14:textId="77777777">
            <w:pPr>
              <w:spacing w:after="0"/>
              <w:rPr>
                <w:lang w:eastAsia="en-GB"/>
              </w:rPr>
            </w:pPr>
            <w:r w:rsidRPr="00F47370">
              <w:rPr>
                <w:lang w:eastAsia="en-GB"/>
              </w:rPr>
              <w:t>This details all Unsealed sources to which a User has access to see.  The report will list the holdings by the Owner assigned in the system to the source.  If no filters are selected, the system will return all sources that are held in the Department with all values.</w:t>
            </w:r>
          </w:p>
          <w:p w:rsidRPr="00F47370" w:rsidR="00F47370" w:rsidP="00B1395A" w:rsidRDefault="00F47370" w14:paraId="7150E6FA" w14:textId="77777777">
            <w:pPr>
              <w:spacing w:after="0"/>
              <w:rPr>
                <w:lang w:eastAsia="en-GB"/>
              </w:rPr>
            </w:pPr>
            <w:r w:rsidRPr="00F47370">
              <w:rPr>
                <w:lang w:eastAsia="en-GB"/>
              </w:rPr>
              <w:t>A summary table at the bottom of the report will show the total reference activity for each type of radionuclide held.</w:t>
            </w:r>
          </w:p>
          <w:p w:rsidRPr="00F47370" w:rsidR="00F47370" w:rsidP="00B1395A" w:rsidRDefault="00F47370" w14:paraId="47B9EB3F" w14:textId="77777777">
            <w:pPr>
              <w:spacing w:after="0"/>
              <w:rPr>
                <w:lang w:eastAsia="en-GB"/>
              </w:rPr>
            </w:pPr>
            <w:r w:rsidRPr="00F47370">
              <w:rPr>
                <w:lang w:eastAsia="en-GB"/>
              </w:rPr>
              <w:t>This will be used to confirm monthly holdings.</w:t>
            </w:r>
          </w:p>
        </w:tc>
      </w:tr>
      <w:tr w:rsidRPr="00F47370" w:rsidR="00F47370" w:rsidTr="00FC7016" w14:paraId="5622BBDD" w14:textId="77777777">
        <w:tc>
          <w:tcPr>
            <w:tcW w:w="2345"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Pr="00F47370" w:rsidR="00F47370" w:rsidP="00B1395A" w:rsidRDefault="00F47370" w14:paraId="2B768212" w14:textId="77777777">
            <w:pPr>
              <w:spacing w:after="0"/>
              <w:rPr>
                <w:lang w:eastAsia="en-GB"/>
              </w:rPr>
            </w:pPr>
            <w:r w:rsidRPr="00F47370">
              <w:rPr>
                <w:lang w:eastAsia="en-GB"/>
              </w:rPr>
              <w:t>Radionuclide Receipt Summary</w:t>
            </w:r>
          </w:p>
        </w:tc>
        <w:tc>
          <w:tcPr>
            <w:tcW w:w="6936"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Pr="00F47370" w:rsidR="00F47370" w:rsidP="00B1395A" w:rsidRDefault="00F47370" w14:paraId="7C68A8DA" w14:textId="77777777">
            <w:pPr>
              <w:spacing w:after="0"/>
              <w:rPr>
                <w:lang w:eastAsia="en-GB"/>
              </w:rPr>
            </w:pPr>
            <w:r w:rsidRPr="00F47370">
              <w:rPr>
                <w:lang w:eastAsia="en-GB"/>
              </w:rPr>
              <w:t>This provides a listing of the number of sources held for each radionuclide in the Department.  It will also show a total reference activity for each type of radionuclide.</w:t>
            </w:r>
          </w:p>
        </w:tc>
      </w:tr>
      <w:tr w:rsidRPr="00F47370" w:rsidR="00F47370" w:rsidTr="00FC7016" w14:paraId="0595DFAC" w14:textId="77777777">
        <w:tc>
          <w:tcPr>
            <w:tcW w:w="2345"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Pr="00F47370" w:rsidR="00F47370" w:rsidP="00B1395A" w:rsidRDefault="00F47370" w14:paraId="0D8DF31E" w14:textId="77777777">
            <w:pPr>
              <w:spacing w:after="0"/>
              <w:rPr>
                <w:lang w:eastAsia="en-GB"/>
              </w:rPr>
            </w:pPr>
            <w:r w:rsidRPr="00F47370">
              <w:rPr>
                <w:lang w:eastAsia="en-GB"/>
              </w:rPr>
              <w:t>Sealed Source</w:t>
            </w:r>
          </w:p>
        </w:tc>
        <w:tc>
          <w:tcPr>
            <w:tcW w:w="6936"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Pr="00F47370" w:rsidR="00F47370" w:rsidP="00B1395A" w:rsidRDefault="00F47370" w14:paraId="19B4739B" w14:textId="77777777">
            <w:pPr>
              <w:spacing w:after="0"/>
              <w:rPr>
                <w:lang w:eastAsia="en-GB"/>
              </w:rPr>
            </w:pPr>
            <w:r w:rsidRPr="00F47370">
              <w:rPr>
                <w:lang w:eastAsia="en-GB"/>
              </w:rPr>
              <w:t>This details all Sealed sources to which a User has access to see.  The report will list the holdings by the Owner assigned in the system to the source.  If no filters are selected, the system will return all sources that are held in the Department with all values.</w:t>
            </w:r>
          </w:p>
          <w:p w:rsidRPr="00F47370" w:rsidR="00F47370" w:rsidP="00B1395A" w:rsidRDefault="00F47370" w14:paraId="3AC3D381" w14:textId="77777777">
            <w:pPr>
              <w:spacing w:after="0"/>
              <w:rPr>
                <w:lang w:eastAsia="en-GB"/>
              </w:rPr>
            </w:pPr>
            <w:r w:rsidRPr="00F47370">
              <w:rPr>
                <w:lang w:eastAsia="en-GB"/>
              </w:rPr>
              <w:t>A summary table at the bottom of the report will show the total reference activity for each type of radionuclide held.</w:t>
            </w:r>
          </w:p>
        </w:tc>
      </w:tr>
      <w:tr w:rsidRPr="00F47370" w:rsidR="00F47370" w:rsidTr="00FC7016" w14:paraId="4B10B315" w14:textId="77777777">
        <w:tc>
          <w:tcPr>
            <w:tcW w:w="2345"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Pr="00F47370" w:rsidR="00F47370" w:rsidP="00B1395A" w:rsidRDefault="00F47370" w14:paraId="61B27ADC" w14:textId="77777777">
            <w:pPr>
              <w:spacing w:after="0"/>
              <w:rPr>
                <w:lang w:eastAsia="en-GB"/>
              </w:rPr>
            </w:pPr>
            <w:r w:rsidRPr="00F47370">
              <w:rPr>
                <w:lang w:eastAsia="en-GB"/>
              </w:rPr>
              <w:t>Lab Category Summary</w:t>
            </w:r>
          </w:p>
        </w:tc>
        <w:tc>
          <w:tcPr>
            <w:tcW w:w="6936"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Pr="00F47370" w:rsidR="00F47370" w:rsidP="00B1395A" w:rsidRDefault="00F47370" w14:paraId="17203EAA" w14:textId="77777777">
            <w:pPr>
              <w:spacing w:after="0"/>
              <w:rPr>
                <w:lang w:eastAsia="en-GB"/>
              </w:rPr>
            </w:pPr>
            <w:r w:rsidRPr="00F47370">
              <w:rPr>
                <w:lang w:eastAsia="en-GB"/>
              </w:rPr>
              <w:t>This details all rooms and buildings that have been marked as labs within the Department.</w:t>
            </w:r>
          </w:p>
        </w:tc>
      </w:tr>
      <w:tr w:rsidRPr="00F47370" w:rsidR="00F47370" w:rsidTr="00FC7016" w14:paraId="5D62FB5D" w14:textId="77777777">
        <w:tc>
          <w:tcPr>
            <w:tcW w:w="2345"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Pr="00F47370" w:rsidR="00F47370" w:rsidP="00B1395A" w:rsidRDefault="00F47370" w14:paraId="5AB316BA" w14:textId="77777777">
            <w:pPr>
              <w:spacing w:after="0"/>
              <w:rPr>
                <w:lang w:eastAsia="en-GB"/>
              </w:rPr>
            </w:pPr>
            <w:r w:rsidRPr="00F47370">
              <w:rPr>
                <w:lang w:eastAsia="en-GB"/>
              </w:rPr>
              <w:t>Lab and Personnel Unsealed Source Use</w:t>
            </w:r>
          </w:p>
        </w:tc>
        <w:tc>
          <w:tcPr>
            <w:tcW w:w="6936"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Pr="00F47370" w:rsidR="00F47370" w:rsidP="00B1395A" w:rsidRDefault="00F47370" w14:paraId="237BBF34" w14:textId="77777777">
            <w:pPr>
              <w:spacing w:after="0"/>
              <w:rPr>
                <w:lang w:eastAsia="en-GB"/>
              </w:rPr>
            </w:pPr>
            <w:r w:rsidRPr="00F47370">
              <w:rPr>
                <w:lang w:eastAsia="en-GB"/>
              </w:rPr>
              <w:t>N/A - we do not record data for this report</w:t>
            </w:r>
          </w:p>
        </w:tc>
      </w:tr>
      <w:tr w:rsidRPr="00F47370" w:rsidR="00F47370" w:rsidTr="00FC7016" w14:paraId="0A17C8CD" w14:textId="77777777">
        <w:tc>
          <w:tcPr>
            <w:tcW w:w="2345"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Pr="00F47370" w:rsidR="00F47370" w:rsidP="00B1395A" w:rsidRDefault="00F47370" w14:paraId="395217F2" w14:textId="77777777">
            <w:pPr>
              <w:spacing w:after="0"/>
              <w:rPr>
                <w:lang w:eastAsia="en-GB"/>
              </w:rPr>
            </w:pPr>
            <w:r w:rsidRPr="00F47370">
              <w:rPr>
                <w:lang w:eastAsia="en-GB"/>
              </w:rPr>
              <w:t>Unsealed Source Use Card</w:t>
            </w:r>
          </w:p>
        </w:tc>
        <w:tc>
          <w:tcPr>
            <w:tcW w:w="6936"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Pr="00F47370" w:rsidR="00F47370" w:rsidP="00B1395A" w:rsidRDefault="00F47370" w14:paraId="1D6D6DBE" w14:textId="77777777">
            <w:pPr>
              <w:spacing w:after="0"/>
              <w:rPr>
                <w:lang w:eastAsia="en-GB"/>
              </w:rPr>
            </w:pPr>
            <w:r w:rsidRPr="00F47370">
              <w:rPr>
                <w:lang w:eastAsia="en-GB"/>
              </w:rPr>
              <w:t>N/A - we do not record data for this report</w:t>
            </w:r>
          </w:p>
        </w:tc>
      </w:tr>
      <w:tr w:rsidRPr="00F47370" w:rsidR="00F47370" w:rsidTr="00FC7016" w14:paraId="748DE005" w14:textId="77777777">
        <w:tc>
          <w:tcPr>
            <w:tcW w:w="2345"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Pr="00F47370" w:rsidR="00F47370" w:rsidP="00B1395A" w:rsidRDefault="00F47370" w14:paraId="4D7F0B7B" w14:textId="77777777">
            <w:pPr>
              <w:spacing w:after="0"/>
              <w:rPr>
                <w:lang w:eastAsia="en-GB"/>
              </w:rPr>
            </w:pPr>
            <w:r w:rsidRPr="00F47370">
              <w:rPr>
                <w:lang w:eastAsia="en-GB"/>
              </w:rPr>
              <w:t>Unsealed Source Use Card Status</w:t>
            </w:r>
          </w:p>
        </w:tc>
        <w:tc>
          <w:tcPr>
            <w:tcW w:w="6936"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Pr="00F47370" w:rsidR="00F47370" w:rsidP="00B1395A" w:rsidRDefault="00F47370" w14:paraId="1DE85191" w14:textId="77777777">
            <w:pPr>
              <w:spacing w:after="0"/>
              <w:rPr>
                <w:lang w:eastAsia="en-GB"/>
              </w:rPr>
            </w:pPr>
            <w:r w:rsidRPr="00F47370">
              <w:rPr>
                <w:lang w:eastAsia="en-GB"/>
              </w:rPr>
              <w:t>N/A - we do not record data for this report</w:t>
            </w:r>
          </w:p>
        </w:tc>
      </w:tr>
      <w:tr w:rsidRPr="00F47370" w:rsidR="00F47370" w:rsidTr="00FC7016" w14:paraId="3BB1386A" w14:textId="77777777">
        <w:tc>
          <w:tcPr>
            <w:tcW w:w="2345"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Pr="00F47370" w:rsidR="00F47370" w:rsidP="00B1395A" w:rsidRDefault="00F47370" w14:paraId="01D81070" w14:textId="77777777">
            <w:pPr>
              <w:spacing w:after="0"/>
              <w:rPr>
                <w:lang w:eastAsia="en-GB"/>
              </w:rPr>
            </w:pPr>
            <w:r w:rsidRPr="00F47370">
              <w:rPr>
                <w:lang w:eastAsia="en-GB"/>
              </w:rPr>
              <w:t>No Unsealed Source Use</w:t>
            </w:r>
          </w:p>
        </w:tc>
        <w:tc>
          <w:tcPr>
            <w:tcW w:w="6936"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Pr="00F47370" w:rsidR="00F47370" w:rsidP="00B1395A" w:rsidRDefault="00F47370" w14:paraId="58FB4C76" w14:textId="77777777">
            <w:pPr>
              <w:spacing w:after="0"/>
              <w:rPr>
                <w:lang w:eastAsia="en-GB"/>
              </w:rPr>
            </w:pPr>
            <w:r w:rsidRPr="00F47370">
              <w:rPr>
                <w:lang w:eastAsia="en-GB"/>
              </w:rPr>
              <w:t>N/A - we do not record data for this report</w:t>
            </w:r>
          </w:p>
        </w:tc>
      </w:tr>
      <w:tr w:rsidRPr="00F47370" w:rsidR="00F47370" w:rsidTr="00FC7016" w14:paraId="4456BCE6" w14:textId="77777777">
        <w:trPr>
          <w:trHeight w:val="655"/>
        </w:trPr>
        <w:tc>
          <w:tcPr>
            <w:tcW w:w="2345"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Pr="00F47370" w:rsidR="00F47370" w:rsidP="00B1395A" w:rsidRDefault="00F47370" w14:paraId="18CE1A6B" w14:textId="77777777">
            <w:pPr>
              <w:spacing w:after="0"/>
              <w:rPr>
                <w:lang w:eastAsia="en-GB"/>
              </w:rPr>
            </w:pPr>
            <w:r w:rsidRPr="00F47370">
              <w:rPr>
                <w:lang w:eastAsia="en-GB"/>
              </w:rPr>
              <w:t>Radiation Safety Summary</w:t>
            </w:r>
          </w:p>
        </w:tc>
        <w:tc>
          <w:tcPr>
            <w:tcW w:w="6936"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Pr="00F47370" w:rsidR="00F47370" w:rsidP="00B1395A" w:rsidRDefault="00F47370" w14:paraId="35D84188" w14:textId="77777777">
            <w:pPr>
              <w:spacing w:after="0"/>
              <w:rPr>
                <w:lang w:eastAsia="en-GB"/>
              </w:rPr>
            </w:pPr>
            <w:r w:rsidRPr="00F47370">
              <w:rPr>
                <w:lang w:eastAsia="en-GB"/>
              </w:rPr>
              <w:t>N/A - we do not record data for this report</w:t>
            </w:r>
          </w:p>
        </w:tc>
      </w:tr>
      <w:tr w:rsidRPr="00F47370" w:rsidR="00F47370" w:rsidTr="00FC7016" w14:paraId="00EF52D3" w14:textId="77777777">
        <w:tc>
          <w:tcPr>
            <w:tcW w:w="2345"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Pr="00F47370" w:rsidR="00F47370" w:rsidP="00B1395A" w:rsidRDefault="00F47370" w14:paraId="4E9989C3" w14:textId="77777777">
            <w:pPr>
              <w:spacing w:after="0"/>
              <w:rPr>
                <w:lang w:eastAsia="en-GB"/>
              </w:rPr>
            </w:pPr>
            <w:r w:rsidRPr="00F47370">
              <w:rPr>
                <w:lang w:eastAsia="en-GB"/>
              </w:rPr>
              <w:t>Waste Container</w:t>
            </w:r>
          </w:p>
        </w:tc>
        <w:tc>
          <w:tcPr>
            <w:tcW w:w="6936"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Pr="00F47370" w:rsidR="00F47370" w:rsidP="00B1395A" w:rsidRDefault="00F47370" w14:paraId="7346DF3E" w14:textId="77777777">
            <w:pPr>
              <w:spacing w:after="0"/>
              <w:rPr>
                <w:lang w:eastAsia="en-GB"/>
              </w:rPr>
            </w:pPr>
            <w:r w:rsidRPr="00F47370">
              <w:rPr>
                <w:lang w:eastAsia="en-GB"/>
              </w:rPr>
              <w:t>This details all waste containers within the Department.  The default setting will look at</w:t>
            </w:r>
          </w:p>
        </w:tc>
      </w:tr>
      <w:tr w:rsidRPr="00F47370" w:rsidR="00F47370" w:rsidTr="00FC7016" w14:paraId="666CD373" w14:textId="77777777">
        <w:tc>
          <w:tcPr>
            <w:tcW w:w="2345"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Pr="00F47370" w:rsidR="00F47370" w:rsidP="00B1395A" w:rsidRDefault="00F47370" w14:paraId="78492185" w14:textId="77777777">
            <w:pPr>
              <w:spacing w:after="0"/>
              <w:rPr>
                <w:lang w:eastAsia="en-GB"/>
              </w:rPr>
            </w:pPr>
            <w:r w:rsidRPr="00F47370">
              <w:rPr>
                <w:lang w:eastAsia="en-GB"/>
              </w:rPr>
              <w:t>Waste Container Radionuclide</w:t>
            </w:r>
          </w:p>
        </w:tc>
        <w:tc>
          <w:tcPr>
            <w:tcW w:w="6936"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Pr="00F47370" w:rsidR="00F47370" w:rsidP="00B1395A" w:rsidRDefault="00F47370" w14:paraId="2897E65A" w14:textId="77777777">
            <w:pPr>
              <w:spacing w:after="0"/>
              <w:rPr>
                <w:lang w:eastAsia="en-GB"/>
              </w:rPr>
            </w:pPr>
            <w:r w:rsidRPr="00F47370">
              <w:rPr>
                <w:lang w:eastAsia="en-GB"/>
              </w:rPr>
              <w:t>In ERROR</w:t>
            </w:r>
          </w:p>
        </w:tc>
      </w:tr>
      <w:tr w:rsidRPr="00F47370" w:rsidR="00F47370" w:rsidTr="00FC7016" w14:paraId="41CC4C1F" w14:textId="77777777">
        <w:tc>
          <w:tcPr>
            <w:tcW w:w="2345"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Pr="00F47370" w:rsidR="00F47370" w:rsidP="00B1395A" w:rsidRDefault="00F47370" w14:paraId="77F8CAED" w14:textId="77777777">
            <w:pPr>
              <w:spacing w:after="0"/>
              <w:rPr>
                <w:lang w:eastAsia="en-GB"/>
              </w:rPr>
            </w:pPr>
            <w:r w:rsidRPr="00F47370">
              <w:rPr>
                <w:lang w:eastAsia="en-GB"/>
              </w:rPr>
              <w:t>Sites</w:t>
            </w:r>
          </w:p>
        </w:tc>
        <w:tc>
          <w:tcPr>
            <w:tcW w:w="6936"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Pr="00F47370" w:rsidR="00F47370" w:rsidP="00B1395A" w:rsidRDefault="00F47370" w14:paraId="1E8DD25F" w14:textId="77777777">
            <w:pPr>
              <w:spacing w:after="0"/>
              <w:rPr>
                <w:lang w:eastAsia="en-GB"/>
              </w:rPr>
            </w:pPr>
            <w:r w:rsidRPr="00F47370">
              <w:rPr>
                <w:lang w:eastAsia="en-GB"/>
              </w:rPr>
              <w:t>This shows the structure of the Department, listing the Building, the Department and the Rooms.</w:t>
            </w:r>
          </w:p>
        </w:tc>
      </w:tr>
      <w:tr w:rsidRPr="00F47370" w:rsidR="00F47370" w:rsidTr="00FC7016" w14:paraId="7222D69C" w14:textId="77777777">
        <w:tc>
          <w:tcPr>
            <w:tcW w:w="2345"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Pr="00F47370" w:rsidR="00F47370" w:rsidP="00B1395A" w:rsidRDefault="55972719" w14:paraId="55911149" w14:textId="11DCD3C0">
            <w:pPr>
              <w:spacing w:after="0"/>
              <w:rPr>
                <w:lang w:eastAsia="en-GB"/>
              </w:rPr>
            </w:pPr>
            <w:r w:rsidRPr="4326A1DE">
              <w:rPr>
                <w:lang w:eastAsia="en-GB"/>
              </w:rPr>
              <w:t>Department</w:t>
            </w:r>
            <w:r w:rsidRPr="00F47370" w:rsidR="00F47370">
              <w:rPr>
                <w:lang w:eastAsia="en-GB"/>
              </w:rPr>
              <w:t xml:space="preserve"> Report</w:t>
            </w:r>
          </w:p>
        </w:tc>
        <w:tc>
          <w:tcPr>
            <w:tcW w:w="6936"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Pr="00F47370" w:rsidR="00F47370" w:rsidP="00B1395A" w:rsidRDefault="00F47370" w14:paraId="3950F70F" w14:textId="0095FB58">
            <w:pPr>
              <w:spacing w:after="0"/>
              <w:rPr>
                <w:lang w:eastAsia="en-GB"/>
              </w:rPr>
            </w:pPr>
            <w:r w:rsidRPr="00F47370">
              <w:rPr>
                <w:lang w:eastAsia="en-GB"/>
              </w:rPr>
              <w:t xml:space="preserve">This details by individual </w:t>
            </w:r>
            <w:r w:rsidRPr="4326A1DE" w:rsidR="55972719">
              <w:rPr>
                <w:lang w:eastAsia="en-GB"/>
              </w:rPr>
              <w:t>Department</w:t>
            </w:r>
            <w:r w:rsidRPr="00F47370">
              <w:rPr>
                <w:lang w:eastAsia="en-GB"/>
              </w:rPr>
              <w:t xml:space="preserve"> all radionuclides and their associated limits, the authorised locations for use with inventory and all Users assigned to the </w:t>
            </w:r>
            <w:r w:rsidRPr="4326A1DE" w:rsidR="55972719">
              <w:rPr>
                <w:lang w:eastAsia="en-GB"/>
              </w:rPr>
              <w:t>Department</w:t>
            </w:r>
            <w:r w:rsidRPr="00F47370">
              <w:rPr>
                <w:lang w:eastAsia="en-GB"/>
              </w:rPr>
              <w:t>.</w:t>
            </w:r>
          </w:p>
        </w:tc>
      </w:tr>
      <w:tr w:rsidRPr="00F47370" w:rsidR="00F47370" w:rsidTr="00FC7016" w14:paraId="1DF3C734" w14:textId="77777777">
        <w:tc>
          <w:tcPr>
            <w:tcW w:w="2345"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Pr="00F47370" w:rsidR="00F47370" w:rsidP="00B1395A" w:rsidRDefault="00F47370" w14:paraId="3D90088C" w14:textId="33BB9C14">
            <w:pPr>
              <w:spacing w:after="0"/>
              <w:rPr>
                <w:lang w:eastAsia="en-GB"/>
              </w:rPr>
            </w:pPr>
            <w:r w:rsidRPr="00F47370">
              <w:rPr>
                <w:lang w:eastAsia="en-GB"/>
              </w:rPr>
              <w:t xml:space="preserve">Labs and Associated </w:t>
            </w:r>
            <w:r w:rsidRPr="4326A1DE" w:rsidR="55972719">
              <w:rPr>
                <w:lang w:eastAsia="en-GB"/>
              </w:rPr>
              <w:t>Department</w:t>
            </w:r>
            <w:r w:rsidRPr="4326A1DE" w:rsidR="3B0A7FAE">
              <w:rPr>
                <w:lang w:eastAsia="en-GB"/>
              </w:rPr>
              <w:t>s</w:t>
            </w:r>
          </w:p>
        </w:tc>
        <w:tc>
          <w:tcPr>
            <w:tcW w:w="6936"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Pr="00F47370" w:rsidR="00F47370" w:rsidP="00B1395A" w:rsidRDefault="00F47370" w14:paraId="59A4AFA9" w14:textId="429D9DE3">
            <w:pPr>
              <w:spacing w:after="0"/>
              <w:rPr>
                <w:lang w:eastAsia="en-GB"/>
              </w:rPr>
            </w:pPr>
            <w:r w:rsidRPr="00F47370">
              <w:rPr>
                <w:lang w:eastAsia="en-GB"/>
              </w:rPr>
              <w:t xml:space="preserve">This lists all labs that have been identified for work with radioactive sources and their associated </w:t>
            </w:r>
            <w:r w:rsidRPr="4326A1DE" w:rsidR="55972719">
              <w:rPr>
                <w:lang w:eastAsia="en-GB"/>
              </w:rPr>
              <w:t>Department</w:t>
            </w:r>
            <w:r w:rsidRPr="00F47370">
              <w:rPr>
                <w:lang w:eastAsia="en-GB"/>
              </w:rPr>
              <w:t>.</w:t>
            </w:r>
          </w:p>
        </w:tc>
      </w:tr>
      <w:tr w:rsidRPr="00F47370" w:rsidR="00F47370" w:rsidTr="00FC7016" w14:paraId="4E4BFFA1" w14:textId="77777777">
        <w:tc>
          <w:tcPr>
            <w:tcW w:w="2345"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Pr="00F47370" w:rsidR="00F47370" w:rsidP="00B1395A" w:rsidRDefault="55972719" w14:paraId="2C2DE371" w14:textId="467EF06F">
            <w:pPr>
              <w:spacing w:after="0"/>
              <w:rPr>
                <w:lang w:eastAsia="en-GB"/>
              </w:rPr>
            </w:pPr>
            <w:r w:rsidRPr="4326A1DE">
              <w:rPr>
                <w:lang w:eastAsia="en-GB"/>
              </w:rPr>
              <w:t>Department</w:t>
            </w:r>
            <w:r w:rsidRPr="00F47370" w:rsidR="00F47370">
              <w:rPr>
                <w:lang w:eastAsia="en-GB"/>
              </w:rPr>
              <w:t xml:space="preserve"> Summary</w:t>
            </w:r>
          </w:p>
        </w:tc>
        <w:tc>
          <w:tcPr>
            <w:tcW w:w="6936"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Pr="00F47370" w:rsidR="00F47370" w:rsidP="00B1395A" w:rsidRDefault="00F47370" w14:paraId="777B3FD0" w14:textId="326A9C60">
            <w:pPr>
              <w:spacing w:after="0"/>
              <w:rPr>
                <w:lang w:eastAsia="en-GB"/>
              </w:rPr>
            </w:pPr>
            <w:r w:rsidRPr="00F47370">
              <w:rPr>
                <w:lang w:eastAsia="en-GB"/>
              </w:rPr>
              <w:t xml:space="preserve">This lists all </w:t>
            </w:r>
            <w:r w:rsidRPr="4326A1DE" w:rsidR="55972719">
              <w:rPr>
                <w:lang w:eastAsia="en-GB"/>
              </w:rPr>
              <w:t>Department</w:t>
            </w:r>
            <w:r w:rsidRPr="4326A1DE" w:rsidR="3B0A7FAE">
              <w:rPr>
                <w:lang w:eastAsia="en-GB"/>
              </w:rPr>
              <w:t>s</w:t>
            </w:r>
            <w:r w:rsidRPr="00F47370">
              <w:rPr>
                <w:lang w:eastAsia="en-GB"/>
              </w:rPr>
              <w:t xml:space="preserve"> created in the system. This is brilliant as it can be used to find all Departmental limits created for a </w:t>
            </w:r>
            <w:r w:rsidRPr="4326A1DE" w:rsidR="55972719">
              <w:rPr>
                <w:lang w:eastAsia="en-GB"/>
              </w:rPr>
              <w:t>Department</w:t>
            </w:r>
            <w:r w:rsidRPr="00F47370">
              <w:rPr>
                <w:lang w:eastAsia="en-GB"/>
              </w:rPr>
              <w:t>.</w:t>
            </w:r>
          </w:p>
        </w:tc>
      </w:tr>
      <w:tr w:rsidRPr="00F47370" w:rsidR="00F47370" w:rsidTr="00FC7016" w14:paraId="78CDC65B" w14:textId="77777777">
        <w:tc>
          <w:tcPr>
            <w:tcW w:w="2345"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Pr="00F47370" w:rsidR="00F47370" w:rsidP="00B1395A" w:rsidRDefault="00F47370" w14:paraId="549AA113" w14:textId="77777777">
            <w:pPr>
              <w:spacing w:after="0"/>
              <w:rPr>
                <w:lang w:eastAsia="en-GB"/>
              </w:rPr>
            </w:pPr>
            <w:r w:rsidRPr="00F47370">
              <w:rPr>
                <w:lang w:eastAsia="en-GB"/>
              </w:rPr>
              <w:t>Radionuclide Possession</w:t>
            </w:r>
          </w:p>
        </w:tc>
        <w:tc>
          <w:tcPr>
            <w:tcW w:w="6936"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Pr="00F47370" w:rsidR="00F47370" w:rsidP="00B1395A" w:rsidRDefault="00F47370" w14:paraId="4B222AB9" w14:textId="1EE0FAEF">
            <w:pPr>
              <w:spacing w:after="0"/>
              <w:rPr>
                <w:lang w:eastAsia="en-GB"/>
              </w:rPr>
            </w:pPr>
            <w:r w:rsidRPr="00F47370">
              <w:rPr>
                <w:lang w:eastAsia="en-GB"/>
              </w:rPr>
              <w:t xml:space="preserve">This details all source holdings and waste accumulation by radionuclide for the selected </w:t>
            </w:r>
            <w:r w:rsidRPr="4326A1DE" w:rsidR="55972719">
              <w:rPr>
                <w:lang w:eastAsia="en-GB"/>
              </w:rPr>
              <w:t>Department</w:t>
            </w:r>
            <w:r w:rsidRPr="4326A1DE" w:rsidR="3B0A7FAE">
              <w:rPr>
                <w:lang w:eastAsia="en-GB"/>
              </w:rPr>
              <w:t>.</w:t>
            </w:r>
            <w:r w:rsidRPr="00F47370">
              <w:rPr>
                <w:lang w:eastAsia="en-GB"/>
              </w:rPr>
              <w:t xml:space="preserve">  It will show the limits given, and the holdings activity in value and as a percentage of the limit.  Also shows the number of inventory items.</w:t>
            </w:r>
          </w:p>
        </w:tc>
      </w:tr>
      <w:tr w:rsidRPr="00F47370" w:rsidR="00F47370" w:rsidTr="00FC7016" w14:paraId="23201CD6" w14:textId="77777777">
        <w:tc>
          <w:tcPr>
            <w:tcW w:w="2345"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Pr="00F47370" w:rsidR="00F47370" w:rsidP="00B1395A" w:rsidRDefault="00F47370" w14:paraId="093F9862" w14:textId="77777777">
            <w:pPr>
              <w:spacing w:after="0"/>
              <w:rPr>
                <w:lang w:eastAsia="en-GB"/>
              </w:rPr>
            </w:pPr>
            <w:r w:rsidRPr="00F47370">
              <w:rPr>
                <w:lang w:eastAsia="en-GB"/>
              </w:rPr>
              <w:t>Radionuclide Possession Totals</w:t>
            </w:r>
          </w:p>
        </w:tc>
        <w:tc>
          <w:tcPr>
            <w:tcW w:w="6936"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Pr="00F47370" w:rsidR="00F47370" w:rsidP="00B1395A" w:rsidRDefault="00F47370" w14:paraId="67C59CE0" w14:textId="77777777">
            <w:pPr>
              <w:spacing w:after="0"/>
              <w:rPr>
                <w:lang w:eastAsia="en-GB"/>
              </w:rPr>
            </w:pPr>
            <w:r w:rsidRPr="00F47370">
              <w:rPr>
                <w:lang w:eastAsia="en-GB"/>
              </w:rPr>
              <w:t>This summarises the detail in the previous report.</w:t>
            </w:r>
          </w:p>
        </w:tc>
      </w:tr>
      <w:tr w:rsidRPr="00F47370" w:rsidR="00F47370" w:rsidTr="00FC7016" w14:paraId="45A126E2" w14:textId="77777777">
        <w:tc>
          <w:tcPr>
            <w:tcW w:w="2345"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Pr="00F47370" w:rsidR="00F47370" w:rsidP="00B1395A" w:rsidRDefault="00F47370" w14:paraId="21FF00F4" w14:textId="4419A3D1">
            <w:pPr>
              <w:spacing w:after="0"/>
              <w:rPr>
                <w:lang w:eastAsia="en-GB"/>
              </w:rPr>
            </w:pPr>
            <w:r w:rsidRPr="00F47370">
              <w:rPr>
                <w:lang w:eastAsia="en-GB"/>
              </w:rPr>
              <w:t xml:space="preserve">Radionuclide </w:t>
            </w:r>
            <w:r w:rsidRPr="4326A1DE" w:rsidR="55972719">
              <w:rPr>
                <w:lang w:eastAsia="en-GB"/>
              </w:rPr>
              <w:t>Department</w:t>
            </w:r>
            <w:r w:rsidRPr="00F47370">
              <w:rPr>
                <w:lang w:eastAsia="en-GB"/>
              </w:rPr>
              <w:t xml:space="preserve"> Disposal</w:t>
            </w:r>
          </w:p>
        </w:tc>
        <w:tc>
          <w:tcPr>
            <w:tcW w:w="6936"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Pr="00F47370" w:rsidR="00F47370" w:rsidP="00B1395A" w:rsidRDefault="00F47370" w14:paraId="4ED467DB" w14:textId="7513355F">
            <w:pPr>
              <w:spacing w:after="0"/>
              <w:rPr>
                <w:lang w:eastAsia="en-GB"/>
              </w:rPr>
            </w:pPr>
            <w:r w:rsidRPr="00F47370">
              <w:rPr>
                <w:lang w:eastAsia="en-GB"/>
              </w:rPr>
              <w:t xml:space="preserve">This details all disposals by radionuclide for the selected </w:t>
            </w:r>
            <w:r w:rsidRPr="4326A1DE" w:rsidR="55972719">
              <w:rPr>
                <w:lang w:eastAsia="en-GB"/>
              </w:rPr>
              <w:t>Department</w:t>
            </w:r>
            <w:r w:rsidRPr="4326A1DE" w:rsidR="3B0A7FAE">
              <w:rPr>
                <w:lang w:eastAsia="en-GB"/>
              </w:rPr>
              <w:t>.</w:t>
            </w:r>
            <w:r w:rsidRPr="00F47370">
              <w:rPr>
                <w:lang w:eastAsia="en-GB"/>
              </w:rPr>
              <w:t xml:space="preserve"> It will show the limits given, and the holdings activity in value and as a percentage of the limit.  Also shows the number of disposal entries as a total at the bottom of the report</w:t>
            </w:r>
          </w:p>
        </w:tc>
      </w:tr>
      <w:tr w:rsidRPr="00F47370" w:rsidR="00F47370" w:rsidTr="00FC7016" w14:paraId="1F794834" w14:textId="77777777">
        <w:tc>
          <w:tcPr>
            <w:tcW w:w="2345"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Pr="00F47370" w:rsidR="00F47370" w:rsidP="00B1395A" w:rsidRDefault="00F47370" w14:paraId="525D7C46" w14:textId="2621DF2F">
            <w:pPr>
              <w:spacing w:after="0"/>
              <w:rPr>
                <w:lang w:eastAsia="en-GB"/>
              </w:rPr>
            </w:pPr>
            <w:r w:rsidRPr="00F47370">
              <w:rPr>
                <w:lang w:eastAsia="en-GB"/>
              </w:rPr>
              <w:t xml:space="preserve">Radionuclide </w:t>
            </w:r>
            <w:r w:rsidRPr="4326A1DE" w:rsidR="55972719">
              <w:rPr>
                <w:lang w:eastAsia="en-GB"/>
              </w:rPr>
              <w:t>Department</w:t>
            </w:r>
            <w:r w:rsidRPr="00F47370">
              <w:rPr>
                <w:lang w:eastAsia="en-GB"/>
              </w:rPr>
              <w:t xml:space="preserve"> Disposal Totals</w:t>
            </w:r>
          </w:p>
        </w:tc>
        <w:tc>
          <w:tcPr>
            <w:tcW w:w="6936"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Pr="00F47370" w:rsidR="00F47370" w:rsidP="00B1395A" w:rsidRDefault="00F47370" w14:paraId="677570E7" w14:textId="77777777">
            <w:pPr>
              <w:spacing w:after="0"/>
              <w:rPr>
                <w:lang w:eastAsia="en-GB"/>
              </w:rPr>
            </w:pPr>
            <w:r w:rsidRPr="00F47370">
              <w:rPr>
                <w:lang w:eastAsia="en-GB"/>
              </w:rPr>
              <w:t>This summarises the detail in the previous report.</w:t>
            </w:r>
          </w:p>
        </w:tc>
      </w:tr>
      <w:tr w:rsidRPr="00F47370" w:rsidR="00F47370" w:rsidTr="00FC7016" w14:paraId="0B943A31" w14:textId="77777777">
        <w:tc>
          <w:tcPr>
            <w:tcW w:w="2345"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Pr="00F47370" w:rsidR="00F47370" w:rsidP="00B1395A" w:rsidRDefault="00F47370" w14:paraId="0AD3B727" w14:textId="77777777">
            <w:pPr>
              <w:spacing w:after="0"/>
              <w:rPr>
                <w:lang w:eastAsia="en-GB"/>
              </w:rPr>
            </w:pPr>
            <w:r w:rsidRPr="00F47370">
              <w:rPr>
                <w:lang w:eastAsia="en-GB"/>
              </w:rPr>
              <w:t>Authorised Personnel</w:t>
            </w:r>
          </w:p>
        </w:tc>
        <w:tc>
          <w:tcPr>
            <w:tcW w:w="6936"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Pr="00F47370" w:rsidR="00F47370" w:rsidP="00B1395A" w:rsidRDefault="00F47370" w14:paraId="772618D9" w14:textId="66BA506B">
            <w:pPr>
              <w:spacing w:after="0"/>
              <w:rPr>
                <w:lang w:eastAsia="en-GB"/>
              </w:rPr>
            </w:pPr>
            <w:r w:rsidRPr="00F47370">
              <w:rPr>
                <w:lang w:eastAsia="en-GB"/>
              </w:rPr>
              <w:t xml:space="preserve">This lists all individuals and shows which </w:t>
            </w:r>
            <w:r w:rsidRPr="4326A1DE" w:rsidR="55972719">
              <w:rPr>
                <w:lang w:eastAsia="en-GB"/>
              </w:rPr>
              <w:t>Department</w:t>
            </w:r>
            <w:r w:rsidRPr="00F47370">
              <w:rPr>
                <w:lang w:eastAsia="en-GB"/>
              </w:rPr>
              <w:t xml:space="preserve"> they have permissions for.</w:t>
            </w:r>
          </w:p>
        </w:tc>
      </w:tr>
      <w:tr w:rsidRPr="00F47370" w:rsidR="00F47370" w:rsidTr="00FC7016" w14:paraId="0B1EF6F7" w14:textId="77777777">
        <w:tc>
          <w:tcPr>
            <w:tcW w:w="2345"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Pr="00F47370" w:rsidR="00F47370" w:rsidP="00B1395A" w:rsidRDefault="00F47370" w14:paraId="508918EE" w14:textId="77777777">
            <w:pPr>
              <w:spacing w:after="0"/>
              <w:rPr>
                <w:lang w:eastAsia="en-GB"/>
              </w:rPr>
            </w:pPr>
            <w:r w:rsidRPr="00F47370">
              <w:rPr>
                <w:lang w:eastAsia="en-GB"/>
              </w:rPr>
              <w:t>Machines</w:t>
            </w:r>
          </w:p>
        </w:tc>
        <w:tc>
          <w:tcPr>
            <w:tcW w:w="6936"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Pr="00F47370" w:rsidR="00F47370" w:rsidP="00B1395A" w:rsidRDefault="00F47370" w14:paraId="368E45F7" w14:textId="77777777">
            <w:pPr>
              <w:spacing w:after="0"/>
              <w:rPr>
                <w:lang w:eastAsia="en-GB"/>
              </w:rPr>
            </w:pPr>
            <w:r w:rsidRPr="00F47370">
              <w:rPr>
                <w:lang w:eastAsia="en-GB"/>
              </w:rPr>
              <w:t>This shows all Machines with associated relevant data, and lists by type if that information has been captured.</w:t>
            </w:r>
          </w:p>
        </w:tc>
      </w:tr>
      <w:tr w:rsidRPr="00F47370" w:rsidR="00F47370" w:rsidTr="00FC7016" w14:paraId="23E30B2A" w14:textId="77777777">
        <w:tc>
          <w:tcPr>
            <w:tcW w:w="2345"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Pr="00F47370" w:rsidR="00F47370" w:rsidP="00B1395A" w:rsidRDefault="00F47370" w14:paraId="3DF51A3A" w14:textId="77777777">
            <w:pPr>
              <w:spacing w:after="0"/>
              <w:rPr>
                <w:lang w:eastAsia="en-GB"/>
              </w:rPr>
            </w:pPr>
            <w:r w:rsidRPr="00F47370">
              <w:rPr>
                <w:lang w:eastAsia="en-GB"/>
              </w:rPr>
              <w:t>Machine Sites</w:t>
            </w:r>
          </w:p>
        </w:tc>
        <w:tc>
          <w:tcPr>
            <w:tcW w:w="6936"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Pr="00F47370" w:rsidR="00F47370" w:rsidP="00B1395A" w:rsidRDefault="00F47370" w14:paraId="7EFBFB42" w14:textId="77777777">
            <w:pPr>
              <w:spacing w:after="0"/>
              <w:rPr>
                <w:lang w:eastAsia="en-GB"/>
              </w:rPr>
            </w:pPr>
            <w:r w:rsidRPr="00F47370">
              <w:rPr>
                <w:lang w:eastAsia="en-GB"/>
              </w:rPr>
              <w:t>This is a list of all locations that have been tagged to allow machines.</w:t>
            </w:r>
          </w:p>
        </w:tc>
      </w:tr>
      <w:tr w:rsidRPr="00F47370" w:rsidR="00F47370" w:rsidTr="00FC7016" w14:paraId="069D05CE" w14:textId="77777777">
        <w:tc>
          <w:tcPr>
            <w:tcW w:w="2345"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Pr="00F47370" w:rsidR="00F47370" w:rsidP="00B1395A" w:rsidRDefault="00F47370" w14:paraId="58300B38" w14:textId="77777777">
            <w:pPr>
              <w:spacing w:after="0"/>
              <w:rPr>
                <w:lang w:eastAsia="en-GB"/>
              </w:rPr>
            </w:pPr>
            <w:r w:rsidRPr="00F47370">
              <w:rPr>
                <w:lang w:eastAsia="en-GB"/>
              </w:rPr>
              <w:t>Equipment</w:t>
            </w:r>
          </w:p>
        </w:tc>
        <w:tc>
          <w:tcPr>
            <w:tcW w:w="6936"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Pr="00F47370" w:rsidR="00F47370" w:rsidP="00B1395A" w:rsidRDefault="00F47370" w14:paraId="462B4FB1" w14:textId="77777777">
            <w:pPr>
              <w:spacing w:after="0"/>
              <w:rPr>
                <w:lang w:eastAsia="en-GB"/>
              </w:rPr>
            </w:pPr>
            <w:r w:rsidRPr="00F47370">
              <w:rPr>
                <w:lang w:eastAsia="en-GB"/>
              </w:rPr>
              <w:t>This lists all RPI and where relevant by type if that information has been captured.</w:t>
            </w:r>
          </w:p>
        </w:tc>
      </w:tr>
      <w:tr w:rsidRPr="00F47370" w:rsidR="00F47370" w:rsidTr="00FC7016" w14:paraId="59CEF736" w14:textId="77777777">
        <w:tc>
          <w:tcPr>
            <w:tcW w:w="2345"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Pr="00F47370" w:rsidR="00F47370" w:rsidP="00B1395A" w:rsidRDefault="00F47370" w14:paraId="50F474C5" w14:textId="77777777">
            <w:pPr>
              <w:spacing w:after="0"/>
              <w:rPr>
                <w:lang w:eastAsia="en-GB"/>
              </w:rPr>
            </w:pPr>
            <w:r w:rsidRPr="00F47370">
              <w:rPr>
                <w:lang w:eastAsia="en-GB"/>
              </w:rPr>
              <w:t>Lab Inventory</w:t>
            </w:r>
          </w:p>
        </w:tc>
        <w:tc>
          <w:tcPr>
            <w:tcW w:w="6936"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Pr="00F47370" w:rsidR="00F47370" w:rsidP="00B1395A" w:rsidRDefault="00F47370" w14:paraId="4D30879A" w14:textId="77777777">
            <w:pPr>
              <w:spacing w:after="0"/>
              <w:rPr>
                <w:lang w:eastAsia="en-GB"/>
              </w:rPr>
            </w:pPr>
            <w:r w:rsidRPr="00F47370">
              <w:rPr>
                <w:lang w:eastAsia="en-GB"/>
              </w:rPr>
              <w:t>This details all unsealed source inventory lines by lab.  Very similar to the current data sheets for a lab.  It also captures all Machines and RPI associated with the lab.  Note it does not show Sealed Sources.</w:t>
            </w:r>
          </w:p>
        </w:tc>
      </w:tr>
      <w:tr w:rsidRPr="00F47370" w:rsidR="00F47370" w:rsidTr="00FC7016" w14:paraId="7DFD8B44" w14:textId="77777777">
        <w:tc>
          <w:tcPr>
            <w:tcW w:w="2345"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Pr="00F47370" w:rsidR="00F47370" w:rsidP="00B1395A" w:rsidRDefault="00F47370" w14:paraId="73EEAB68" w14:textId="77777777">
            <w:pPr>
              <w:spacing w:after="0"/>
              <w:rPr>
                <w:lang w:eastAsia="en-GB"/>
              </w:rPr>
            </w:pPr>
            <w:r w:rsidRPr="00F47370">
              <w:rPr>
                <w:lang w:eastAsia="en-GB"/>
              </w:rPr>
              <w:t>Lab Unsealed Source</w:t>
            </w:r>
          </w:p>
        </w:tc>
        <w:tc>
          <w:tcPr>
            <w:tcW w:w="6936"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Pr="00F47370" w:rsidR="00F47370" w:rsidP="00B1395A" w:rsidRDefault="00F47370" w14:paraId="263297FD" w14:textId="77777777">
            <w:pPr>
              <w:spacing w:after="0"/>
              <w:rPr>
                <w:lang w:eastAsia="en-GB"/>
              </w:rPr>
            </w:pPr>
            <w:r w:rsidRPr="00F47370">
              <w:rPr>
                <w:lang w:eastAsia="en-GB"/>
              </w:rPr>
              <w:t>This totals for the lab the unsealed source inventory listing by radionuclide.</w:t>
            </w:r>
          </w:p>
        </w:tc>
      </w:tr>
      <w:tr w:rsidRPr="00F47370" w:rsidR="00F47370" w:rsidTr="00FC7016" w14:paraId="6EEBA05F" w14:textId="77777777">
        <w:tc>
          <w:tcPr>
            <w:tcW w:w="2345"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Pr="00F47370" w:rsidR="00F47370" w:rsidP="00B1395A" w:rsidRDefault="00F47370" w14:paraId="02D49F0D" w14:textId="77777777">
            <w:pPr>
              <w:spacing w:after="0"/>
              <w:rPr>
                <w:lang w:eastAsia="en-GB"/>
              </w:rPr>
            </w:pPr>
            <w:r w:rsidRPr="00F47370">
              <w:rPr>
                <w:lang w:eastAsia="en-GB"/>
              </w:rPr>
              <w:t>Lab</w:t>
            </w:r>
          </w:p>
        </w:tc>
        <w:tc>
          <w:tcPr>
            <w:tcW w:w="6936"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Pr="00F47370" w:rsidR="00F47370" w:rsidP="00B1395A" w:rsidRDefault="00F47370" w14:paraId="31E66634" w14:textId="3008A3E1">
            <w:pPr>
              <w:spacing w:after="0"/>
              <w:rPr>
                <w:lang w:eastAsia="en-GB"/>
              </w:rPr>
            </w:pPr>
            <w:r w:rsidRPr="00F47370">
              <w:rPr>
                <w:lang w:eastAsia="en-GB"/>
              </w:rPr>
              <w:t xml:space="preserve">This details all of the sites marked as labs and shows which </w:t>
            </w:r>
            <w:r w:rsidRPr="4326A1DE" w:rsidR="55972719">
              <w:rPr>
                <w:lang w:eastAsia="en-GB"/>
              </w:rPr>
              <w:t>Department</w:t>
            </w:r>
            <w:r w:rsidRPr="4326A1DE" w:rsidR="3B0A7FAE">
              <w:rPr>
                <w:lang w:eastAsia="en-GB"/>
              </w:rPr>
              <w:t>s</w:t>
            </w:r>
            <w:r w:rsidRPr="00F47370">
              <w:rPr>
                <w:lang w:eastAsia="en-GB"/>
              </w:rPr>
              <w:t xml:space="preserve"> include them for use.  This can be restricted further to show just the labs that currently contain inventory.</w:t>
            </w:r>
          </w:p>
        </w:tc>
      </w:tr>
      <w:tr w:rsidRPr="00F47370" w:rsidR="00F47370" w:rsidTr="00FC7016" w14:paraId="4EF30C02" w14:textId="77777777">
        <w:tc>
          <w:tcPr>
            <w:tcW w:w="2345"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Pr="00F47370" w:rsidR="00F47370" w:rsidP="00B1395A" w:rsidRDefault="55972719" w14:paraId="6074584B" w14:textId="5112240F">
            <w:pPr>
              <w:spacing w:after="0"/>
              <w:rPr>
                <w:lang w:eastAsia="en-GB"/>
              </w:rPr>
            </w:pPr>
            <w:r w:rsidRPr="4326A1DE">
              <w:rPr>
                <w:lang w:eastAsia="en-GB"/>
              </w:rPr>
              <w:t>Department</w:t>
            </w:r>
            <w:r w:rsidRPr="00F47370" w:rsidR="00F47370">
              <w:rPr>
                <w:lang w:eastAsia="en-GB"/>
              </w:rPr>
              <w:t xml:space="preserve"> Audit Summary</w:t>
            </w:r>
          </w:p>
        </w:tc>
        <w:tc>
          <w:tcPr>
            <w:tcW w:w="6936"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Pr="00F47370" w:rsidR="00F47370" w:rsidP="00B1395A" w:rsidRDefault="00F47370" w14:paraId="6A6C11C8" w14:textId="77777777">
            <w:pPr>
              <w:spacing w:after="0"/>
              <w:rPr>
                <w:lang w:eastAsia="en-GB"/>
              </w:rPr>
            </w:pPr>
            <w:r w:rsidRPr="00F47370">
              <w:rPr>
                <w:lang w:eastAsia="en-GB"/>
              </w:rPr>
              <w:t>No data available</w:t>
            </w:r>
          </w:p>
        </w:tc>
      </w:tr>
      <w:tr w:rsidRPr="00F47370" w:rsidR="00F47370" w:rsidTr="00FC7016" w14:paraId="68FCC2F1" w14:textId="77777777">
        <w:tc>
          <w:tcPr>
            <w:tcW w:w="2345"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Pr="00F47370" w:rsidR="00F47370" w:rsidP="00B1395A" w:rsidRDefault="55972719" w14:paraId="5D208736" w14:textId="65489E08">
            <w:pPr>
              <w:spacing w:after="0"/>
              <w:rPr>
                <w:lang w:eastAsia="en-GB"/>
              </w:rPr>
            </w:pPr>
            <w:r w:rsidRPr="4326A1DE">
              <w:rPr>
                <w:lang w:eastAsia="en-GB"/>
              </w:rPr>
              <w:t>Department</w:t>
            </w:r>
            <w:r w:rsidRPr="00F47370" w:rsidR="00F47370">
              <w:rPr>
                <w:lang w:eastAsia="en-GB"/>
              </w:rPr>
              <w:t xml:space="preserve"> Audit</w:t>
            </w:r>
          </w:p>
        </w:tc>
        <w:tc>
          <w:tcPr>
            <w:tcW w:w="6936"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Pr="00F47370" w:rsidR="00F47370" w:rsidP="00B1395A" w:rsidRDefault="00F47370" w14:paraId="43EFFE54" w14:textId="77777777">
            <w:pPr>
              <w:spacing w:after="0"/>
              <w:rPr>
                <w:lang w:eastAsia="en-GB"/>
              </w:rPr>
            </w:pPr>
            <w:r w:rsidRPr="00F47370">
              <w:rPr>
                <w:lang w:eastAsia="en-GB"/>
              </w:rPr>
              <w:t>No data available</w:t>
            </w:r>
          </w:p>
        </w:tc>
      </w:tr>
      <w:tr w:rsidRPr="00F47370" w:rsidR="00F47370" w:rsidTr="00FC7016" w14:paraId="0CA98572" w14:textId="77777777">
        <w:tc>
          <w:tcPr>
            <w:tcW w:w="2345"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Pr="00F47370" w:rsidR="00F47370" w:rsidP="00B1395A" w:rsidRDefault="00F47370" w14:paraId="43CF7D01" w14:textId="77777777">
            <w:pPr>
              <w:spacing w:after="0"/>
              <w:rPr>
                <w:lang w:eastAsia="en-GB"/>
              </w:rPr>
            </w:pPr>
            <w:r w:rsidRPr="00F47370">
              <w:rPr>
                <w:lang w:eastAsia="en-GB"/>
              </w:rPr>
              <w:t>User Audit Summary</w:t>
            </w:r>
          </w:p>
        </w:tc>
        <w:tc>
          <w:tcPr>
            <w:tcW w:w="6936"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Pr="00F47370" w:rsidR="00F47370" w:rsidP="00B1395A" w:rsidRDefault="00F47370" w14:paraId="09FB66F5" w14:textId="77777777">
            <w:pPr>
              <w:spacing w:after="0"/>
              <w:rPr>
                <w:lang w:eastAsia="en-GB"/>
              </w:rPr>
            </w:pPr>
            <w:r w:rsidRPr="00F47370">
              <w:rPr>
                <w:lang w:eastAsia="en-GB"/>
              </w:rPr>
              <w:t> </w:t>
            </w:r>
          </w:p>
        </w:tc>
      </w:tr>
      <w:tr w:rsidRPr="00F47370" w:rsidR="00F47370" w:rsidTr="00FC7016" w14:paraId="478FE115" w14:textId="77777777">
        <w:tc>
          <w:tcPr>
            <w:tcW w:w="2345"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Pr="00F47370" w:rsidR="00F47370" w:rsidP="00B1395A" w:rsidRDefault="00F47370" w14:paraId="5E7121FB" w14:textId="77777777">
            <w:pPr>
              <w:spacing w:after="0"/>
              <w:rPr>
                <w:lang w:eastAsia="en-GB"/>
              </w:rPr>
            </w:pPr>
            <w:r w:rsidRPr="00F47370">
              <w:rPr>
                <w:lang w:eastAsia="en-GB"/>
              </w:rPr>
              <w:t>User Audit</w:t>
            </w:r>
          </w:p>
        </w:tc>
        <w:tc>
          <w:tcPr>
            <w:tcW w:w="6936"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Pr="00F47370" w:rsidR="00F47370" w:rsidP="00B1395A" w:rsidRDefault="00F47370" w14:paraId="35318389" w14:textId="77777777">
            <w:pPr>
              <w:spacing w:after="0"/>
              <w:rPr>
                <w:lang w:eastAsia="en-GB"/>
              </w:rPr>
            </w:pPr>
            <w:r w:rsidRPr="00F47370">
              <w:rPr>
                <w:lang w:eastAsia="en-GB"/>
              </w:rPr>
              <w:t> </w:t>
            </w:r>
          </w:p>
        </w:tc>
      </w:tr>
      <w:tr w:rsidRPr="00F47370" w:rsidR="00F47370" w:rsidTr="00FC7016" w14:paraId="6330970D" w14:textId="77777777">
        <w:tc>
          <w:tcPr>
            <w:tcW w:w="2345"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Pr="00F47370" w:rsidR="00F47370" w:rsidP="00B1395A" w:rsidRDefault="00F47370" w14:paraId="75BAB2F3" w14:textId="77777777">
            <w:pPr>
              <w:spacing w:after="0"/>
              <w:rPr>
                <w:lang w:eastAsia="en-GB"/>
              </w:rPr>
            </w:pPr>
            <w:r w:rsidRPr="00F47370">
              <w:rPr>
                <w:lang w:eastAsia="en-GB"/>
              </w:rPr>
              <w:t>Pre-Audit</w:t>
            </w:r>
          </w:p>
        </w:tc>
        <w:tc>
          <w:tcPr>
            <w:tcW w:w="6936"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Pr="00F47370" w:rsidR="00F47370" w:rsidP="00B1395A" w:rsidRDefault="00F47370" w14:paraId="167009B1" w14:textId="77777777">
            <w:pPr>
              <w:spacing w:after="0"/>
              <w:rPr>
                <w:lang w:eastAsia="en-GB"/>
              </w:rPr>
            </w:pPr>
            <w:r w:rsidRPr="00F47370">
              <w:rPr>
                <w:lang w:eastAsia="en-GB"/>
              </w:rPr>
              <w:t> </w:t>
            </w:r>
          </w:p>
        </w:tc>
      </w:tr>
      <w:tr w:rsidRPr="00F47370" w:rsidR="00F47370" w:rsidTr="00FC7016" w14:paraId="27C5AF2F" w14:textId="77777777">
        <w:tc>
          <w:tcPr>
            <w:tcW w:w="2345"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Pr="00F47370" w:rsidR="00F47370" w:rsidP="00B1395A" w:rsidRDefault="00F47370" w14:paraId="5A1FC010" w14:textId="77777777">
            <w:pPr>
              <w:spacing w:after="0"/>
              <w:rPr>
                <w:lang w:eastAsia="en-GB"/>
              </w:rPr>
            </w:pPr>
            <w:r w:rsidRPr="00F47370">
              <w:rPr>
                <w:lang w:eastAsia="en-GB"/>
              </w:rPr>
              <w:t>Sites</w:t>
            </w:r>
          </w:p>
        </w:tc>
        <w:tc>
          <w:tcPr>
            <w:tcW w:w="6936"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Pr="00F47370" w:rsidR="00F47370" w:rsidP="00B1395A" w:rsidRDefault="00F47370" w14:paraId="0F1806B3" w14:textId="77777777">
            <w:pPr>
              <w:spacing w:after="0"/>
              <w:rPr>
                <w:lang w:eastAsia="en-GB"/>
              </w:rPr>
            </w:pPr>
            <w:r w:rsidRPr="00F47370">
              <w:rPr>
                <w:lang w:eastAsia="en-GB"/>
              </w:rPr>
              <w:t> </w:t>
            </w:r>
          </w:p>
        </w:tc>
      </w:tr>
      <w:tr w:rsidRPr="00F47370" w:rsidR="00F47370" w:rsidTr="00FC7016" w14:paraId="7A374BB8" w14:textId="77777777">
        <w:tc>
          <w:tcPr>
            <w:tcW w:w="2345"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Pr="00F47370" w:rsidR="00F47370" w:rsidP="00B1395A" w:rsidRDefault="00F47370" w14:paraId="65DE73B7" w14:textId="77777777">
            <w:pPr>
              <w:spacing w:after="0"/>
              <w:rPr>
                <w:lang w:eastAsia="en-GB"/>
              </w:rPr>
            </w:pPr>
            <w:r w:rsidRPr="00F47370">
              <w:rPr>
                <w:lang w:eastAsia="en-GB"/>
              </w:rPr>
              <w:t>Personnel Holding Unsealed Sources</w:t>
            </w:r>
          </w:p>
        </w:tc>
        <w:tc>
          <w:tcPr>
            <w:tcW w:w="6936"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Pr="00F47370" w:rsidR="00F47370" w:rsidP="00B1395A" w:rsidRDefault="00F47370" w14:paraId="220A24ED" w14:textId="77777777">
            <w:pPr>
              <w:spacing w:after="0"/>
              <w:rPr>
                <w:lang w:eastAsia="en-GB"/>
              </w:rPr>
            </w:pPr>
            <w:r w:rsidRPr="00F47370">
              <w:rPr>
                <w:lang w:eastAsia="en-GB"/>
              </w:rPr>
              <w:t> </w:t>
            </w:r>
          </w:p>
        </w:tc>
      </w:tr>
      <w:tr w:rsidRPr="00F47370" w:rsidR="00F47370" w:rsidTr="00FC7016" w14:paraId="210E2DE1" w14:textId="77777777">
        <w:tc>
          <w:tcPr>
            <w:tcW w:w="2345"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Pr="00F47370" w:rsidR="00F47370" w:rsidP="00B1395A" w:rsidRDefault="00F47370" w14:paraId="3660D7D1" w14:textId="77777777">
            <w:pPr>
              <w:spacing w:after="0"/>
              <w:rPr>
                <w:lang w:eastAsia="en-GB"/>
              </w:rPr>
            </w:pPr>
            <w:r w:rsidRPr="00F47370">
              <w:rPr>
                <w:lang w:eastAsia="en-GB"/>
              </w:rPr>
              <w:t>Personnel</w:t>
            </w:r>
          </w:p>
        </w:tc>
        <w:tc>
          <w:tcPr>
            <w:tcW w:w="6936"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Pr="00F47370" w:rsidR="00F47370" w:rsidP="00B1395A" w:rsidRDefault="00F47370" w14:paraId="3C443E13" w14:textId="77777777">
            <w:pPr>
              <w:spacing w:after="0"/>
              <w:rPr>
                <w:lang w:eastAsia="en-GB"/>
              </w:rPr>
            </w:pPr>
            <w:r w:rsidRPr="00F47370">
              <w:rPr>
                <w:lang w:eastAsia="en-GB"/>
              </w:rPr>
              <w:t> </w:t>
            </w:r>
          </w:p>
        </w:tc>
      </w:tr>
      <w:tr w:rsidRPr="00F47370" w:rsidR="00F47370" w:rsidTr="00FC7016" w14:paraId="662959E8" w14:textId="77777777">
        <w:tc>
          <w:tcPr>
            <w:tcW w:w="2345"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Pr="00F47370" w:rsidR="00F47370" w:rsidP="00B1395A" w:rsidRDefault="00F47370" w14:paraId="3802D573" w14:textId="77777777">
            <w:pPr>
              <w:spacing w:after="0"/>
              <w:rPr>
                <w:lang w:eastAsia="en-GB"/>
              </w:rPr>
            </w:pPr>
            <w:r w:rsidRPr="00F47370">
              <w:rPr>
                <w:lang w:eastAsia="en-GB"/>
              </w:rPr>
              <w:t>Group Summary</w:t>
            </w:r>
          </w:p>
        </w:tc>
        <w:tc>
          <w:tcPr>
            <w:tcW w:w="6936"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Pr="00F47370" w:rsidR="00F47370" w:rsidP="00B1395A" w:rsidRDefault="00F47370" w14:paraId="5FC365E8" w14:textId="77777777">
            <w:pPr>
              <w:spacing w:after="0"/>
              <w:rPr>
                <w:lang w:eastAsia="en-GB"/>
              </w:rPr>
            </w:pPr>
            <w:r w:rsidRPr="00F47370">
              <w:rPr>
                <w:lang w:eastAsia="en-GB"/>
              </w:rPr>
              <w:t> </w:t>
            </w:r>
          </w:p>
        </w:tc>
      </w:tr>
      <w:tr w:rsidRPr="00F47370" w:rsidR="00F47370" w:rsidTr="00FC7016" w14:paraId="20461C68" w14:textId="77777777">
        <w:tc>
          <w:tcPr>
            <w:tcW w:w="2345"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Pr="00F47370" w:rsidR="00F47370" w:rsidP="00B1395A" w:rsidRDefault="00F47370" w14:paraId="5B6B174F" w14:textId="77777777">
            <w:pPr>
              <w:spacing w:after="0"/>
              <w:rPr>
                <w:lang w:eastAsia="en-GB"/>
              </w:rPr>
            </w:pPr>
            <w:r w:rsidRPr="00F47370">
              <w:rPr>
                <w:lang w:eastAsia="en-GB"/>
              </w:rPr>
              <w:t>Group</w:t>
            </w:r>
          </w:p>
        </w:tc>
        <w:tc>
          <w:tcPr>
            <w:tcW w:w="6936"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Pr="00F47370" w:rsidR="00F47370" w:rsidP="00B1395A" w:rsidRDefault="00F47370" w14:paraId="366A1F78" w14:textId="77777777">
            <w:pPr>
              <w:spacing w:after="0"/>
              <w:rPr>
                <w:lang w:eastAsia="en-GB"/>
              </w:rPr>
            </w:pPr>
            <w:r w:rsidRPr="00F47370">
              <w:rPr>
                <w:lang w:eastAsia="en-GB"/>
              </w:rPr>
              <w:t> </w:t>
            </w:r>
          </w:p>
        </w:tc>
      </w:tr>
    </w:tbl>
    <w:p w:rsidRPr="00D37D08" w:rsidR="00D37D08" w:rsidP="00D37D08" w:rsidRDefault="00D37D08" w14:paraId="2FC84CA9" w14:textId="77777777">
      <w:pPr>
        <w:rPr>
          <w:lang w:eastAsia="en-GB"/>
        </w:rPr>
      </w:pPr>
    </w:p>
    <w:bookmarkEnd w:id="88"/>
    <w:p w:rsidR="20B9D38B" w:rsidP="2BADD4B5" w:rsidRDefault="000A55DE" w14:paraId="425978EC" w14:textId="4A3DFEC7">
      <w:pPr>
        <w:pStyle w:val="Heading1"/>
      </w:pPr>
      <w:r>
        <w:t xml:space="preserve">  </w:t>
      </w:r>
      <w:bookmarkStart w:name="_Toc196918337" w:id="89"/>
      <w:r w:rsidR="00BF7528">
        <w:t xml:space="preserve">Inventory </w:t>
      </w:r>
      <w:r w:rsidR="20B9D38B">
        <w:t>Templates and Configurations</w:t>
      </w:r>
      <w:bookmarkEnd w:id="89"/>
    </w:p>
    <w:p w:rsidR="1ADE1AE0" w:rsidP="2BADD4B5" w:rsidRDefault="20B9D38B" w14:paraId="3A5C1B69" w14:textId="76339022">
      <w:pPr>
        <w:pStyle w:val="Heading2"/>
      </w:pPr>
      <w:bookmarkStart w:name="_Toc196918338" w:id="90"/>
      <w:r>
        <w:t>Adding</w:t>
      </w:r>
      <w:r w:rsidR="00BF7528">
        <w:t xml:space="preserve"> Inventory Templates</w:t>
      </w:r>
      <w:bookmarkEnd w:id="90"/>
    </w:p>
    <w:p w:rsidR="00F92CDC" w:rsidRDefault="20B9D38B" w14:paraId="52C0A474" w14:textId="77777777">
      <w:r>
        <w:t xml:space="preserve">Templates are used to create a specific set of criteria for a particular activity.  For example, all nuclear radionuclides must be recorded with specific fields in addition to the information recorded against other non-nuclear radionuclides.  </w:t>
      </w:r>
      <w:r w:rsidR="00BF7528">
        <w:br/>
      </w:r>
      <w:r w:rsidR="00BF7528">
        <w:t xml:space="preserve">Within Odyssey </w:t>
      </w:r>
      <w:r w:rsidR="00F92CDC">
        <w:t>there are:</w:t>
      </w:r>
    </w:p>
    <w:p w:rsidR="00F92CDC" w:rsidP="00E11F33" w:rsidRDefault="00F92CDC" w14:paraId="487EB1E4" w14:textId="68C43C7C">
      <w:pPr>
        <w:pStyle w:val="ListParagraph"/>
        <w:numPr>
          <w:ilvl w:val="0"/>
          <w:numId w:val="38"/>
        </w:numPr>
      </w:pPr>
      <w:r>
        <w:t>Radionuclides Templates</w:t>
      </w:r>
      <w:r w:rsidR="0073637E">
        <w:t xml:space="preserve"> (</w:t>
      </w:r>
      <w:r w:rsidR="00743BC6">
        <w:t>there is</w:t>
      </w:r>
      <w:r w:rsidR="0073637E">
        <w:t xml:space="preserve"> one</w:t>
      </w:r>
      <w:r w:rsidR="00743BC6">
        <w:t>:</w:t>
      </w:r>
      <w:r w:rsidR="0073637E">
        <w:t xml:space="preserve"> </w:t>
      </w:r>
      <w:r w:rsidRPr="0073637E" w:rsidR="0073637E">
        <w:rPr>
          <w:b/>
          <w:bCs/>
        </w:rPr>
        <w:t>PET radionuclides</w:t>
      </w:r>
      <w:r w:rsidR="0073637E">
        <w:t>)</w:t>
      </w:r>
    </w:p>
    <w:p w:rsidR="00F92CDC" w:rsidP="00E11F33" w:rsidRDefault="00F92CDC" w14:paraId="78EA7F70" w14:textId="06865155">
      <w:pPr>
        <w:pStyle w:val="ListParagraph"/>
        <w:numPr>
          <w:ilvl w:val="0"/>
          <w:numId w:val="38"/>
        </w:numPr>
      </w:pPr>
      <w:r>
        <w:t>Compound Templates</w:t>
      </w:r>
      <w:r w:rsidR="00D606AD">
        <w:t xml:space="preserve"> (not used)</w:t>
      </w:r>
    </w:p>
    <w:p w:rsidR="00F92CDC" w:rsidP="00E11F33" w:rsidRDefault="00F92CDC" w14:paraId="3555BD06" w14:textId="2A788655">
      <w:pPr>
        <w:pStyle w:val="ListParagraph"/>
        <w:numPr>
          <w:ilvl w:val="0"/>
          <w:numId w:val="38"/>
        </w:numPr>
      </w:pPr>
      <w:r>
        <w:t>Unsealed Source Templates</w:t>
      </w:r>
      <w:r w:rsidR="00D606AD">
        <w:t xml:space="preserve"> (</w:t>
      </w:r>
      <w:r w:rsidR="00743BC6">
        <w:t>there are four</w:t>
      </w:r>
      <w:r w:rsidR="00D606AD">
        <w:t xml:space="preserve">, </w:t>
      </w:r>
      <w:r w:rsidRPr="005B2C3F" w:rsidR="00D606AD">
        <w:rPr>
          <w:b/>
          <w:bCs/>
        </w:rPr>
        <w:t>Safeguard Material, HASS Source, Radioactive Material</w:t>
      </w:r>
      <w:r w:rsidR="00743BC6">
        <w:rPr>
          <w:b/>
          <w:bCs/>
        </w:rPr>
        <w:t>, Geological Specimens</w:t>
      </w:r>
      <w:r w:rsidR="005B2C3F">
        <w:t>)</w:t>
      </w:r>
    </w:p>
    <w:p w:rsidR="00F92CDC" w:rsidP="00E11F33" w:rsidRDefault="00F92CDC" w14:paraId="07246B92" w14:textId="7C58AF20">
      <w:pPr>
        <w:pStyle w:val="ListParagraph"/>
        <w:numPr>
          <w:ilvl w:val="0"/>
          <w:numId w:val="38"/>
        </w:numPr>
      </w:pPr>
      <w:r>
        <w:t>Sealed Source Templates</w:t>
      </w:r>
      <w:r w:rsidR="005B2C3F">
        <w:t xml:space="preserve"> (we have two, </w:t>
      </w:r>
      <w:r w:rsidRPr="005B2C3F" w:rsidR="005B2C3F">
        <w:rPr>
          <w:b/>
          <w:bCs/>
        </w:rPr>
        <w:t>Sealed Source and Safeguard Material</w:t>
      </w:r>
      <w:r w:rsidR="005B2C3F">
        <w:t>)</w:t>
      </w:r>
    </w:p>
    <w:p w:rsidR="20B9D38B" w:rsidRDefault="005B2C3F" w14:paraId="25DDC844" w14:textId="1C713300">
      <w:r>
        <w:t xml:space="preserve">Inventory </w:t>
      </w:r>
      <w:r w:rsidR="20B9D38B">
        <w:t>Templates may also be used to create a report with a specific set of criteria, where it is required to repeatedly run the report.</w:t>
      </w:r>
    </w:p>
    <w:p w:rsidR="20B9D38B" w:rsidRDefault="20B9D38B" w14:paraId="6427E64F" w14:textId="5C136BB5">
      <w:r>
        <w:t>To create a</w:t>
      </w:r>
      <w:r w:rsidR="005B2C3F">
        <w:t xml:space="preserve">n inventory </w:t>
      </w:r>
      <w:r>
        <w:t>template that is usable across all Departments, it is necessary to ensure that the User is logged into University of Oxford i.e. top level.</w:t>
      </w:r>
    </w:p>
    <w:p w:rsidR="20B9D38B" w:rsidP="2BADD4B5" w:rsidRDefault="20B9D38B" w14:paraId="15A909DF" w14:textId="48BFBC7B">
      <w:pPr>
        <w:pStyle w:val="Heading3"/>
      </w:pPr>
      <w:bookmarkStart w:name="_Toc196918339" w:id="91"/>
      <w:r>
        <w:t>The Safeguards</w:t>
      </w:r>
      <w:r w:rsidR="005B2C3F">
        <w:t xml:space="preserve"> Inventory </w:t>
      </w:r>
      <w:r>
        <w:t>Template</w:t>
      </w:r>
      <w:bookmarkEnd w:id="91"/>
    </w:p>
    <w:p w:rsidR="20B9D38B" w:rsidRDefault="20B9D38B" w14:paraId="73BBC0DD" w14:textId="3B5729E7">
      <w:r>
        <w:t>This template allows the input of a specific set of fields that are required for reporting and audit purposes of nuclear materials.  An example of the template is as below</w:t>
      </w:r>
    </w:p>
    <w:p w:rsidR="20B9D38B" w:rsidRDefault="20B9D38B" w14:paraId="0098F9C3" w14:textId="5009CAA0">
      <w:r>
        <w:t>Input the relevant source detail as below.</w:t>
      </w:r>
    </w:p>
    <w:p w:rsidR="20B9D38B" w:rsidRDefault="20B9D38B" w14:paraId="3B0212DB" w14:textId="5C1519BA">
      <w:r>
        <w:t>When changing the Safeguards template – need to create the changes on both the Sealed and Unsealed templates</w:t>
      </w:r>
      <w:r w:rsidR="00A8033D">
        <w:t>.</w:t>
      </w:r>
    </w:p>
    <w:p w:rsidR="00281F09" w:rsidP="008B1851" w:rsidRDefault="002B5D7F" w14:paraId="5B315213" w14:textId="010FD67C">
      <w:pPr>
        <w:pStyle w:val="Heading3"/>
      </w:pPr>
      <w:bookmarkStart w:name="_Toc196918340" w:id="92"/>
      <w:r>
        <w:t>The HASS Template</w:t>
      </w:r>
      <w:bookmarkEnd w:id="92"/>
    </w:p>
    <w:p w:rsidR="002B5D7F" w:rsidP="002B5D7F" w:rsidRDefault="002B5D7F" w14:paraId="4A89D521" w14:textId="3992F932">
      <w:r>
        <w:t xml:space="preserve">This </w:t>
      </w:r>
      <w:r w:rsidR="00DF0C48">
        <w:t>controls permissions.  When the HASS template is added to a sealed source (Cs-137), permissions will restrict</w:t>
      </w:r>
      <w:r w:rsidR="000B02FA">
        <w:t xml:space="preserve"> the users who have visibility of the HASS sources.  The restriction</w:t>
      </w:r>
      <w:r w:rsidR="00C10E9C">
        <w:t xml:space="preserve">s applied will allow only the users who have HASS cited on their worker registration to be able to view and report on the HASS sources (alongside the </w:t>
      </w:r>
      <w:r w:rsidR="0016064C">
        <w:t>system Admin role).</w:t>
      </w:r>
    </w:p>
    <w:p w:rsidR="0016064C" w:rsidP="002B5D7F" w:rsidRDefault="0016064C" w14:paraId="70519859" w14:textId="11E735C0">
      <w:r>
        <w:t xml:space="preserve">Note: HASS sources are held against a completely separate Departmental limit </w:t>
      </w:r>
      <w:r w:rsidR="00EC71D9">
        <w:t>(as denoted with an “H”) at the end of the title.  This</w:t>
      </w:r>
      <w:r w:rsidR="00A6060E">
        <w:t xml:space="preserve"> will ensure that the monthly accountancy</w:t>
      </w:r>
      <w:r w:rsidR="007414D5">
        <w:t xml:space="preserve"> report</w:t>
      </w:r>
      <w:r w:rsidR="00CB7A5C">
        <w:t xml:space="preserve">s </w:t>
      </w:r>
      <w:r w:rsidR="00F32390">
        <w:t xml:space="preserve">for HASS </w:t>
      </w:r>
      <w:r w:rsidR="00CB7A5C">
        <w:t xml:space="preserve">will also be </w:t>
      </w:r>
      <w:r w:rsidR="00F32390">
        <w:t>restricted to only those users who have specific access.</w:t>
      </w:r>
    </w:p>
    <w:p w:rsidR="00C270FE" w:rsidP="00C270FE" w:rsidRDefault="00C270FE" w14:paraId="1BF565A2" w14:textId="2602994A">
      <w:pPr>
        <w:pStyle w:val="Heading3"/>
      </w:pPr>
      <w:bookmarkStart w:name="_Toc196918341" w:id="93"/>
      <w:r>
        <w:t>Geological Specimens Template</w:t>
      </w:r>
      <w:bookmarkEnd w:id="93"/>
    </w:p>
    <w:p w:rsidRPr="00C270FE" w:rsidR="00C270FE" w:rsidP="00C270FE" w:rsidRDefault="00C270FE" w14:paraId="68B9700D" w14:textId="1D6EC2F5">
      <w:r>
        <w:t xml:space="preserve">This </w:t>
      </w:r>
      <w:r w:rsidR="00F06A82">
        <w:t>was developed solely for the Museum of Natural History</w:t>
      </w:r>
      <w:r w:rsidR="00B94992">
        <w:t xml:space="preserve"> to allow for the migration of rocks onto the Odyssey system.  At the time of writing, the template </w:t>
      </w:r>
      <w:r w:rsidR="00BE705E">
        <w:t>is complete</w:t>
      </w:r>
      <w:r w:rsidR="00D60D61">
        <w:t xml:space="preserve"> however the migration process is still under development.</w:t>
      </w:r>
    </w:p>
    <w:p w:rsidR="2BADD4B5" w:rsidRDefault="2BADD4B5" w14:paraId="1801EDC0" w14:textId="52C49882"/>
    <w:p w:rsidR="2BADD4B5" w:rsidRDefault="2BADD4B5" w14:paraId="3E4D0E3B" w14:textId="4A868EF0"/>
    <w:p w:rsidR="2BADD4B5" w:rsidRDefault="2BADD4B5" w14:paraId="3E4DFFC0" w14:textId="25C00676"/>
    <w:p w:rsidR="2BADD4B5" w:rsidRDefault="2BADD4B5" w14:paraId="1716A215" w14:textId="77777777"/>
    <w:p w:rsidR="2BADD4B5" w:rsidRDefault="2BADD4B5" w14:paraId="1E8D9BE0" w14:textId="1C6E7A53"/>
    <w:p w:rsidR="2614B8E1" w:rsidP="57A2BC2F" w:rsidRDefault="007529F0" w14:paraId="789172C1" w14:textId="287516F9">
      <w:pPr>
        <w:pStyle w:val="Heading1"/>
      </w:pPr>
      <w:r>
        <w:t xml:space="preserve"> </w:t>
      </w:r>
      <w:bookmarkStart w:name="_Toc196918342" w:id="94"/>
      <w:r w:rsidR="2E62DD73">
        <w:t>Permissions, Worker, S/RPS</w:t>
      </w:r>
      <w:bookmarkEnd w:id="94"/>
    </w:p>
    <w:p w:rsidR="2E62DD73" w:rsidP="41FEE644" w:rsidRDefault="2E62DD73" w14:paraId="3E453419" w14:textId="7B8BC0A3">
      <w:pPr>
        <w:pStyle w:val="Heading2"/>
      </w:pPr>
      <w:bookmarkStart w:name="_Toc196918343" w:id="95"/>
      <w:r>
        <w:t>Permissions Highlevel</w:t>
      </w:r>
      <w:bookmarkEnd w:id="95"/>
      <w:r>
        <w:t xml:space="preserve"> </w:t>
      </w:r>
    </w:p>
    <w:p w:rsidR="2E62DD73" w:rsidP="283344CC" w:rsidRDefault="2E62DD73" w14:paraId="41F70BF3" w14:textId="72CAFF3E">
      <w:r>
        <w:t xml:space="preserve">Insert high level </w:t>
      </w:r>
    </w:p>
    <w:tbl>
      <w:tblPr>
        <w:tblW w:w="9550" w:type="dxa"/>
        <w:tblLook w:val="04A0" w:firstRow="1" w:lastRow="0" w:firstColumn="1" w:lastColumn="0" w:noHBand="0" w:noVBand="1"/>
      </w:tblPr>
      <w:tblGrid>
        <w:gridCol w:w="4250"/>
        <w:gridCol w:w="1060"/>
        <w:gridCol w:w="1060"/>
        <w:gridCol w:w="1060"/>
        <w:gridCol w:w="1060"/>
        <w:gridCol w:w="1060"/>
      </w:tblGrid>
      <w:tr w:rsidRPr="00DA48B1" w:rsidR="00DA48B1" w:rsidTr="00DA48B1" w14:paraId="3DEA0D17" w14:textId="77777777">
        <w:trPr>
          <w:trHeight w:val="300"/>
        </w:trPr>
        <w:tc>
          <w:tcPr>
            <w:tcW w:w="4250" w:type="dxa"/>
            <w:tcBorders>
              <w:top w:val="single" w:color="000000" w:sz="4" w:space="0"/>
              <w:left w:val="single" w:color="000000" w:sz="4" w:space="0"/>
              <w:bottom w:val="single" w:color="auto" w:sz="4" w:space="0"/>
              <w:right w:val="single" w:color="auto" w:sz="4" w:space="0"/>
            </w:tcBorders>
            <w:shd w:val="clear" w:color="auto" w:fill="auto"/>
            <w:noWrap/>
            <w:vAlign w:val="center"/>
            <w:hideMark/>
          </w:tcPr>
          <w:p w:rsidRPr="00DA48B1" w:rsidR="00DA48B1" w:rsidP="00DA48B1" w:rsidRDefault="00DA48B1" w14:paraId="14DF04B0" w14:textId="77777777">
            <w:pPr>
              <w:spacing w:after="0" w:line="240" w:lineRule="auto"/>
              <w:jc w:val="center"/>
              <w:rPr>
                <w:rFonts w:ascii="Calibri" w:hAnsi="Calibri" w:eastAsia="Times New Roman" w:cs="Calibri"/>
                <w:b/>
                <w:bCs/>
                <w:color w:val="366092"/>
                <w:lang w:eastAsia="en-GB"/>
              </w:rPr>
            </w:pPr>
            <w:r w:rsidRPr="00DA48B1">
              <w:rPr>
                <w:rFonts w:ascii="Calibri" w:hAnsi="Calibri" w:eastAsia="Times New Roman" w:cs="Calibri"/>
                <w:b/>
                <w:bCs/>
                <w:color w:val="366092"/>
                <w:lang w:eastAsia="en-GB"/>
              </w:rPr>
              <w:t>Summary/Dashboards</w:t>
            </w:r>
          </w:p>
        </w:tc>
        <w:tc>
          <w:tcPr>
            <w:tcW w:w="1060" w:type="dxa"/>
            <w:tcBorders>
              <w:top w:val="single" w:color="000000" w:sz="4" w:space="0"/>
              <w:left w:val="single" w:color="auto" w:sz="4" w:space="0"/>
              <w:bottom w:val="single" w:color="auto" w:sz="4" w:space="0"/>
              <w:right w:val="single" w:color="auto" w:sz="4" w:space="0"/>
            </w:tcBorders>
            <w:shd w:val="clear" w:color="auto" w:fill="auto"/>
            <w:noWrap/>
            <w:vAlign w:val="center"/>
            <w:hideMark/>
          </w:tcPr>
          <w:p w:rsidRPr="00DA48B1" w:rsidR="00DA48B1" w:rsidP="00DA48B1" w:rsidRDefault="00DA48B1" w14:paraId="4AC3828B" w14:textId="77777777">
            <w:pPr>
              <w:spacing w:after="0" w:line="240" w:lineRule="auto"/>
              <w:jc w:val="center"/>
              <w:rPr>
                <w:rFonts w:ascii="Calibri" w:hAnsi="Calibri" w:eastAsia="Times New Roman" w:cs="Calibri"/>
                <w:b/>
                <w:bCs/>
                <w:color w:val="366092"/>
                <w:lang w:eastAsia="en-GB"/>
              </w:rPr>
            </w:pPr>
            <w:r w:rsidRPr="00DA48B1">
              <w:rPr>
                <w:rFonts w:ascii="Calibri" w:hAnsi="Calibri" w:eastAsia="Times New Roman" w:cs="Calibri"/>
                <w:b/>
                <w:bCs/>
                <w:color w:val="366092"/>
                <w:lang w:eastAsia="en-GB"/>
              </w:rPr>
              <w:t>RRW</w:t>
            </w:r>
          </w:p>
        </w:tc>
        <w:tc>
          <w:tcPr>
            <w:tcW w:w="1060" w:type="dxa"/>
            <w:tcBorders>
              <w:top w:val="single" w:color="000000" w:sz="4" w:space="0"/>
              <w:left w:val="single" w:color="auto" w:sz="4" w:space="0"/>
              <w:bottom w:val="single" w:color="auto" w:sz="4" w:space="0"/>
              <w:right w:val="single" w:color="auto" w:sz="4" w:space="0"/>
            </w:tcBorders>
            <w:shd w:val="clear" w:color="auto" w:fill="auto"/>
            <w:noWrap/>
            <w:vAlign w:val="center"/>
            <w:hideMark/>
          </w:tcPr>
          <w:p w:rsidRPr="00DA48B1" w:rsidR="00DA48B1" w:rsidP="00DA48B1" w:rsidRDefault="00DA48B1" w14:paraId="4973E796" w14:textId="77777777">
            <w:pPr>
              <w:spacing w:after="0" w:line="240" w:lineRule="auto"/>
              <w:jc w:val="center"/>
              <w:rPr>
                <w:rFonts w:ascii="Calibri" w:hAnsi="Calibri" w:eastAsia="Times New Roman" w:cs="Calibri"/>
                <w:b/>
                <w:bCs/>
                <w:color w:val="366092"/>
                <w:lang w:eastAsia="en-GB"/>
              </w:rPr>
            </w:pPr>
            <w:r w:rsidRPr="00DA48B1">
              <w:rPr>
                <w:rFonts w:ascii="Calibri" w:hAnsi="Calibri" w:eastAsia="Times New Roman" w:cs="Calibri"/>
                <w:b/>
                <w:bCs/>
                <w:color w:val="366092"/>
                <w:lang w:eastAsia="en-GB"/>
              </w:rPr>
              <w:t>RPS</w:t>
            </w:r>
          </w:p>
        </w:tc>
        <w:tc>
          <w:tcPr>
            <w:tcW w:w="1060" w:type="dxa"/>
            <w:tcBorders>
              <w:top w:val="single" w:color="000000" w:sz="4" w:space="0"/>
              <w:left w:val="single" w:color="auto" w:sz="4" w:space="0"/>
              <w:bottom w:val="single" w:color="auto" w:sz="4" w:space="0"/>
              <w:right w:val="single" w:color="auto" w:sz="4" w:space="0"/>
            </w:tcBorders>
            <w:shd w:val="clear" w:color="auto" w:fill="auto"/>
            <w:noWrap/>
            <w:vAlign w:val="center"/>
            <w:hideMark/>
          </w:tcPr>
          <w:p w:rsidRPr="00DA48B1" w:rsidR="00DA48B1" w:rsidP="00DA48B1" w:rsidRDefault="00DA48B1" w14:paraId="7E883E34" w14:textId="77777777">
            <w:pPr>
              <w:spacing w:after="0" w:line="240" w:lineRule="auto"/>
              <w:jc w:val="center"/>
              <w:rPr>
                <w:rFonts w:ascii="Calibri" w:hAnsi="Calibri" w:eastAsia="Times New Roman" w:cs="Calibri"/>
                <w:b/>
                <w:bCs/>
                <w:color w:val="366092"/>
                <w:lang w:eastAsia="en-GB"/>
              </w:rPr>
            </w:pPr>
            <w:r w:rsidRPr="00DA48B1">
              <w:rPr>
                <w:rFonts w:ascii="Calibri" w:hAnsi="Calibri" w:eastAsia="Times New Roman" w:cs="Calibri"/>
                <w:b/>
                <w:bCs/>
                <w:color w:val="366092"/>
                <w:lang w:eastAsia="en-GB"/>
              </w:rPr>
              <w:t>SRPS</w:t>
            </w:r>
          </w:p>
        </w:tc>
        <w:tc>
          <w:tcPr>
            <w:tcW w:w="1060" w:type="dxa"/>
            <w:tcBorders>
              <w:top w:val="single" w:color="000000" w:sz="4" w:space="0"/>
              <w:left w:val="single" w:color="auto" w:sz="4" w:space="0"/>
              <w:bottom w:val="single" w:color="auto" w:sz="4" w:space="0"/>
              <w:right w:val="single" w:color="auto" w:sz="4" w:space="0"/>
            </w:tcBorders>
            <w:shd w:val="clear" w:color="auto" w:fill="auto"/>
            <w:noWrap/>
            <w:vAlign w:val="center"/>
            <w:hideMark/>
          </w:tcPr>
          <w:p w:rsidRPr="00DA48B1" w:rsidR="00DA48B1" w:rsidP="00DA48B1" w:rsidRDefault="00DA48B1" w14:paraId="4BC7537E" w14:textId="77777777">
            <w:pPr>
              <w:spacing w:after="0" w:line="240" w:lineRule="auto"/>
              <w:jc w:val="center"/>
              <w:rPr>
                <w:rFonts w:ascii="Calibri" w:hAnsi="Calibri" w:eastAsia="Times New Roman" w:cs="Calibri"/>
                <w:b/>
                <w:bCs/>
                <w:color w:val="366092"/>
                <w:lang w:eastAsia="en-GB"/>
              </w:rPr>
            </w:pPr>
            <w:r w:rsidRPr="00DA48B1">
              <w:rPr>
                <w:rFonts w:ascii="Calibri" w:hAnsi="Calibri" w:eastAsia="Times New Roman" w:cs="Calibri"/>
                <w:b/>
                <w:bCs/>
                <w:color w:val="366092"/>
                <w:lang w:eastAsia="en-GB"/>
              </w:rPr>
              <w:t>SO</w:t>
            </w:r>
          </w:p>
        </w:tc>
        <w:tc>
          <w:tcPr>
            <w:tcW w:w="1060" w:type="dxa"/>
            <w:tcBorders>
              <w:top w:val="single" w:color="000000" w:sz="4" w:space="0"/>
              <w:left w:val="single" w:color="auto" w:sz="4" w:space="0"/>
              <w:bottom w:val="single" w:color="auto" w:sz="4" w:space="0"/>
              <w:right w:val="single" w:color="000000" w:sz="4" w:space="0"/>
            </w:tcBorders>
            <w:shd w:val="clear" w:color="auto" w:fill="auto"/>
            <w:noWrap/>
            <w:vAlign w:val="center"/>
            <w:hideMark/>
          </w:tcPr>
          <w:p w:rsidRPr="00DA48B1" w:rsidR="00DA48B1" w:rsidP="00DA48B1" w:rsidRDefault="00DA48B1" w14:paraId="38DAD354" w14:textId="77777777">
            <w:pPr>
              <w:spacing w:after="0" w:line="240" w:lineRule="auto"/>
              <w:jc w:val="center"/>
              <w:rPr>
                <w:rFonts w:ascii="Calibri" w:hAnsi="Calibri" w:eastAsia="Times New Roman" w:cs="Calibri"/>
                <w:b/>
                <w:bCs/>
                <w:color w:val="366092"/>
                <w:lang w:eastAsia="en-GB"/>
              </w:rPr>
            </w:pPr>
            <w:r w:rsidRPr="00DA48B1">
              <w:rPr>
                <w:rFonts w:ascii="Calibri" w:hAnsi="Calibri" w:eastAsia="Times New Roman" w:cs="Calibri"/>
                <w:b/>
                <w:bCs/>
                <w:color w:val="366092"/>
                <w:lang w:eastAsia="en-GB"/>
              </w:rPr>
              <w:t>Admin</w:t>
            </w:r>
          </w:p>
        </w:tc>
      </w:tr>
      <w:tr w:rsidRPr="00DA48B1" w:rsidR="00DA48B1" w:rsidTr="00DA48B1" w14:paraId="43C1F29C" w14:textId="77777777">
        <w:trPr>
          <w:trHeight w:val="300"/>
        </w:trPr>
        <w:tc>
          <w:tcPr>
            <w:tcW w:w="4250" w:type="dxa"/>
            <w:tcBorders>
              <w:top w:val="single" w:color="auto" w:sz="4" w:space="0"/>
              <w:left w:val="single" w:color="000000" w:sz="4" w:space="0"/>
              <w:bottom w:val="single" w:color="auto" w:sz="4" w:space="0"/>
              <w:right w:val="single" w:color="auto" w:sz="4" w:space="0"/>
            </w:tcBorders>
            <w:shd w:val="clear" w:color="DCE6F1" w:fill="DCE6F1"/>
            <w:noWrap/>
            <w:vAlign w:val="center"/>
            <w:hideMark/>
          </w:tcPr>
          <w:p w:rsidRPr="00DA48B1" w:rsidR="00DA48B1" w:rsidP="00DA48B1" w:rsidRDefault="00DA48B1" w14:paraId="57050172" w14:textId="77777777">
            <w:pPr>
              <w:spacing w:after="0" w:line="240" w:lineRule="auto"/>
              <w:rPr>
                <w:rFonts w:ascii="Calibri" w:hAnsi="Calibri" w:eastAsia="Times New Roman" w:cs="Calibri"/>
                <w:b/>
                <w:bCs/>
                <w:color w:val="366092"/>
                <w:lang w:eastAsia="en-GB"/>
              </w:rPr>
            </w:pPr>
            <w:r w:rsidRPr="00DA48B1">
              <w:rPr>
                <w:rFonts w:ascii="Calibri" w:hAnsi="Calibri" w:eastAsia="Times New Roman" w:cs="Calibri"/>
                <w:b/>
                <w:bCs/>
                <w:color w:val="366092"/>
                <w:lang w:eastAsia="en-GB"/>
              </w:rPr>
              <w:t>Unsealed Sources</w:t>
            </w:r>
          </w:p>
        </w:tc>
        <w:tc>
          <w:tcPr>
            <w:tcW w:w="1060" w:type="dxa"/>
            <w:tcBorders>
              <w:top w:val="single" w:color="auto" w:sz="4" w:space="0"/>
              <w:left w:val="single" w:color="auto" w:sz="4" w:space="0"/>
              <w:bottom w:val="single" w:color="auto" w:sz="4" w:space="0"/>
              <w:right w:val="single" w:color="auto" w:sz="4" w:space="0"/>
            </w:tcBorders>
            <w:shd w:val="clear" w:color="DCE6F1" w:fill="DCE6F1"/>
            <w:noWrap/>
            <w:vAlign w:val="center"/>
            <w:hideMark/>
          </w:tcPr>
          <w:p w:rsidRPr="00DA48B1" w:rsidR="00DA48B1" w:rsidP="00DA48B1" w:rsidRDefault="00DA48B1" w14:paraId="7615674D" w14:textId="77777777">
            <w:pPr>
              <w:spacing w:after="0" w:line="240" w:lineRule="auto"/>
              <w:jc w:val="center"/>
              <w:rPr>
                <w:rFonts w:ascii="Calibri" w:hAnsi="Calibri" w:eastAsia="Times New Roman" w:cs="Calibri"/>
                <w:b/>
                <w:bCs/>
                <w:color w:val="366092"/>
                <w:lang w:eastAsia="en-GB"/>
              </w:rPr>
            </w:pPr>
            <w:r w:rsidRPr="00DA48B1">
              <w:rPr>
                <w:rFonts w:ascii="Apple Color Emoji" w:hAnsi="Apple Color Emoji" w:eastAsia="Times New Roman" w:cs="Apple Color Emoji"/>
                <w:b/>
                <w:bCs/>
                <w:color w:val="366092"/>
                <w:lang w:eastAsia="en-GB"/>
              </w:rPr>
              <w:t>✔</w:t>
            </w:r>
          </w:p>
        </w:tc>
        <w:tc>
          <w:tcPr>
            <w:tcW w:w="1060" w:type="dxa"/>
            <w:tcBorders>
              <w:top w:val="single" w:color="auto" w:sz="4" w:space="0"/>
              <w:left w:val="single" w:color="auto" w:sz="4" w:space="0"/>
              <w:bottom w:val="single" w:color="auto" w:sz="4" w:space="0"/>
              <w:right w:val="single" w:color="auto" w:sz="4" w:space="0"/>
            </w:tcBorders>
            <w:shd w:val="clear" w:color="DCE6F1" w:fill="DCE6F1"/>
            <w:noWrap/>
            <w:vAlign w:val="center"/>
            <w:hideMark/>
          </w:tcPr>
          <w:p w:rsidRPr="00DA48B1" w:rsidR="00DA48B1" w:rsidP="00DA48B1" w:rsidRDefault="00DA48B1" w14:paraId="2E28DC9A" w14:textId="77777777">
            <w:pPr>
              <w:spacing w:after="0" w:line="240" w:lineRule="auto"/>
              <w:jc w:val="center"/>
              <w:rPr>
                <w:rFonts w:ascii="Calibri" w:hAnsi="Calibri" w:eastAsia="Times New Roman" w:cs="Calibri"/>
                <w:b/>
                <w:bCs/>
                <w:color w:val="366092"/>
                <w:lang w:eastAsia="en-GB"/>
              </w:rPr>
            </w:pPr>
            <w:r w:rsidRPr="00DA48B1">
              <w:rPr>
                <w:rFonts w:ascii="Apple Color Emoji" w:hAnsi="Apple Color Emoji" w:eastAsia="Times New Roman" w:cs="Apple Color Emoji"/>
                <w:b/>
                <w:bCs/>
                <w:color w:val="366092"/>
                <w:lang w:eastAsia="en-GB"/>
              </w:rPr>
              <w:t>✔</w:t>
            </w:r>
          </w:p>
        </w:tc>
        <w:tc>
          <w:tcPr>
            <w:tcW w:w="1060" w:type="dxa"/>
            <w:tcBorders>
              <w:top w:val="single" w:color="auto" w:sz="4" w:space="0"/>
              <w:left w:val="single" w:color="auto" w:sz="4" w:space="0"/>
              <w:bottom w:val="single" w:color="auto" w:sz="4" w:space="0"/>
              <w:right w:val="single" w:color="auto" w:sz="4" w:space="0"/>
            </w:tcBorders>
            <w:shd w:val="clear" w:color="DCE6F1" w:fill="DCE6F1"/>
            <w:noWrap/>
            <w:vAlign w:val="center"/>
            <w:hideMark/>
          </w:tcPr>
          <w:p w:rsidRPr="00DA48B1" w:rsidR="00DA48B1" w:rsidP="00DA48B1" w:rsidRDefault="00DA48B1" w14:paraId="70A3BB83" w14:textId="77777777">
            <w:pPr>
              <w:spacing w:after="0" w:line="240" w:lineRule="auto"/>
              <w:jc w:val="center"/>
              <w:rPr>
                <w:rFonts w:ascii="Calibri" w:hAnsi="Calibri" w:eastAsia="Times New Roman" w:cs="Calibri"/>
                <w:b/>
                <w:bCs/>
                <w:color w:val="366092"/>
                <w:lang w:eastAsia="en-GB"/>
              </w:rPr>
            </w:pPr>
            <w:r w:rsidRPr="00DA48B1">
              <w:rPr>
                <w:rFonts w:ascii="Apple Color Emoji" w:hAnsi="Apple Color Emoji" w:eastAsia="Times New Roman" w:cs="Apple Color Emoji"/>
                <w:b/>
                <w:bCs/>
                <w:color w:val="366092"/>
                <w:lang w:eastAsia="en-GB"/>
              </w:rPr>
              <w:t>✔</w:t>
            </w:r>
          </w:p>
        </w:tc>
        <w:tc>
          <w:tcPr>
            <w:tcW w:w="1060" w:type="dxa"/>
            <w:tcBorders>
              <w:top w:val="single" w:color="auto" w:sz="4" w:space="0"/>
              <w:left w:val="single" w:color="auto" w:sz="4" w:space="0"/>
              <w:bottom w:val="single" w:color="auto" w:sz="4" w:space="0"/>
              <w:right w:val="single" w:color="auto" w:sz="4" w:space="0"/>
            </w:tcBorders>
            <w:shd w:val="clear" w:color="DCE6F1" w:fill="DCE6F1"/>
            <w:noWrap/>
            <w:vAlign w:val="center"/>
            <w:hideMark/>
          </w:tcPr>
          <w:p w:rsidRPr="00DA48B1" w:rsidR="00DA48B1" w:rsidP="00DA48B1" w:rsidRDefault="00DA48B1" w14:paraId="545D79F0" w14:textId="77777777">
            <w:pPr>
              <w:spacing w:after="0" w:line="240" w:lineRule="auto"/>
              <w:jc w:val="center"/>
              <w:rPr>
                <w:rFonts w:ascii="Calibri" w:hAnsi="Calibri" w:eastAsia="Times New Roman" w:cs="Calibri"/>
                <w:b/>
                <w:bCs/>
                <w:color w:val="366092"/>
                <w:lang w:eastAsia="en-GB"/>
              </w:rPr>
            </w:pPr>
            <w:r w:rsidRPr="00DA48B1">
              <w:rPr>
                <w:rFonts w:ascii="Apple Color Emoji" w:hAnsi="Apple Color Emoji" w:eastAsia="Times New Roman" w:cs="Apple Color Emoji"/>
                <w:b/>
                <w:bCs/>
                <w:color w:val="366092"/>
                <w:lang w:eastAsia="en-GB"/>
              </w:rPr>
              <w:t>✔</w:t>
            </w:r>
          </w:p>
        </w:tc>
        <w:tc>
          <w:tcPr>
            <w:tcW w:w="1060" w:type="dxa"/>
            <w:tcBorders>
              <w:top w:val="single" w:color="auto" w:sz="4" w:space="0"/>
              <w:left w:val="single" w:color="auto" w:sz="4" w:space="0"/>
              <w:bottom w:val="single" w:color="auto" w:sz="4" w:space="0"/>
              <w:right w:val="single" w:color="000000" w:sz="4" w:space="0"/>
            </w:tcBorders>
            <w:shd w:val="clear" w:color="DCE6F1" w:fill="DCE6F1"/>
            <w:noWrap/>
            <w:vAlign w:val="center"/>
            <w:hideMark/>
          </w:tcPr>
          <w:p w:rsidRPr="00DA48B1" w:rsidR="00DA48B1" w:rsidP="00DA48B1" w:rsidRDefault="00DA48B1" w14:paraId="211BD4DD" w14:textId="77777777">
            <w:pPr>
              <w:spacing w:after="0" w:line="240" w:lineRule="auto"/>
              <w:jc w:val="center"/>
              <w:rPr>
                <w:rFonts w:ascii="Calibri" w:hAnsi="Calibri" w:eastAsia="Times New Roman" w:cs="Calibri"/>
                <w:b/>
                <w:bCs/>
                <w:color w:val="366092"/>
                <w:lang w:eastAsia="en-GB"/>
              </w:rPr>
            </w:pPr>
            <w:r w:rsidRPr="00DA48B1">
              <w:rPr>
                <w:rFonts w:ascii="Apple Color Emoji" w:hAnsi="Apple Color Emoji" w:eastAsia="Times New Roman" w:cs="Apple Color Emoji"/>
                <w:b/>
                <w:bCs/>
                <w:color w:val="366092"/>
                <w:lang w:eastAsia="en-GB"/>
              </w:rPr>
              <w:t>✔</w:t>
            </w:r>
          </w:p>
        </w:tc>
      </w:tr>
      <w:tr w:rsidRPr="00DA48B1" w:rsidR="00DA48B1" w:rsidTr="00DA48B1" w14:paraId="2D65210C" w14:textId="77777777">
        <w:trPr>
          <w:trHeight w:val="300"/>
        </w:trPr>
        <w:tc>
          <w:tcPr>
            <w:tcW w:w="4250" w:type="dxa"/>
            <w:tcBorders>
              <w:top w:val="single" w:color="auto" w:sz="4" w:space="0"/>
              <w:left w:val="single" w:color="000000" w:sz="4" w:space="0"/>
              <w:bottom w:val="single" w:color="auto" w:sz="4" w:space="0"/>
              <w:right w:val="single" w:color="auto" w:sz="4" w:space="0"/>
            </w:tcBorders>
            <w:shd w:val="clear" w:color="auto" w:fill="auto"/>
            <w:noWrap/>
            <w:vAlign w:val="center"/>
            <w:hideMark/>
          </w:tcPr>
          <w:p w:rsidRPr="00DA48B1" w:rsidR="00DA48B1" w:rsidP="00DA48B1" w:rsidRDefault="00DA48B1" w14:paraId="028519BA" w14:textId="77777777">
            <w:pPr>
              <w:spacing w:after="0" w:line="240" w:lineRule="auto"/>
              <w:rPr>
                <w:rFonts w:ascii="Calibri" w:hAnsi="Calibri" w:eastAsia="Times New Roman" w:cs="Calibri"/>
                <w:b/>
                <w:bCs/>
                <w:color w:val="366092"/>
                <w:lang w:eastAsia="en-GB"/>
              </w:rPr>
            </w:pPr>
            <w:r w:rsidRPr="00DA48B1">
              <w:rPr>
                <w:rFonts w:ascii="Calibri" w:hAnsi="Calibri" w:eastAsia="Times New Roman" w:cs="Calibri"/>
                <w:b/>
                <w:bCs/>
                <w:color w:val="366092"/>
                <w:lang w:eastAsia="en-GB"/>
              </w:rPr>
              <w:t>Sealed Sources</w:t>
            </w:r>
          </w:p>
        </w:tc>
        <w:tc>
          <w:tcPr>
            <w:tcW w:w="1060"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DA48B1" w:rsidR="00DA48B1" w:rsidP="00DA48B1" w:rsidRDefault="00DA48B1" w14:paraId="473899E2" w14:textId="77777777">
            <w:pPr>
              <w:spacing w:after="0" w:line="240" w:lineRule="auto"/>
              <w:jc w:val="center"/>
              <w:rPr>
                <w:rFonts w:ascii="Calibri" w:hAnsi="Calibri" w:eastAsia="Times New Roman" w:cs="Calibri"/>
                <w:b/>
                <w:bCs/>
                <w:color w:val="366092"/>
                <w:lang w:eastAsia="en-GB"/>
              </w:rPr>
            </w:pPr>
            <w:r w:rsidRPr="00DA48B1">
              <w:rPr>
                <w:rFonts w:ascii="Apple Color Emoji" w:hAnsi="Apple Color Emoji" w:eastAsia="Times New Roman" w:cs="Apple Color Emoji"/>
                <w:b/>
                <w:bCs/>
                <w:color w:val="366092"/>
                <w:lang w:eastAsia="en-GB"/>
              </w:rPr>
              <w:t>✔</w:t>
            </w:r>
          </w:p>
        </w:tc>
        <w:tc>
          <w:tcPr>
            <w:tcW w:w="1060"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DA48B1" w:rsidR="00DA48B1" w:rsidP="00DA48B1" w:rsidRDefault="00DA48B1" w14:paraId="61745E79" w14:textId="77777777">
            <w:pPr>
              <w:spacing w:after="0" w:line="240" w:lineRule="auto"/>
              <w:jc w:val="center"/>
              <w:rPr>
                <w:rFonts w:ascii="Calibri" w:hAnsi="Calibri" w:eastAsia="Times New Roman" w:cs="Calibri"/>
                <w:b/>
                <w:bCs/>
                <w:color w:val="366092"/>
                <w:lang w:eastAsia="en-GB"/>
              </w:rPr>
            </w:pPr>
            <w:r w:rsidRPr="00DA48B1">
              <w:rPr>
                <w:rFonts w:ascii="Apple Color Emoji" w:hAnsi="Apple Color Emoji" w:eastAsia="Times New Roman" w:cs="Apple Color Emoji"/>
                <w:b/>
                <w:bCs/>
                <w:color w:val="366092"/>
                <w:lang w:eastAsia="en-GB"/>
              </w:rPr>
              <w:t>✔</w:t>
            </w:r>
          </w:p>
        </w:tc>
        <w:tc>
          <w:tcPr>
            <w:tcW w:w="1060"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DA48B1" w:rsidR="00DA48B1" w:rsidP="00DA48B1" w:rsidRDefault="00DA48B1" w14:paraId="485943F7" w14:textId="77777777">
            <w:pPr>
              <w:spacing w:after="0" w:line="240" w:lineRule="auto"/>
              <w:jc w:val="center"/>
              <w:rPr>
                <w:rFonts w:ascii="Calibri" w:hAnsi="Calibri" w:eastAsia="Times New Roman" w:cs="Calibri"/>
                <w:b/>
                <w:bCs/>
                <w:color w:val="366092"/>
                <w:lang w:eastAsia="en-GB"/>
              </w:rPr>
            </w:pPr>
            <w:r w:rsidRPr="00DA48B1">
              <w:rPr>
                <w:rFonts w:ascii="Apple Color Emoji" w:hAnsi="Apple Color Emoji" w:eastAsia="Times New Roman" w:cs="Apple Color Emoji"/>
                <w:b/>
                <w:bCs/>
                <w:color w:val="366092"/>
                <w:lang w:eastAsia="en-GB"/>
              </w:rPr>
              <w:t>✔</w:t>
            </w:r>
          </w:p>
        </w:tc>
        <w:tc>
          <w:tcPr>
            <w:tcW w:w="1060"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DA48B1" w:rsidR="00DA48B1" w:rsidP="00DA48B1" w:rsidRDefault="00DA48B1" w14:paraId="239125D0" w14:textId="77777777">
            <w:pPr>
              <w:spacing w:after="0" w:line="240" w:lineRule="auto"/>
              <w:jc w:val="center"/>
              <w:rPr>
                <w:rFonts w:ascii="Calibri" w:hAnsi="Calibri" w:eastAsia="Times New Roman" w:cs="Calibri"/>
                <w:b/>
                <w:bCs/>
                <w:color w:val="366092"/>
                <w:lang w:eastAsia="en-GB"/>
              </w:rPr>
            </w:pPr>
            <w:r w:rsidRPr="00DA48B1">
              <w:rPr>
                <w:rFonts w:ascii="Apple Color Emoji" w:hAnsi="Apple Color Emoji" w:eastAsia="Times New Roman" w:cs="Apple Color Emoji"/>
                <w:b/>
                <w:bCs/>
                <w:color w:val="366092"/>
                <w:lang w:eastAsia="en-GB"/>
              </w:rPr>
              <w:t>✔</w:t>
            </w:r>
          </w:p>
        </w:tc>
        <w:tc>
          <w:tcPr>
            <w:tcW w:w="1060" w:type="dxa"/>
            <w:tcBorders>
              <w:top w:val="single" w:color="auto" w:sz="4" w:space="0"/>
              <w:left w:val="single" w:color="auto" w:sz="4" w:space="0"/>
              <w:bottom w:val="single" w:color="auto" w:sz="4" w:space="0"/>
              <w:right w:val="single" w:color="000000" w:sz="4" w:space="0"/>
            </w:tcBorders>
            <w:shd w:val="clear" w:color="auto" w:fill="auto"/>
            <w:noWrap/>
            <w:vAlign w:val="center"/>
            <w:hideMark/>
          </w:tcPr>
          <w:p w:rsidRPr="00DA48B1" w:rsidR="00DA48B1" w:rsidP="00DA48B1" w:rsidRDefault="00DA48B1" w14:paraId="12645031" w14:textId="77777777">
            <w:pPr>
              <w:spacing w:after="0" w:line="240" w:lineRule="auto"/>
              <w:jc w:val="center"/>
              <w:rPr>
                <w:rFonts w:ascii="Calibri" w:hAnsi="Calibri" w:eastAsia="Times New Roman" w:cs="Calibri"/>
                <w:b/>
                <w:bCs/>
                <w:color w:val="366092"/>
                <w:lang w:eastAsia="en-GB"/>
              </w:rPr>
            </w:pPr>
            <w:r w:rsidRPr="00DA48B1">
              <w:rPr>
                <w:rFonts w:ascii="Apple Color Emoji" w:hAnsi="Apple Color Emoji" w:eastAsia="Times New Roman" w:cs="Apple Color Emoji"/>
                <w:b/>
                <w:bCs/>
                <w:color w:val="366092"/>
                <w:lang w:eastAsia="en-GB"/>
              </w:rPr>
              <w:t>✔</w:t>
            </w:r>
          </w:p>
        </w:tc>
      </w:tr>
      <w:tr w:rsidRPr="00DA48B1" w:rsidR="00DA48B1" w:rsidTr="00DA48B1" w14:paraId="5CDD564F" w14:textId="77777777">
        <w:trPr>
          <w:trHeight w:val="300"/>
        </w:trPr>
        <w:tc>
          <w:tcPr>
            <w:tcW w:w="4250" w:type="dxa"/>
            <w:tcBorders>
              <w:top w:val="single" w:color="auto" w:sz="4" w:space="0"/>
              <w:left w:val="single" w:color="000000" w:sz="4" w:space="0"/>
              <w:bottom w:val="single" w:color="auto" w:sz="4" w:space="0"/>
              <w:right w:val="single" w:color="auto" w:sz="4" w:space="0"/>
            </w:tcBorders>
            <w:shd w:val="clear" w:color="DCE6F1" w:fill="DCE6F1"/>
            <w:noWrap/>
            <w:vAlign w:val="center"/>
            <w:hideMark/>
          </w:tcPr>
          <w:p w:rsidRPr="00DA48B1" w:rsidR="00DA48B1" w:rsidP="00DA48B1" w:rsidRDefault="00DA48B1" w14:paraId="1BB19A82" w14:textId="77777777">
            <w:pPr>
              <w:spacing w:after="0" w:line="240" w:lineRule="auto"/>
              <w:rPr>
                <w:rFonts w:ascii="Calibri" w:hAnsi="Calibri" w:eastAsia="Times New Roman" w:cs="Calibri"/>
                <w:b/>
                <w:bCs/>
                <w:color w:val="366092"/>
                <w:lang w:eastAsia="en-GB"/>
              </w:rPr>
            </w:pPr>
            <w:r w:rsidRPr="00DA48B1">
              <w:rPr>
                <w:rFonts w:ascii="Calibri" w:hAnsi="Calibri" w:eastAsia="Times New Roman" w:cs="Calibri"/>
                <w:b/>
                <w:bCs/>
                <w:color w:val="366092"/>
                <w:lang w:eastAsia="en-GB"/>
              </w:rPr>
              <w:t>Waste Management</w:t>
            </w:r>
          </w:p>
        </w:tc>
        <w:tc>
          <w:tcPr>
            <w:tcW w:w="1060" w:type="dxa"/>
            <w:tcBorders>
              <w:top w:val="single" w:color="auto" w:sz="4" w:space="0"/>
              <w:left w:val="single" w:color="auto" w:sz="4" w:space="0"/>
              <w:bottom w:val="single" w:color="auto" w:sz="4" w:space="0"/>
              <w:right w:val="single" w:color="auto" w:sz="4" w:space="0"/>
            </w:tcBorders>
            <w:shd w:val="clear" w:color="DCE6F1" w:fill="DCE6F1"/>
            <w:noWrap/>
            <w:vAlign w:val="center"/>
            <w:hideMark/>
          </w:tcPr>
          <w:p w:rsidRPr="00DA48B1" w:rsidR="00DA48B1" w:rsidP="00DA48B1" w:rsidRDefault="00DA48B1" w14:paraId="07813C34" w14:textId="77777777">
            <w:pPr>
              <w:spacing w:after="0" w:line="240" w:lineRule="auto"/>
              <w:jc w:val="center"/>
              <w:rPr>
                <w:rFonts w:ascii="Calibri" w:hAnsi="Calibri" w:eastAsia="Times New Roman" w:cs="Calibri"/>
                <w:b/>
                <w:bCs/>
                <w:color w:val="366092"/>
                <w:lang w:eastAsia="en-GB"/>
              </w:rPr>
            </w:pPr>
            <w:r w:rsidRPr="00DA48B1">
              <w:rPr>
                <w:rFonts w:ascii="Apple Color Emoji" w:hAnsi="Apple Color Emoji" w:eastAsia="Times New Roman" w:cs="Apple Color Emoji"/>
                <w:b/>
                <w:bCs/>
                <w:color w:val="366092"/>
                <w:lang w:eastAsia="en-GB"/>
              </w:rPr>
              <w:t>✔</w:t>
            </w:r>
          </w:p>
        </w:tc>
        <w:tc>
          <w:tcPr>
            <w:tcW w:w="1060" w:type="dxa"/>
            <w:tcBorders>
              <w:top w:val="single" w:color="auto" w:sz="4" w:space="0"/>
              <w:left w:val="single" w:color="auto" w:sz="4" w:space="0"/>
              <w:bottom w:val="single" w:color="auto" w:sz="4" w:space="0"/>
              <w:right w:val="single" w:color="auto" w:sz="4" w:space="0"/>
            </w:tcBorders>
            <w:shd w:val="clear" w:color="DCE6F1" w:fill="DCE6F1"/>
            <w:noWrap/>
            <w:vAlign w:val="center"/>
            <w:hideMark/>
          </w:tcPr>
          <w:p w:rsidRPr="00DA48B1" w:rsidR="00DA48B1" w:rsidP="00DA48B1" w:rsidRDefault="00DA48B1" w14:paraId="03EF5B9B" w14:textId="77777777">
            <w:pPr>
              <w:spacing w:after="0" w:line="240" w:lineRule="auto"/>
              <w:jc w:val="center"/>
              <w:rPr>
                <w:rFonts w:ascii="Calibri" w:hAnsi="Calibri" w:eastAsia="Times New Roman" w:cs="Calibri"/>
                <w:b/>
                <w:bCs/>
                <w:color w:val="366092"/>
                <w:lang w:eastAsia="en-GB"/>
              </w:rPr>
            </w:pPr>
            <w:r w:rsidRPr="00DA48B1">
              <w:rPr>
                <w:rFonts w:ascii="Apple Color Emoji" w:hAnsi="Apple Color Emoji" w:eastAsia="Times New Roman" w:cs="Apple Color Emoji"/>
                <w:b/>
                <w:bCs/>
                <w:color w:val="366092"/>
                <w:lang w:eastAsia="en-GB"/>
              </w:rPr>
              <w:t>✔</w:t>
            </w:r>
          </w:p>
        </w:tc>
        <w:tc>
          <w:tcPr>
            <w:tcW w:w="1060" w:type="dxa"/>
            <w:tcBorders>
              <w:top w:val="single" w:color="auto" w:sz="4" w:space="0"/>
              <w:left w:val="single" w:color="auto" w:sz="4" w:space="0"/>
              <w:bottom w:val="single" w:color="auto" w:sz="4" w:space="0"/>
              <w:right w:val="single" w:color="auto" w:sz="4" w:space="0"/>
            </w:tcBorders>
            <w:shd w:val="clear" w:color="DCE6F1" w:fill="DCE6F1"/>
            <w:noWrap/>
            <w:vAlign w:val="center"/>
            <w:hideMark/>
          </w:tcPr>
          <w:p w:rsidRPr="00DA48B1" w:rsidR="00DA48B1" w:rsidP="00DA48B1" w:rsidRDefault="00DA48B1" w14:paraId="1099EC14" w14:textId="77777777">
            <w:pPr>
              <w:spacing w:after="0" w:line="240" w:lineRule="auto"/>
              <w:jc w:val="center"/>
              <w:rPr>
                <w:rFonts w:ascii="Calibri" w:hAnsi="Calibri" w:eastAsia="Times New Roman" w:cs="Calibri"/>
                <w:b/>
                <w:bCs/>
                <w:color w:val="366092"/>
                <w:lang w:eastAsia="en-GB"/>
              </w:rPr>
            </w:pPr>
            <w:r w:rsidRPr="00DA48B1">
              <w:rPr>
                <w:rFonts w:ascii="Apple Color Emoji" w:hAnsi="Apple Color Emoji" w:eastAsia="Times New Roman" w:cs="Apple Color Emoji"/>
                <w:b/>
                <w:bCs/>
                <w:color w:val="366092"/>
                <w:lang w:eastAsia="en-GB"/>
              </w:rPr>
              <w:t>✔</w:t>
            </w:r>
          </w:p>
        </w:tc>
        <w:tc>
          <w:tcPr>
            <w:tcW w:w="1060" w:type="dxa"/>
            <w:tcBorders>
              <w:top w:val="single" w:color="auto" w:sz="4" w:space="0"/>
              <w:left w:val="single" w:color="auto" w:sz="4" w:space="0"/>
              <w:bottom w:val="single" w:color="auto" w:sz="4" w:space="0"/>
              <w:right w:val="single" w:color="auto" w:sz="4" w:space="0"/>
            </w:tcBorders>
            <w:shd w:val="clear" w:color="DCE6F1" w:fill="DCE6F1"/>
            <w:noWrap/>
            <w:vAlign w:val="center"/>
            <w:hideMark/>
          </w:tcPr>
          <w:p w:rsidRPr="00DA48B1" w:rsidR="00DA48B1" w:rsidP="00DA48B1" w:rsidRDefault="00DA48B1" w14:paraId="7C027987" w14:textId="77777777">
            <w:pPr>
              <w:spacing w:after="0" w:line="240" w:lineRule="auto"/>
              <w:jc w:val="center"/>
              <w:rPr>
                <w:rFonts w:ascii="Calibri" w:hAnsi="Calibri" w:eastAsia="Times New Roman" w:cs="Calibri"/>
                <w:b/>
                <w:bCs/>
                <w:color w:val="366092"/>
                <w:lang w:eastAsia="en-GB"/>
              </w:rPr>
            </w:pPr>
            <w:r w:rsidRPr="00DA48B1">
              <w:rPr>
                <w:rFonts w:ascii="Apple Color Emoji" w:hAnsi="Apple Color Emoji" w:eastAsia="Times New Roman" w:cs="Apple Color Emoji"/>
                <w:b/>
                <w:bCs/>
                <w:color w:val="366092"/>
                <w:lang w:eastAsia="en-GB"/>
              </w:rPr>
              <w:t>✔</w:t>
            </w:r>
          </w:p>
        </w:tc>
        <w:tc>
          <w:tcPr>
            <w:tcW w:w="1060" w:type="dxa"/>
            <w:tcBorders>
              <w:top w:val="single" w:color="auto" w:sz="4" w:space="0"/>
              <w:left w:val="single" w:color="auto" w:sz="4" w:space="0"/>
              <w:bottom w:val="single" w:color="auto" w:sz="4" w:space="0"/>
              <w:right w:val="single" w:color="000000" w:sz="4" w:space="0"/>
            </w:tcBorders>
            <w:shd w:val="clear" w:color="DCE6F1" w:fill="DCE6F1"/>
            <w:noWrap/>
            <w:vAlign w:val="center"/>
            <w:hideMark/>
          </w:tcPr>
          <w:p w:rsidRPr="00DA48B1" w:rsidR="00DA48B1" w:rsidP="00DA48B1" w:rsidRDefault="00DA48B1" w14:paraId="05FD2E14" w14:textId="77777777">
            <w:pPr>
              <w:spacing w:after="0" w:line="240" w:lineRule="auto"/>
              <w:jc w:val="center"/>
              <w:rPr>
                <w:rFonts w:ascii="Calibri" w:hAnsi="Calibri" w:eastAsia="Times New Roman" w:cs="Calibri"/>
                <w:b/>
                <w:bCs/>
                <w:color w:val="366092"/>
                <w:lang w:eastAsia="en-GB"/>
              </w:rPr>
            </w:pPr>
            <w:r w:rsidRPr="00DA48B1">
              <w:rPr>
                <w:rFonts w:ascii="Apple Color Emoji" w:hAnsi="Apple Color Emoji" w:eastAsia="Times New Roman" w:cs="Apple Color Emoji"/>
                <w:b/>
                <w:bCs/>
                <w:color w:val="366092"/>
                <w:lang w:eastAsia="en-GB"/>
              </w:rPr>
              <w:t>✔</w:t>
            </w:r>
          </w:p>
        </w:tc>
      </w:tr>
      <w:tr w:rsidRPr="00DA48B1" w:rsidR="00DA48B1" w:rsidTr="00DA48B1" w14:paraId="775C3BE8" w14:textId="77777777">
        <w:trPr>
          <w:trHeight w:val="300"/>
        </w:trPr>
        <w:tc>
          <w:tcPr>
            <w:tcW w:w="4250" w:type="dxa"/>
            <w:tcBorders>
              <w:top w:val="single" w:color="auto" w:sz="4" w:space="0"/>
              <w:left w:val="single" w:color="000000" w:sz="4" w:space="0"/>
              <w:bottom w:val="single" w:color="auto" w:sz="4" w:space="0"/>
              <w:right w:val="single" w:color="auto" w:sz="4" w:space="0"/>
            </w:tcBorders>
            <w:shd w:val="clear" w:color="auto" w:fill="auto"/>
            <w:noWrap/>
            <w:vAlign w:val="center"/>
            <w:hideMark/>
          </w:tcPr>
          <w:p w:rsidRPr="00DA48B1" w:rsidR="00DA48B1" w:rsidP="00DA48B1" w:rsidRDefault="00DA48B1" w14:paraId="3244F283" w14:textId="77777777">
            <w:pPr>
              <w:spacing w:after="0" w:line="240" w:lineRule="auto"/>
              <w:rPr>
                <w:rFonts w:ascii="Calibri" w:hAnsi="Calibri" w:eastAsia="Times New Roman" w:cs="Calibri"/>
                <w:b/>
                <w:bCs/>
                <w:color w:val="366092"/>
                <w:lang w:eastAsia="en-GB"/>
              </w:rPr>
            </w:pPr>
            <w:r w:rsidRPr="00DA48B1">
              <w:rPr>
                <w:rFonts w:ascii="Calibri" w:hAnsi="Calibri" w:eastAsia="Times New Roman" w:cs="Calibri"/>
                <w:b/>
                <w:bCs/>
                <w:color w:val="366092"/>
                <w:lang w:eastAsia="en-GB"/>
              </w:rPr>
              <w:t>Machines</w:t>
            </w:r>
          </w:p>
        </w:tc>
        <w:tc>
          <w:tcPr>
            <w:tcW w:w="1060"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DA48B1" w:rsidR="00DA48B1" w:rsidP="00DA48B1" w:rsidRDefault="00DA48B1" w14:paraId="1A184EF4" w14:textId="77777777">
            <w:pPr>
              <w:spacing w:after="0" w:line="240" w:lineRule="auto"/>
              <w:jc w:val="center"/>
              <w:rPr>
                <w:rFonts w:ascii="Calibri" w:hAnsi="Calibri" w:eastAsia="Times New Roman" w:cs="Calibri"/>
                <w:b/>
                <w:bCs/>
                <w:color w:val="366092"/>
                <w:lang w:eastAsia="en-GB"/>
              </w:rPr>
            </w:pPr>
            <w:r w:rsidRPr="00DA48B1">
              <w:rPr>
                <w:rFonts w:ascii="Apple Color Emoji" w:hAnsi="Apple Color Emoji" w:eastAsia="Times New Roman" w:cs="Apple Color Emoji"/>
                <w:b/>
                <w:bCs/>
                <w:color w:val="366092"/>
                <w:lang w:eastAsia="en-GB"/>
              </w:rPr>
              <w:t>✔</w:t>
            </w:r>
          </w:p>
        </w:tc>
        <w:tc>
          <w:tcPr>
            <w:tcW w:w="1060"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DA48B1" w:rsidR="00DA48B1" w:rsidP="00DA48B1" w:rsidRDefault="00DA48B1" w14:paraId="3199A56F" w14:textId="77777777">
            <w:pPr>
              <w:spacing w:after="0" w:line="240" w:lineRule="auto"/>
              <w:jc w:val="center"/>
              <w:rPr>
                <w:rFonts w:ascii="Calibri" w:hAnsi="Calibri" w:eastAsia="Times New Roman" w:cs="Calibri"/>
                <w:b/>
                <w:bCs/>
                <w:color w:val="366092"/>
                <w:lang w:eastAsia="en-GB"/>
              </w:rPr>
            </w:pPr>
            <w:r w:rsidRPr="00DA48B1">
              <w:rPr>
                <w:rFonts w:ascii="Apple Color Emoji" w:hAnsi="Apple Color Emoji" w:eastAsia="Times New Roman" w:cs="Apple Color Emoji"/>
                <w:b/>
                <w:bCs/>
                <w:color w:val="366092"/>
                <w:lang w:eastAsia="en-GB"/>
              </w:rPr>
              <w:t>✔</w:t>
            </w:r>
          </w:p>
        </w:tc>
        <w:tc>
          <w:tcPr>
            <w:tcW w:w="1060"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DA48B1" w:rsidR="00DA48B1" w:rsidP="00DA48B1" w:rsidRDefault="00DA48B1" w14:paraId="6E6C4F0A" w14:textId="77777777">
            <w:pPr>
              <w:spacing w:after="0" w:line="240" w:lineRule="auto"/>
              <w:jc w:val="center"/>
              <w:rPr>
                <w:rFonts w:ascii="Calibri" w:hAnsi="Calibri" w:eastAsia="Times New Roman" w:cs="Calibri"/>
                <w:b/>
                <w:bCs/>
                <w:color w:val="366092"/>
                <w:lang w:eastAsia="en-GB"/>
              </w:rPr>
            </w:pPr>
            <w:r w:rsidRPr="00DA48B1">
              <w:rPr>
                <w:rFonts w:ascii="Apple Color Emoji" w:hAnsi="Apple Color Emoji" w:eastAsia="Times New Roman" w:cs="Apple Color Emoji"/>
                <w:b/>
                <w:bCs/>
                <w:color w:val="366092"/>
                <w:lang w:eastAsia="en-GB"/>
              </w:rPr>
              <w:t>✔</w:t>
            </w:r>
          </w:p>
        </w:tc>
        <w:tc>
          <w:tcPr>
            <w:tcW w:w="1060"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DA48B1" w:rsidR="00DA48B1" w:rsidP="00DA48B1" w:rsidRDefault="00DA48B1" w14:paraId="4C2129EB" w14:textId="77777777">
            <w:pPr>
              <w:spacing w:after="0" w:line="240" w:lineRule="auto"/>
              <w:jc w:val="center"/>
              <w:rPr>
                <w:rFonts w:ascii="Calibri" w:hAnsi="Calibri" w:eastAsia="Times New Roman" w:cs="Calibri"/>
                <w:b/>
                <w:bCs/>
                <w:color w:val="366092"/>
                <w:lang w:eastAsia="en-GB"/>
              </w:rPr>
            </w:pPr>
            <w:r w:rsidRPr="00DA48B1">
              <w:rPr>
                <w:rFonts w:ascii="Apple Color Emoji" w:hAnsi="Apple Color Emoji" w:eastAsia="Times New Roman" w:cs="Apple Color Emoji"/>
                <w:b/>
                <w:bCs/>
                <w:color w:val="366092"/>
                <w:lang w:eastAsia="en-GB"/>
              </w:rPr>
              <w:t>✔</w:t>
            </w:r>
          </w:p>
        </w:tc>
        <w:tc>
          <w:tcPr>
            <w:tcW w:w="1060" w:type="dxa"/>
            <w:tcBorders>
              <w:top w:val="single" w:color="auto" w:sz="4" w:space="0"/>
              <w:left w:val="single" w:color="auto" w:sz="4" w:space="0"/>
              <w:bottom w:val="single" w:color="auto" w:sz="4" w:space="0"/>
              <w:right w:val="single" w:color="000000" w:sz="4" w:space="0"/>
            </w:tcBorders>
            <w:shd w:val="clear" w:color="auto" w:fill="auto"/>
            <w:noWrap/>
            <w:vAlign w:val="center"/>
            <w:hideMark/>
          </w:tcPr>
          <w:p w:rsidRPr="00DA48B1" w:rsidR="00DA48B1" w:rsidP="00DA48B1" w:rsidRDefault="00DA48B1" w14:paraId="2F51FCCE" w14:textId="77777777">
            <w:pPr>
              <w:spacing w:after="0" w:line="240" w:lineRule="auto"/>
              <w:jc w:val="center"/>
              <w:rPr>
                <w:rFonts w:ascii="Calibri" w:hAnsi="Calibri" w:eastAsia="Times New Roman" w:cs="Calibri"/>
                <w:b/>
                <w:bCs/>
                <w:color w:val="366092"/>
                <w:lang w:eastAsia="en-GB"/>
              </w:rPr>
            </w:pPr>
            <w:r w:rsidRPr="00DA48B1">
              <w:rPr>
                <w:rFonts w:ascii="Apple Color Emoji" w:hAnsi="Apple Color Emoji" w:eastAsia="Times New Roman" w:cs="Apple Color Emoji"/>
                <w:b/>
                <w:bCs/>
                <w:color w:val="366092"/>
                <w:lang w:eastAsia="en-GB"/>
              </w:rPr>
              <w:t>✔</w:t>
            </w:r>
          </w:p>
        </w:tc>
      </w:tr>
      <w:tr w:rsidRPr="00DA48B1" w:rsidR="00DA48B1" w:rsidTr="00DA48B1" w14:paraId="11B5D765" w14:textId="77777777">
        <w:trPr>
          <w:trHeight w:val="300"/>
        </w:trPr>
        <w:tc>
          <w:tcPr>
            <w:tcW w:w="4250" w:type="dxa"/>
            <w:tcBorders>
              <w:top w:val="single" w:color="auto" w:sz="4" w:space="0"/>
              <w:left w:val="single" w:color="000000" w:sz="4" w:space="0"/>
              <w:bottom w:val="single" w:color="auto" w:sz="4" w:space="0"/>
              <w:right w:val="single" w:color="auto" w:sz="4" w:space="0"/>
            </w:tcBorders>
            <w:shd w:val="clear" w:color="DCE6F1" w:fill="DCE6F1"/>
            <w:noWrap/>
            <w:vAlign w:val="center"/>
            <w:hideMark/>
          </w:tcPr>
          <w:p w:rsidRPr="00DA48B1" w:rsidR="00DA48B1" w:rsidP="00DA48B1" w:rsidRDefault="00DA48B1" w14:paraId="287321A7" w14:textId="77777777">
            <w:pPr>
              <w:spacing w:after="0" w:line="240" w:lineRule="auto"/>
              <w:rPr>
                <w:rFonts w:ascii="Calibri" w:hAnsi="Calibri" w:eastAsia="Times New Roman" w:cs="Calibri"/>
                <w:b/>
                <w:bCs/>
                <w:color w:val="366092"/>
                <w:lang w:eastAsia="en-GB"/>
              </w:rPr>
            </w:pPr>
            <w:r w:rsidRPr="00DA48B1">
              <w:rPr>
                <w:rFonts w:ascii="Calibri" w:hAnsi="Calibri" w:eastAsia="Times New Roman" w:cs="Calibri"/>
                <w:b/>
                <w:bCs/>
                <w:color w:val="366092"/>
                <w:lang w:eastAsia="en-GB"/>
              </w:rPr>
              <w:t>RPI</w:t>
            </w:r>
          </w:p>
        </w:tc>
        <w:tc>
          <w:tcPr>
            <w:tcW w:w="1060" w:type="dxa"/>
            <w:tcBorders>
              <w:top w:val="single" w:color="auto" w:sz="4" w:space="0"/>
              <w:left w:val="single" w:color="auto" w:sz="4" w:space="0"/>
              <w:bottom w:val="single" w:color="auto" w:sz="4" w:space="0"/>
              <w:right w:val="single" w:color="auto" w:sz="4" w:space="0"/>
            </w:tcBorders>
            <w:shd w:val="clear" w:color="DCE6F1" w:fill="DCE6F1"/>
            <w:noWrap/>
            <w:vAlign w:val="center"/>
            <w:hideMark/>
          </w:tcPr>
          <w:p w:rsidRPr="00DA48B1" w:rsidR="00DA48B1" w:rsidP="00DA48B1" w:rsidRDefault="00DA48B1" w14:paraId="63DECC92" w14:textId="77777777">
            <w:pPr>
              <w:spacing w:after="0" w:line="240" w:lineRule="auto"/>
              <w:jc w:val="center"/>
              <w:rPr>
                <w:rFonts w:ascii="Calibri" w:hAnsi="Calibri" w:eastAsia="Times New Roman" w:cs="Calibri"/>
                <w:b/>
                <w:bCs/>
                <w:color w:val="366092"/>
                <w:lang w:eastAsia="en-GB"/>
              </w:rPr>
            </w:pPr>
            <w:r w:rsidRPr="00DA48B1">
              <w:rPr>
                <w:rFonts w:ascii="Apple Color Emoji" w:hAnsi="Apple Color Emoji" w:eastAsia="Times New Roman" w:cs="Apple Color Emoji"/>
                <w:b/>
                <w:bCs/>
                <w:color w:val="366092"/>
                <w:lang w:eastAsia="en-GB"/>
              </w:rPr>
              <w:t>✔</w:t>
            </w:r>
          </w:p>
        </w:tc>
        <w:tc>
          <w:tcPr>
            <w:tcW w:w="1060" w:type="dxa"/>
            <w:tcBorders>
              <w:top w:val="single" w:color="auto" w:sz="4" w:space="0"/>
              <w:left w:val="single" w:color="auto" w:sz="4" w:space="0"/>
              <w:bottom w:val="single" w:color="auto" w:sz="4" w:space="0"/>
              <w:right w:val="single" w:color="auto" w:sz="4" w:space="0"/>
            </w:tcBorders>
            <w:shd w:val="clear" w:color="DCE6F1" w:fill="DCE6F1"/>
            <w:noWrap/>
            <w:vAlign w:val="center"/>
            <w:hideMark/>
          </w:tcPr>
          <w:p w:rsidRPr="00DA48B1" w:rsidR="00DA48B1" w:rsidP="00DA48B1" w:rsidRDefault="00DA48B1" w14:paraId="755AF320" w14:textId="77777777">
            <w:pPr>
              <w:spacing w:after="0" w:line="240" w:lineRule="auto"/>
              <w:jc w:val="center"/>
              <w:rPr>
                <w:rFonts w:ascii="Calibri" w:hAnsi="Calibri" w:eastAsia="Times New Roman" w:cs="Calibri"/>
                <w:b/>
                <w:bCs/>
                <w:color w:val="366092"/>
                <w:lang w:eastAsia="en-GB"/>
              </w:rPr>
            </w:pPr>
            <w:r w:rsidRPr="00DA48B1">
              <w:rPr>
                <w:rFonts w:ascii="Apple Color Emoji" w:hAnsi="Apple Color Emoji" w:eastAsia="Times New Roman" w:cs="Apple Color Emoji"/>
                <w:b/>
                <w:bCs/>
                <w:color w:val="366092"/>
                <w:lang w:eastAsia="en-GB"/>
              </w:rPr>
              <w:t>✔</w:t>
            </w:r>
          </w:p>
        </w:tc>
        <w:tc>
          <w:tcPr>
            <w:tcW w:w="1060" w:type="dxa"/>
            <w:tcBorders>
              <w:top w:val="single" w:color="auto" w:sz="4" w:space="0"/>
              <w:left w:val="single" w:color="auto" w:sz="4" w:space="0"/>
              <w:bottom w:val="single" w:color="auto" w:sz="4" w:space="0"/>
              <w:right w:val="single" w:color="auto" w:sz="4" w:space="0"/>
            </w:tcBorders>
            <w:shd w:val="clear" w:color="DCE6F1" w:fill="DCE6F1"/>
            <w:noWrap/>
            <w:vAlign w:val="center"/>
            <w:hideMark/>
          </w:tcPr>
          <w:p w:rsidRPr="00DA48B1" w:rsidR="00DA48B1" w:rsidP="00DA48B1" w:rsidRDefault="00DA48B1" w14:paraId="3D2DF6A8" w14:textId="77777777">
            <w:pPr>
              <w:spacing w:after="0" w:line="240" w:lineRule="auto"/>
              <w:jc w:val="center"/>
              <w:rPr>
                <w:rFonts w:ascii="Calibri" w:hAnsi="Calibri" w:eastAsia="Times New Roman" w:cs="Calibri"/>
                <w:b/>
                <w:bCs/>
                <w:color w:val="366092"/>
                <w:lang w:eastAsia="en-GB"/>
              </w:rPr>
            </w:pPr>
            <w:r w:rsidRPr="00DA48B1">
              <w:rPr>
                <w:rFonts w:ascii="Apple Color Emoji" w:hAnsi="Apple Color Emoji" w:eastAsia="Times New Roman" w:cs="Apple Color Emoji"/>
                <w:b/>
                <w:bCs/>
                <w:color w:val="366092"/>
                <w:lang w:eastAsia="en-GB"/>
              </w:rPr>
              <w:t>✔</w:t>
            </w:r>
          </w:p>
        </w:tc>
        <w:tc>
          <w:tcPr>
            <w:tcW w:w="1060" w:type="dxa"/>
            <w:tcBorders>
              <w:top w:val="single" w:color="auto" w:sz="4" w:space="0"/>
              <w:left w:val="single" w:color="auto" w:sz="4" w:space="0"/>
              <w:bottom w:val="single" w:color="auto" w:sz="4" w:space="0"/>
              <w:right w:val="single" w:color="auto" w:sz="4" w:space="0"/>
            </w:tcBorders>
            <w:shd w:val="clear" w:color="DCE6F1" w:fill="DCE6F1"/>
            <w:noWrap/>
            <w:vAlign w:val="center"/>
            <w:hideMark/>
          </w:tcPr>
          <w:p w:rsidRPr="00DA48B1" w:rsidR="00DA48B1" w:rsidP="00DA48B1" w:rsidRDefault="00DA48B1" w14:paraId="275C5164" w14:textId="77777777">
            <w:pPr>
              <w:spacing w:after="0" w:line="240" w:lineRule="auto"/>
              <w:jc w:val="center"/>
              <w:rPr>
                <w:rFonts w:ascii="Calibri" w:hAnsi="Calibri" w:eastAsia="Times New Roman" w:cs="Calibri"/>
                <w:b/>
                <w:bCs/>
                <w:color w:val="366092"/>
                <w:lang w:eastAsia="en-GB"/>
              </w:rPr>
            </w:pPr>
            <w:r w:rsidRPr="00DA48B1">
              <w:rPr>
                <w:rFonts w:ascii="Apple Color Emoji" w:hAnsi="Apple Color Emoji" w:eastAsia="Times New Roman" w:cs="Apple Color Emoji"/>
                <w:b/>
                <w:bCs/>
                <w:color w:val="366092"/>
                <w:lang w:eastAsia="en-GB"/>
              </w:rPr>
              <w:t>✔</w:t>
            </w:r>
          </w:p>
        </w:tc>
        <w:tc>
          <w:tcPr>
            <w:tcW w:w="1060" w:type="dxa"/>
            <w:tcBorders>
              <w:top w:val="single" w:color="auto" w:sz="4" w:space="0"/>
              <w:left w:val="single" w:color="auto" w:sz="4" w:space="0"/>
              <w:bottom w:val="single" w:color="auto" w:sz="4" w:space="0"/>
              <w:right w:val="single" w:color="000000" w:sz="4" w:space="0"/>
            </w:tcBorders>
            <w:shd w:val="clear" w:color="DCE6F1" w:fill="DCE6F1"/>
            <w:noWrap/>
            <w:vAlign w:val="center"/>
            <w:hideMark/>
          </w:tcPr>
          <w:p w:rsidRPr="00DA48B1" w:rsidR="00DA48B1" w:rsidP="00DA48B1" w:rsidRDefault="00DA48B1" w14:paraId="1BAB3250" w14:textId="77777777">
            <w:pPr>
              <w:spacing w:after="0" w:line="240" w:lineRule="auto"/>
              <w:jc w:val="center"/>
              <w:rPr>
                <w:rFonts w:ascii="Calibri" w:hAnsi="Calibri" w:eastAsia="Times New Roman" w:cs="Calibri"/>
                <w:b/>
                <w:bCs/>
                <w:color w:val="366092"/>
                <w:lang w:eastAsia="en-GB"/>
              </w:rPr>
            </w:pPr>
            <w:r w:rsidRPr="00DA48B1">
              <w:rPr>
                <w:rFonts w:ascii="Apple Color Emoji" w:hAnsi="Apple Color Emoji" w:eastAsia="Times New Roman" w:cs="Apple Color Emoji"/>
                <w:b/>
                <w:bCs/>
                <w:color w:val="366092"/>
                <w:lang w:eastAsia="en-GB"/>
              </w:rPr>
              <w:t>✔</w:t>
            </w:r>
          </w:p>
        </w:tc>
      </w:tr>
      <w:tr w:rsidRPr="00DA48B1" w:rsidR="00DA48B1" w:rsidTr="00DA48B1" w14:paraId="7AB951F4" w14:textId="77777777">
        <w:trPr>
          <w:trHeight w:val="300"/>
        </w:trPr>
        <w:tc>
          <w:tcPr>
            <w:tcW w:w="4250" w:type="dxa"/>
            <w:tcBorders>
              <w:top w:val="single" w:color="auto" w:sz="4" w:space="0"/>
              <w:left w:val="single" w:color="000000" w:sz="4" w:space="0"/>
              <w:bottom w:val="single" w:color="auto" w:sz="4" w:space="0"/>
              <w:right w:val="single" w:color="auto" w:sz="4" w:space="0"/>
            </w:tcBorders>
            <w:shd w:val="clear" w:color="auto" w:fill="auto"/>
            <w:noWrap/>
            <w:vAlign w:val="center"/>
            <w:hideMark/>
          </w:tcPr>
          <w:p w:rsidRPr="00DA48B1" w:rsidR="00DA48B1" w:rsidP="00DA48B1" w:rsidRDefault="00DA48B1" w14:paraId="0814F73D" w14:textId="77777777">
            <w:pPr>
              <w:spacing w:after="0" w:line="240" w:lineRule="auto"/>
              <w:rPr>
                <w:rFonts w:ascii="Calibri" w:hAnsi="Calibri" w:eastAsia="Times New Roman" w:cs="Calibri"/>
                <w:b/>
                <w:bCs/>
                <w:color w:val="366092"/>
                <w:lang w:eastAsia="en-GB"/>
              </w:rPr>
            </w:pPr>
            <w:r w:rsidRPr="00DA48B1">
              <w:rPr>
                <w:rFonts w:ascii="Calibri" w:hAnsi="Calibri" w:eastAsia="Times New Roman" w:cs="Calibri"/>
                <w:b/>
                <w:bCs/>
                <w:color w:val="366092"/>
                <w:lang w:eastAsia="en-GB"/>
              </w:rPr>
              <w:t>Labs</w:t>
            </w:r>
          </w:p>
        </w:tc>
        <w:tc>
          <w:tcPr>
            <w:tcW w:w="1060"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DA48B1" w:rsidR="00DA48B1" w:rsidP="00DA48B1" w:rsidRDefault="00DA48B1" w14:paraId="275DA5D2" w14:textId="77777777">
            <w:pPr>
              <w:spacing w:after="0" w:line="240" w:lineRule="auto"/>
              <w:jc w:val="center"/>
              <w:rPr>
                <w:rFonts w:ascii="Calibri" w:hAnsi="Calibri" w:eastAsia="Times New Roman" w:cs="Calibri"/>
                <w:b/>
                <w:bCs/>
                <w:color w:val="366092"/>
                <w:lang w:eastAsia="en-GB"/>
              </w:rPr>
            </w:pPr>
            <w:r w:rsidRPr="00DA48B1">
              <w:rPr>
                <w:rFonts w:ascii="Apple Color Emoji" w:hAnsi="Apple Color Emoji" w:eastAsia="Times New Roman" w:cs="Apple Color Emoji"/>
                <w:b/>
                <w:bCs/>
                <w:color w:val="366092"/>
                <w:lang w:eastAsia="en-GB"/>
              </w:rPr>
              <w:t>✔</w:t>
            </w:r>
          </w:p>
        </w:tc>
        <w:tc>
          <w:tcPr>
            <w:tcW w:w="1060"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DA48B1" w:rsidR="00DA48B1" w:rsidP="00DA48B1" w:rsidRDefault="00DA48B1" w14:paraId="4EAF27C7" w14:textId="77777777">
            <w:pPr>
              <w:spacing w:after="0" w:line="240" w:lineRule="auto"/>
              <w:jc w:val="center"/>
              <w:rPr>
                <w:rFonts w:ascii="Calibri" w:hAnsi="Calibri" w:eastAsia="Times New Roman" w:cs="Calibri"/>
                <w:b/>
                <w:bCs/>
                <w:color w:val="366092"/>
                <w:lang w:eastAsia="en-GB"/>
              </w:rPr>
            </w:pPr>
            <w:r w:rsidRPr="00DA48B1">
              <w:rPr>
                <w:rFonts w:ascii="Apple Color Emoji" w:hAnsi="Apple Color Emoji" w:eastAsia="Times New Roman" w:cs="Apple Color Emoji"/>
                <w:b/>
                <w:bCs/>
                <w:color w:val="366092"/>
                <w:lang w:eastAsia="en-GB"/>
              </w:rPr>
              <w:t>✔</w:t>
            </w:r>
          </w:p>
        </w:tc>
        <w:tc>
          <w:tcPr>
            <w:tcW w:w="1060"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DA48B1" w:rsidR="00DA48B1" w:rsidP="00DA48B1" w:rsidRDefault="00DA48B1" w14:paraId="3095E9DE" w14:textId="77777777">
            <w:pPr>
              <w:spacing w:after="0" w:line="240" w:lineRule="auto"/>
              <w:jc w:val="center"/>
              <w:rPr>
                <w:rFonts w:ascii="Calibri" w:hAnsi="Calibri" w:eastAsia="Times New Roman" w:cs="Calibri"/>
                <w:b/>
                <w:bCs/>
                <w:color w:val="366092"/>
                <w:lang w:eastAsia="en-GB"/>
              </w:rPr>
            </w:pPr>
            <w:r w:rsidRPr="00DA48B1">
              <w:rPr>
                <w:rFonts w:ascii="Apple Color Emoji" w:hAnsi="Apple Color Emoji" w:eastAsia="Times New Roman" w:cs="Apple Color Emoji"/>
                <w:b/>
                <w:bCs/>
                <w:color w:val="366092"/>
                <w:lang w:eastAsia="en-GB"/>
              </w:rPr>
              <w:t>✔</w:t>
            </w:r>
          </w:p>
        </w:tc>
        <w:tc>
          <w:tcPr>
            <w:tcW w:w="1060"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DA48B1" w:rsidR="00DA48B1" w:rsidP="00DA48B1" w:rsidRDefault="00DA48B1" w14:paraId="0239A4B2" w14:textId="77777777">
            <w:pPr>
              <w:spacing w:after="0" w:line="240" w:lineRule="auto"/>
              <w:jc w:val="center"/>
              <w:rPr>
                <w:rFonts w:ascii="Calibri" w:hAnsi="Calibri" w:eastAsia="Times New Roman" w:cs="Calibri"/>
                <w:b/>
                <w:bCs/>
                <w:color w:val="366092"/>
                <w:lang w:eastAsia="en-GB"/>
              </w:rPr>
            </w:pPr>
            <w:r w:rsidRPr="00DA48B1">
              <w:rPr>
                <w:rFonts w:ascii="Apple Color Emoji" w:hAnsi="Apple Color Emoji" w:eastAsia="Times New Roman" w:cs="Apple Color Emoji"/>
                <w:b/>
                <w:bCs/>
                <w:color w:val="366092"/>
                <w:lang w:eastAsia="en-GB"/>
              </w:rPr>
              <w:t>✔</w:t>
            </w:r>
          </w:p>
        </w:tc>
        <w:tc>
          <w:tcPr>
            <w:tcW w:w="1060" w:type="dxa"/>
            <w:tcBorders>
              <w:top w:val="single" w:color="auto" w:sz="4" w:space="0"/>
              <w:left w:val="single" w:color="auto" w:sz="4" w:space="0"/>
              <w:bottom w:val="single" w:color="auto" w:sz="4" w:space="0"/>
              <w:right w:val="single" w:color="000000" w:sz="4" w:space="0"/>
            </w:tcBorders>
            <w:shd w:val="clear" w:color="auto" w:fill="auto"/>
            <w:noWrap/>
            <w:vAlign w:val="center"/>
            <w:hideMark/>
          </w:tcPr>
          <w:p w:rsidRPr="00DA48B1" w:rsidR="00DA48B1" w:rsidP="00DA48B1" w:rsidRDefault="00DA48B1" w14:paraId="786FF93B" w14:textId="77777777">
            <w:pPr>
              <w:spacing w:after="0" w:line="240" w:lineRule="auto"/>
              <w:jc w:val="center"/>
              <w:rPr>
                <w:rFonts w:ascii="Calibri" w:hAnsi="Calibri" w:eastAsia="Times New Roman" w:cs="Calibri"/>
                <w:b/>
                <w:bCs/>
                <w:color w:val="366092"/>
                <w:lang w:eastAsia="en-GB"/>
              </w:rPr>
            </w:pPr>
            <w:r w:rsidRPr="00DA48B1">
              <w:rPr>
                <w:rFonts w:ascii="Apple Color Emoji" w:hAnsi="Apple Color Emoji" w:eastAsia="Times New Roman" w:cs="Apple Color Emoji"/>
                <w:b/>
                <w:bCs/>
                <w:color w:val="366092"/>
                <w:lang w:eastAsia="en-GB"/>
              </w:rPr>
              <w:t>✔</w:t>
            </w:r>
          </w:p>
        </w:tc>
      </w:tr>
      <w:tr w:rsidRPr="00DA48B1" w:rsidR="00DA48B1" w:rsidTr="00DA48B1" w14:paraId="3ED6AB7D" w14:textId="77777777">
        <w:trPr>
          <w:trHeight w:val="300"/>
        </w:trPr>
        <w:tc>
          <w:tcPr>
            <w:tcW w:w="4250" w:type="dxa"/>
            <w:tcBorders>
              <w:top w:val="single" w:color="auto" w:sz="4" w:space="0"/>
              <w:left w:val="single" w:color="000000" w:sz="4" w:space="0"/>
              <w:bottom w:val="single" w:color="auto" w:sz="4" w:space="0"/>
              <w:right w:val="single" w:color="auto" w:sz="4" w:space="0"/>
            </w:tcBorders>
            <w:shd w:val="clear" w:color="DCE6F1" w:fill="DCE6F1"/>
            <w:noWrap/>
            <w:vAlign w:val="center"/>
            <w:hideMark/>
          </w:tcPr>
          <w:p w:rsidRPr="00DA48B1" w:rsidR="00DA48B1" w:rsidP="00DA48B1" w:rsidRDefault="00DA48B1" w14:paraId="328A08A2" w14:textId="77777777">
            <w:pPr>
              <w:spacing w:after="0" w:line="240" w:lineRule="auto"/>
              <w:rPr>
                <w:rFonts w:ascii="Calibri" w:hAnsi="Calibri" w:eastAsia="Times New Roman" w:cs="Calibri"/>
                <w:b/>
                <w:bCs/>
                <w:color w:val="366092"/>
                <w:lang w:eastAsia="en-GB"/>
              </w:rPr>
            </w:pPr>
            <w:r w:rsidRPr="00DA48B1">
              <w:rPr>
                <w:rFonts w:ascii="Calibri" w:hAnsi="Calibri" w:eastAsia="Times New Roman" w:cs="Calibri"/>
                <w:b/>
                <w:bCs/>
                <w:color w:val="366092"/>
                <w:lang w:eastAsia="en-GB"/>
              </w:rPr>
              <w:t>My Account</w:t>
            </w:r>
          </w:p>
        </w:tc>
        <w:tc>
          <w:tcPr>
            <w:tcW w:w="1060" w:type="dxa"/>
            <w:tcBorders>
              <w:top w:val="single" w:color="auto" w:sz="4" w:space="0"/>
              <w:left w:val="single" w:color="auto" w:sz="4" w:space="0"/>
              <w:bottom w:val="single" w:color="auto" w:sz="4" w:space="0"/>
              <w:right w:val="single" w:color="auto" w:sz="4" w:space="0"/>
            </w:tcBorders>
            <w:shd w:val="clear" w:color="DCE6F1" w:fill="DCE6F1"/>
            <w:noWrap/>
            <w:vAlign w:val="center"/>
            <w:hideMark/>
          </w:tcPr>
          <w:p w:rsidRPr="00DA48B1" w:rsidR="00DA48B1" w:rsidP="00DA48B1" w:rsidRDefault="00DA48B1" w14:paraId="747A0697" w14:textId="77777777">
            <w:pPr>
              <w:spacing w:after="0" w:line="240" w:lineRule="auto"/>
              <w:jc w:val="center"/>
              <w:rPr>
                <w:rFonts w:ascii="Calibri" w:hAnsi="Calibri" w:eastAsia="Times New Roman" w:cs="Calibri"/>
                <w:b/>
                <w:bCs/>
                <w:color w:val="366092"/>
                <w:lang w:eastAsia="en-GB"/>
              </w:rPr>
            </w:pPr>
            <w:r w:rsidRPr="00DA48B1">
              <w:rPr>
                <w:rFonts w:ascii="Apple Color Emoji" w:hAnsi="Apple Color Emoji" w:eastAsia="Times New Roman" w:cs="Apple Color Emoji"/>
                <w:b/>
                <w:bCs/>
                <w:color w:val="366092"/>
                <w:lang w:eastAsia="en-GB"/>
              </w:rPr>
              <w:t>✔</w:t>
            </w:r>
          </w:p>
        </w:tc>
        <w:tc>
          <w:tcPr>
            <w:tcW w:w="1060" w:type="dxa"/>
            <w:tcBorders>
              <w:top w:val="single" w:color="auto" w:sz="4" w:space="0"/>
              <w:left w:val="single" w:color="auto" w:sz="4" w:space="0"/>
              <w:bottom w:val="single" w:color="auto" w:sz="4" w:space="0"/>
              <w:right w:val="single" w:color="auto" w:sz="4" w:space="0"/>
            </w:tcBorders>
            <w:shd w:val="clear" w:color="DCE6F1" w:fill="DCE6F1"/>
            <w:noWrap/>
            <w:vAlign w:val="center"/>
            <w:hideMark/>
          </w:tcPr>
          <w:p w:rsidRPr="00DA48B1" w:rsidR="00DA48B1" w:rsidP="00DA48B1" w:rsidRDefault="00DA48B1" w14:paraId="085BC399" w14:textId="77777777">
            <w:pPr>
              <w:spacing w:after="0" w:line="240" w:lineRule="auto"/>
              <w:jc w:val="center"/>
              <w:rPr>
                <w:rFonts w:ascii="Calibri" w:hAnsi="Calibri" w:eastAsia="Times New Roman" w:cs="Calibri"/>
                <w:b/>
                <w:bCs/>
                <w:color w:val="366092"/>
                <w:lang w:eastAsia="en-GB"/>
              </w:rPr>
            </w:pPr>
            <w:r w:rsidRPr="00DA48B1">
              <w:rPr>
                <w:rFonts w:ascii="Apple Color Emoji" w:hAnsi="Apple Color Emoji" w:eastAsia="Times New Roman" w:cs="Apple Color Emoji"/>
                <w:b/>
                <w:bCs/>
                <w:color w:val="366092"/>
                <w:lang w:eastAsia="en-GB"/>
              </w:rPr>
              <w:t>✔</w:t>
            </w:r>
          </w:p>
        </w:tc>
        <w:tc>
          <w:tcPr>
            <w:tcW w:w="1060" w:type="dxa"/>
            <w:tcBorders>
              <w:top w:val="single" w:color="auto" w:sz="4" w:space="0"/>
              <w:left w:val="single" w:color="auto" w:sz="4" w:space="0"/>
              <w:bottom w:val="single" w:color="auto" w:sz="4" w:space="0"/>
              <w:right w:val="single" w:color="auto" w:sz="4" w:space="0"/>
            </w:tcBorders>
            <w:shd w:val="clear" w:color="DCE6F1" w:fill="DCE6F1"/>
            <w:noWrap/>
            <w:vAlign w:val="center"/>
            <w:hideMark/>
          </w:tcPr>
          <w:p w:rsidRPr="00DA48B1" w:rsidR="00DA48B1" w:rsidP="00DA48B1" w:rsidRDefault="00DA48B1" w14:paraId="436B77E8" w14:textId="77777777">
            <w:pPr>
              <w:spacing w:after="0" w:line="240" w:lineRule="auto"/>
              <w:jc w:val="center"/>
              <w:rPr>
                <w:rFonts w:ascii="Calibri" w:hAnsi="Calibri" w:eastAsia="Times New Roman" w:cs="Calibri"/>
                <w:b/>
                <w:bCs/>
                <w:color w:val="366092"/>
                <w:lang w:eastAsia="en-GB"/>
              </w:rPr>
            </w:pPr>
            <w:r w:rsidRPr="00DA48B1">
              <w:rPr>
                <w:rFonts w:ascii="Apple Color Emoji" w:hAnsi="Apple Color Emoji" w:eastAsia="Times New Roman" w:cs="Apple Color Emoji"/>
                <w:b/>
                <w:bCs/>
                <w:color w:val="366092"/>
                <w:lang w:eastAsia="en-GB"/>
              </w:rPr>
              <w:t>✔</w:t>
            </w:r>
          </w:p>
        </w:tc>
        <w:tc>
          <w:tcPr>
            <w:tcW w:w="1060" w:type="dxa"/>
            <w:tcBorders>
              <w:top w:val="single" w:color="auto" w:sz="4" w:space="0"/>
              <w:left w:val="single" w:color="auto" w:sz="4" w:space="0"/>
              <w:bottom w:val="single" w:color="auto" w:sz="4" w:space="0"/>
              <w:right w:val="single" w:color="auto" w:sz="4" w:space="0"/>
            </w:tcBorders>
            <w:shd w:val="clear" w:color="DCE6F1" w:fill="DCE6F1"/>
            <w:noWrap/>
            <w:vAlign w:val="center"/>
            <w:hideMark/>
          </w:tcPr>
          <w:p w:rsidRPr="00DA48B1" w:rsidR="00DA48B1" w:rsidP="00DA48B1" w:rsidRDefault="00DA48B1" w14:paraId="0CE3E962" w14:textId="77777777">
            <w:pPr>
              <w:spacing w:after="0" w:line="240" w:lineRule="auto"/>
              <w:jc w:val="center"/>
              <w:rPr>
                <w:rFonts w:ascii="Calibri" w:hAnsi="Calibri" w:eastAsia="Times New Roman" w:cs="Calibri"/>
                <w:b/>
                <w:bCs/>
                <w:color w:val="366092"/>
                <w:lang w:eastAsia="en-GB"/>
              </w:rPr>
            </w:pPr>
            <w:r w:rsidRPr="00DA48B1">
              <w:rPr>
                <w:rFonts w:ascii="Apple Color Emoji" w:hAnsi="Apple Color Emoji" w:eastAsia="Times New Roman" w:cs="Apple Color Emoji"/>
                <w:b/>
                <w:bCs/>
                <w:color w:val="366092"/>
                <w:lang w:eastAsia="en-GB"/>
              </w:rPr>
              <w:t>✔</w:t>
            </w:r>
          </w:p>
        </w:tc>
        <w:tc>
          <w:tcPr>
            <w:tcW w:w="1060" w:type="dxa"/>
            <w:tcBorders>
              <w:top w:val="single" w:color="auto" w:sz="4" w:space="0"/>
              <w:left w:val="single" w:color="auto" w:sz="4" w:space="0"/>
              <w:bottom w:val="single" w:color="auto" w:sz="4" w:space="0"/>
              <w:right w:val="single" w:color="000000" w:sz="4" w:space="0"/>
            </w:tcBorders>
            <w:shd w:val="clear" w:color="DCE6F1" w:fill="DCE6F1"/>
            <w:noWrap/>
            <w:vAlign w:val="center"/>
            <w:hideMark/>
          </w:tcPr>
          <w:p w:rsidRPr="00DA48B1" w:rsidR="00DA48B1" w:rsidP="00DA48B1" w:rsidRDefault="00DA48B1" w14:paraId="1E7D0FDF" w14:textId="77777777">
            <w:pPr>
              <w:spacing w:after="0" w:line="240" w:lineRule="auto"/>
              <w:jc w:val="center"/>
              <w:rPr>
                <w:rFonts w:ascii="Calibri" w:hAnsi="Calibri" w:eastAsia="Times New Roman" w:cs="Calibri"/>
                <w:b/>
                <w:bCs/>
                <w:color w:val="366092"/>
                <w:lang w:eastAsia="en-GB"/>
              </w:rPr>
            </w:pPr>
            <w:r w:rsidRPr="00DA48B1">
              <w:rPr>
                <w:rFonts w:ascii="Apple Color Emoji" w:hAnsi="Apple Color Emoji" w:eastAsia="Times New Roman" w:cs="Apple Color Emoji"/>
                <w:b/>
                <w:bCs/>
                <w:color w:val="366092"/>
                <w:lang w:eastAsia="en-GB"/>
              </w:rPr>
              <w:t>✔</w:t>
            </w:r>
          </w:p>
        </w:tc>
      </w:tr>
      <w:tr w:rsidRPr="00DA48B1" w:rsidR="00DA48B1" w:rsidTr="00DA48B1" w14:paraId="3A2F13FA" w14:textId="77777777">
        <w:trPr>
          <w:trHeight w:val="300"/>
        </w:trPr>
        <w:tc>
          <w:tcPr>
            <w:tcW w:w="4250" w:type="dxa"/>
            <w:tcBorders>
              <w:top w:val="single" w:color="auto" w:sz="4" w:space="0"/>
              <w:left w:val="single" w:color="000000" w:sz="4" w:space="0"/>
              <w:bottom w:val="nil"/>
              <w:right w:val="single" w:color="auto" w:sz="4" w:space="0"/>
            </w:tcBorders>
            <w:shd w:val="clear" w:color="auto" w:fill="auto"/>
            <w:noWrap/>
            <w:vAlign w:val="center"/>
            <w:hideMark/>
          </w:tcPr>
          <w:p w:rsidRPr="00DA48B1" w:rsidR="00DA48B1" w:rsidP="00DA48B1" w:rsidRDefault="00DA48B1" w14:paraId="4C7DAD35" w14:textId="77777777">
            <w:pPr>
              <w:spacing w:after="0" w:line="240" w:lineRule="auto"/>
              <w:rPr>
                <w:rFonts w:ascii="Calibri" w:hAnsi="Calibri" w:eastAsia="Times New Roman" w:cs="Calibri"/>
                <w:b/>
                <w:bCs/>
                <w:color w:val="366092"/>
                <w:lang w:eastAsia="en-GB"/>
              </w:rPr>
            </w:pPr>
            <w:r w:rsidRPr="00DA48B1">
              <w:rPr>
                <w:rFonts w:ascii="Calibri" w:hAnsi="Calibri" w:eastAsia="Times New Roman" w:cs="Calibri"/>
                <w:b/>
                <w:bCs/>
                <w:color w:val="366092"/>
                <w:lang w:eastAsia="en-GB"/>
              </w:rPr>
              <w:t>Reporting</w:t>
            </w:r>
          </w:p>
        </w:tc>
        <w:tc>
          <w:tcPr>
            <w:tcW w:w="1060"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DA48B1" w:rsidR="00DA48B1" w:rsidP="00DA48B1" w:rsidRDefault="00DA48B1" w14:paraId="0C6A9915" w14:textId="77777777">
            <w:pPr>
              <w:spacing w:after="0" w:line="240" w:lineRule="auto"/>
              <w:jc w:val="center"/>
              <w:rPr>
                <w:rFonts w:ascii="Calibri" w:hAnsi="Calibri" w:eastAsia="Times New Roman" w:cs="Calibri"/>
                <w:b/>
                <w:bCs/>
                <w:color w:val="FF0000"/>
                <w:lang w:eastAsia="en-GB"/>
              </w:rPr>
            </w:pPr>
            <w:r w:rsidRPr="00DA48B1">
              <w:rPr>
                <w:rFonts w:ascii="Segoe UI Symbol" w:hAnsi="Segoe UI Symbol" w:eastAsia="Times New Roman" w:cs="Segoe UI Symbol"/>
                <w:b/>
                <w:bCs/>
                <w:color w:val="FF0000"/>
                <w:lang w:eastAsia="en-GB"/>
              </w:rPr>
              <w:t>✗</w:t>
            </w:r>
          </w:p>
        </w:tc>
        <w:tc>
          <w:tcPr>
            <w:tcW w:w="1060"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DA48B1" w:rsidR="00DA48B1" w:rsidP="00DA48B1" w:rsidRDefault="00DA48B1" w14:paraId="707F7166" w14:textId="77777777">
            <w:pPr>
              <w:spacing w:after="0" w:line="240" w:lineRule="auto"/>
              <w:jc w:val="center"/>
              <w:rPr>
                <w:rFonts w:ascii="Calibri" w:hAnsi="Calibri" w:eastAsia="Times New Roman" w:cs="Calibri"/>
                <w:b/>
                <w:bCs/>
                <w:color w:val="366092"/>
                <w:lang w:eastAsia="en-GB"/>
              </w:rPr>
            </w:pPr>
            <w:r w:rsidRPr="00DA48B1">
              <w:rPr>
                <w:rFonts w:ascii="Apple Color Emoji" w:hAnsi="Apple Color Emoji" w:eastAsia="Times New Roman" w:cs="Apple Color Emoji"/>
                <w:b/>
                <w:bCs/>
                <w:color w:val="366092"/>
                <w:lang w:eastAsia="en-GB"/>
              </w:rPr>
              <w:t>✔</w:t>
            </w:r>
          </w:p>
        </w:tc>
        <w:tc>
          <w:tcPr>
            <w:tcW w:w="1060"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DA48B1" w:rsidR="00DA48B1" w:rsidP="00DA48B1" w:rsidRDefault="00DA48B1" w14:paraId="642E4DCA" w14:textId="77777777">
            <w:pPr>
              <w:spacing w:after="0" w:line="240" w:lineRule="auto"/>
              <w:jc w:val="center"/>
              <w:rPr>
                <w:rFonts w:ascii="Calibri" w:hAnsi="Calibri" w:eastAsia="Times New Roman" w:cs="Calibri"/>
                <w:b/>
                <w:bCs/>
                <w:color w:val="366092"/>
                <w:lang w:eastAsia="en-GB"/>
              </w:rPr>
            </w:pPr>
            <w:r w:rsidRPr="00DA48B1">
              <w:rPr>
                <w:rFonts w:ascii="Apple Color Emoji" w:hAnsi="Apple Color Emoji" w:eastAsia="Times New Roman" w:cs="Apple Color Emoji"/>
                <w:b/>
                <w:bCs/>
                <w:color w:val="366092"/>
                <w:lang w:eastAsia="en-GB"/>
              </w:rPr>
              <w:t>✔</w:t>
            </w:r>
          </w:p>
        </w:tc>
        <w:tc>
          <w:tcPr>
            <w:tcW w:w="1060"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DA48B1" w:rsidR="00DA48B1" w:rsidP="00DA48B1" w:rsidRDefault="00DA48B1" w14:paraId="5F6B2243" w14:textId="77777777">
            <w:pPr>
              <w:spacing w:after="0" w:line="240" w:lineRule="auto"/>
              <w:jc w:val="center"/>
              <w:rPr>
                <w:rFonts w:ascii="Calibri" w:hAnsi="Calibri" w:eastAsia="Times New Roman" w:cs="Calibri"/>
                <w:b/>
                <w:bCs/>
                <w:color w:val="366092"/>
                <w:lang w:eastAsia="en-GB"/>
              </w:rPr>
            </w:pPr>
            <w:r w:rsidRPr="00DA48B1">
              <w:rPr>
                <w:rFonts w:ascii="Apple Color Emoji" w:hAnsi="Apple Color Emoji" w:eastAsia="Times New Roman" w:cs="Apple Color Emoji"/>
                <w:b/>
                <w:bCs/>
                <w:color w:val="366092"/>
                <w:lang w:eastAsia="en-GB"/>
              </w:rPr>
              <w:t>✔</w:t>
            </w:r>
          </w:p>
        </w:tc>
        <w:tc>
          <w:tcPr>
            <w:tcW w:w="1060" w:type="dxa"/>
            <w:tcBorders>
              <w:top w:val="single" w:color="auto" w:sz="4" w:space="0"/>
              <w:left w:val="single" w:color="auto" w:sz="4" w:space="0"/>
              <w:bottom w:val="single" w:color="auto" w:sz="4" w:space="0"/>
              <w:right w:val="single" w:color="000000" w:sz="4" w:space="0"/>
            </w:tcBorders>
            <w:shd w:val="clear" w:color="auto" w:fill="auto"/>
            <w:noWrap/>
            <w:vAlign w:val="center"/>
            <w:hideMark/>
          </w:tcPr>
          <w:p w:rsidRPr="00DA48B1" w:rsidR="00DA48B1" w:rsidP="00DA48B1" w:rsidRDefault="00DA48B1" w14:paraId="2C0E430D" w14:textId="77777777">
            <w:pPr>
              <w:spacing w:after="0" w:line="240" w:lineRule="auto"/>
              <w:jc w:val="center"/>
              <w:rPr>
                <w:rFonts w:ascii="Calibri" w:hAnsi="Calibri" w:eastAsia="Times New Roman" w:cs="Calibri"/>
                <w:b/>
                <w:bCs/>
                <w:color w:val="366092"/>
                <w:lang w:eastAsia="en-GB"/>
              </w:rPr>
            </w:pPr>
            <w:r w:rsidRPr="00DA48B1">
              <w:rPr>
                <w:rFonts w:ascii="Apple Color Emoji" w:hAnsi="Apple Color Emoji" w:eastAsia="Times New Roman" w:cs="Apple Color Emoji"/>
                <w:b/>
                <w:bCs/>
                <w:color w:val="366092"/>
                <w:lang w:eastAsia="en-GB"/>
              </w:rPr>
              <w:t>✔</w:t>
            </w:r>
          </w:p>
        </w:tc>
      </w:tr>
      <w:tr w:rsidRPr="00DA48B1" w:rsidR="00DA48B1" w:rsidTr="00DA48B1" w14:paraId="070B0837" w14:textId="77777777">
        <w:trPr>
          <w:trHeight w:val="300"/>
        </w:trPr>
        <w:tc>
          <w:tcPr>
            <w:tcW w:w="4250" w:type="dxa"/>
            <w:tcBorders>
              <w:top w:val="single" w:color="auto" w:sz="4" w:space="0"/>
              <w:left w:val="single" w:color="000000" w:sz="4" w:space="0"/>
              <w:bottom w:val="nil"/>
              <w:right w:val="single" w:color="auto" w:sz="4" w:space="0"/>
            </w:tcBorders>
            <w:shd w:val="clear" w:color="DCE6F1" w:fill="DCE6F1"/>
            <w:noWrap/>
            <w:vAlign w:val="center"/>
            <w:hideMark/>
          </w:tcPr>
          <w:p w:rsidRPr="00DA48B1" w:rsidR="00DA48B1" w:rsidP="00DA48B1" w:rsidRDefault="00DA48B1" w14:paraId="3B1E37E2" w14:textId="77777777">
            <w:pPr>
              <w:spacing w:after="0" w:line="240" w:lineRule="auto"/>
              <w:rPr>
                <w:rFonts w:ascii="Calibri" w:hAnsi="Calibri" w:eastAsia="Times New Roman" w:cs="Calibri"/>
                <w:b/>
                <w:bCs/>
                <w:color w:val="366092"/>
                <w:lang w:eastAsia="en-GB"/>
              </w:rPr>
            </w:pPr>
            <w:r w:rsidRPr="00DA48B1">
              <w:rPr>
                <w:rFonts w:ascii="Calibri" w:hAnsi="Calibri" w:eastAsia="Times New Roman" w:cs="Calibri"/>
                <w:b/>
                <w:bCs/>
                <w:color w:val="366092"/>
                <w:lang w:eastAsia="en-GB"/>
              </w:rPr>
              <w:t>Send Registration Form</w:t>
            </w:r>
          </w:p>
        </w:tc>
        <w:tc>
          <w:tcPr>
            <w:tcW w:w="1060" w:type="dxa"/>
            <w:tcBorders>
              <w:top w:val="single" w:color="auto" w:sz="4" w:space="0"/>
              <w:left w:val="single" w:color="auto" w:sz="4" w:space="0"/>
              <w:bottom w:val="single" w:color="auto" w:sz="4" w:space="0"/>
              <w:right w:val="single" w:color="auto" w:sz="4" w:space="0"/>
            </w:tcBorders>
            <w:shd w:val="clear" w:color="DCE6F1" w:fill="DCE6F1"/>
            <w:noWrap/>
            <w:vAlign w:val="center"/>
            <w:hideMark/>
          </w:tcPr>
          <w:p w:rsidRPr="00DA48B1" w:rsidR="00DA48B1" w:rsidP="00DA48B1" w:rsidRDefault="00DA48B1" w14:paraId="1152BFAE" w14:textId="77777777">
            <w:pPr>
              <w:spacing w:after="0" w:line="240" w:lineRule="auto"/>
              <w:jc w:val="center"/>
              <w:rPr>
                <w:rFonts w:ascii="Calibri" w:hAnsi="Calibri" w:eastAsia="Times New Roman" w:cs="Calibri"/>
                <w:b/>
                <w:bCs/>
                <w:color w:val="FF0000"/>
                <w:lang w:eastAsia="en-GB"/>
              </w:rPr>
            </w:pPr>
            <w:r w:rsidRPr="00DA48B1">
              <w:rPr>
                <w:rFonts w:ascii="Segoe UI Symbol" w:hAnsi="Segoe UI Symbol" w:eastAsia="Times New Roman" w:cs="Segoe UI Symbol"/>
                <w:b/>
                <w:bCs/>
                <w:color w:val="FF0000"/>
                <w:lang w:eastAsia="en-GB"/>
              </w:rPr>
              <w:t>✗</w:t>
            </w:r>
          </w:p>
        </w:tc>
        <w:tc>
          <w:tcPr>
            <w:tcW w:w="1060" w:type="dxa"/>
            <w:tcBorders>
              <w:top w:val="single" w:color="auto" w:sz="4" w:space="0"/>
              <w:left w:val="single" w:color="auto" w:sz="4" w:space="0"/>
              <w:bottom w:val="single" w:color="auto" w:sz="4" w:space="0"/>
              <w:right w:val="single" w:color="auto" w:sz="4" w:space="0"/>
            </w:tcBorders>
            <w:shd w:val="clear" w:color="DCE6F1" w:fill="DCE6F1"/>
            <w:noWrap/>
            <w:vAlign w:val="center"/>
            <w:hideMark/>
          </w:tcPr>
          <w:p w:rsidRPr="00DA48B1" w:rsidR="00DA48B1" w:rsidP="00DA48B1" w:rsidRDefault="00DA48B1" w14:paraId="2E90433D" w14:textId="77777777">
            <w:pPr>
              <w:spacing w:after="0" w:line="240" w:lineRule="auto"/>
              <w:jc w:val="center"/>
              <w:rPr>
                <w:rFonts w:ascii="Calibri" w:hAnsi="Calibri" w:eastAsia="Times New Roman" w:cs="Calibri"/>
                <w:b/>
                <w:bCs/>
                <w:color w:val="366092"/>
                <w:lang w:eastAsia="en-GB"/>
              </w:rPr>
            </w:pPr>
            <w:r w:rsidRPr="00DA48B1">
              <w:rPr>
                <w:rFonts w:ascii="Apple Color Emoji" w:hAnsi="Apple Color Emoji" w:eastAsia="Times New Roman" w:cs="Apple Color Emoji"/>
                <w:b/>
                <w:bCs/>
                <w:color w:val="366092"/>
                <w:lang w:eastAsia="en-GB"/>
              </w:rPr>
              <w:t>✔</w:t>
            </w:r>
          </w:p>
        </w:tc>
        <w:tc>
          <w:tcPr>
            <w:tcW w:w="1060" w:type="dxa"/>
            <w:tcBorders>
              <w:top w:val="single" w:color="auto" w:sz="4" w:space="0"/>
              <w:left w:val="single" w:color="auto" w:sz="4" w:space="0"/>
              <w:bottom w:val="single" w:color="auto" w:sz="4" w:space="0"/>
              <w:right w:val="single" w:color="auto" w:sz="4" w:space="0"/>
            </w:tcBorders>
            <w:shd w:val="clear" w:color="DCE6F1" w:fill="DCE6F1"/>
            <w:noWrap/>
            <w:vAlign w:val="center"/>
            <w:hideMark/>
          </w:tcPr>
          <w:p w:rsidRPr="00DA48B1" w:rsidR="00DA48B1" w:rsidP="00DA48B1" w:rsidRDefault="00DA48B1" w14:paraId="6F704A82" w14:textId="77777777">
            <w:pPr>
              <w:spacing w:after="0" w:line="240" w:lineRule="auto"/>
              <w:jc w:val="center"/>
              <w:rPr>
                <w:rFonts w:ascii="Calibri" w:hAnsi="Calibri" w:eastAsia="Times New Roman" w:cs="Calibri"/>
                <w:b/>
                <w:bCs/>
                <w:color w:val="366092"/>
                <w:lang w:eastAsia="en-GB"/>
              </w:rPr>
            </w:pPr>
            <w:r w:rsidRPr="00DA48B1">
              <w:rPr>
                <w:rFonts w:ascii="Apple Color Emoji" w:hAnsi="Apple Color Emoji" w:eastAsia="Times New Roman" w:cs="Apple Color Emoji"/>
                <w:b/>
                <w:bCs/>
                <w:color w:val="366092"/>
                <w:lang w:eastAsia="en-GB"/>
              </w:rPr>
              <w:t>✔</w:t>
            </w:r>
          </w:p>
        </w:tc>
        <w:tc>
          <w:tcPr>
            <w:tcW w:w="1060" w:type="dxa"/>
            <w:tcBorders>
              <w:top w:val="single" w:color="auto" w:sz="4" w:space="0"/>
              <w:left w:val="single" w:color="auto" w:sz="4" w:space="0"/>
              <w:bottom w:val="single" w:color="auto" w:sz="4" w:space="0"/>
              <w:right w:val="single" w:color="auto" w:sz="4" w:space="0"/>
            </w:tcBorders>
            <w:shd w:val="clear" w:color="DCE6F1" w:fill="DCE6F1"/>
            <w:noWrap/>
            <w:vAlign w:val="center"/>
            <w:hideMark/>
          </w:tcPr>
          <w:p w:rsidRPr="00DA48B1" w:rsidR="00DA48B1" w:rsidP="00DA48B1" w:rsidRDefault="00DA48B1" w14:paraId="41E744C7" w14:textId="77777777">
            <w:pPr>
              <w:spacing w:after="0" w:line="240" w:lineRule="auto"/>
              <w:jc w:val="center"/>
              <w:rPr>
                <w:rFonts w:ascii="Calibri" w:hAnsi="Calibri" w:eastAsia="Times New Roman" w:cs="Calibri"/>
                <w:b/>
                <w:bCs/>
                <w:color w:val="366092"/>
                <w:lang w:eastAsia="en-GB"/>
              </w:rPr>
            </w:pPr>
            <w:r w:rsidRPr="00DA48B1">
              <w:rPr>
                <w:rFonts w:ascii="Apple Color Emoji" w:hAnsi="Apple Color Emoji" w:eastAsia="Times New Roman" w:cs="Apple Color Emoji"/>
                <w:b/>
                <w:bCs/>
                <w:color w:val="366092"/>
                <w:lang w:eastAsia="en-GB"/>
              </w:rPr>
              <w:t>✔</w:t>
            </w:r>
          </w:p>
        </w:tc>
        <w:tc>
          <w:tcPr>
            <w:tcW w:w="1060" w:type="dxa"/>
            <w:tcBorders>
              <w:top w:val="single" w:color="auto" w:sz="4" w:space="0"/>
              <w:left w:val="single" w:color="auto" w:sz="4" w:space="0"/>
              <w:bottom w:val="single" w:color="auto" w:sz="4" w:space="0"/>
              <w:right w:val="single" w:color="000000" w:sz="4" w:space="0"/>
            </w:tcBorders>
            <w:shd w:val="clear" w:color="DCE6F1" w:fill="DCE6F1"/>
            <w:noWrap/>
            <w:vAlign w:val="center"/>
            <w:hideMark/>
          </w:tcPr>
          <w:p w:rsidRPr="00DA48B1" w:rsidR="00DA48B1" w:rsidP="00DA48B1" w:rsidRDefault="00DA48B1" w14:paraId="6046612E" w14:textId="77777777">
            <w:pPr>
              <w:spacing w:after="0" w:line="240" w:lineRule="auto"/>
              <w:jc w:val="center"/>
              <w:rPr>
                <w:rFonts w:ascii="Calibri" w:hAnsi="Calibri" w:eastAsia="Times New Roman" w:cs="Calibri"/>
                <w:b/>
                <w:bCs/>
                <w:color w:val="366092"/>
                <w:lang w:eastAsia="en-GB"/>
              </w:rPr>
            </w:pPr>
            <w:r w:rsidRPr="00DA48B1">
              <w:rPr>
                <w:rFonts w:ascii="Apple Color Emoji" w:hAnsi="Apple Color Emoji" w:eastAsia="Times New Roman" w:cs="Apple Color Emoji"/>
                <w:b/>
                <w:bCs/>
                <w:color w:val="366092"/>
                <w:lang w:eastAsia="en-GB"/>
              </w:rPr>
              <w:t>✔</w:t>
            </w:r>
          </w:p>
        </w:tc>
      </w:tr>
      <w:tr w:rsidRPr="00DA48B1" w:rsidR="00DA48B1" w:rsidTr="00DA48B1" w14:paraId="3A507AFA" w14:textId="77777777">
        <w:trPr>
          <w:trHeight w:val="300"/>
        </w:trPr>
        <w:tc>
          <w:tcPr>
            <w:tcW w:w="4250" w:type="dxa"/>
            <w:tcBorders>
              <w:top w:val="single" w:color="auto" w:sz="4" w:space="0"/>
              <w:left w:val="single" w:color="000000" w:sz="4" w:space="0"/>
              <w:bottom w:val="nil"/>
              <w:right w:val="single" w:color="auto" w:sz="4" w:space="0"/>
            </w:tcBorders>
            <w:shd w:val="clear" w:color="auto" w:fill="auto"/>
            <w:noWrap/>
            <w:vAlign w:val="center"/>
            <w:hideMark/>
          </w:tcPr>
          <w:p w:rsidRPr="00DA48B1" w:rsidR="00DA48B1" w:rsidP="00DA48B1" w:rsidRDefault="00DA48B1" w14:paraId="4D46EC0A" w14:textId="77777777">
            <w:pPr>
              <w:spacing w:after="0" w:line="240" w:lineRule="auto"/>
              <w:rPr>
                <w:rFonts w:ascii="Calibri" w:hAnsi="Calibri" w:eastAsia="Times New Roman" w:cs="Calibri"/>
                <w:b/>
                <w:bCs/>
                <w:color w:val="366092"/>
                <w:lang w:eastAsia="en-GB"/>
              </w:rPr>
            </w:pPr>
            <w:r w:rsidRPr="00DA48B1">
              <w:rPr>
                <w:rFonts w:ascii="Calibri" w:hAnsi="Calibri" w:eastAsia="Times New Roman" w:cs="Calibri"/>
                <w:b/>
                <w:bCs/>
                <w:color w:val="366092"/>
                <w:lang w:eastAsia="en-GB"/>
              </w:rPr>
              <w:t>Registration Progress</w:t>
            </w:r>
          </w:p>
        </w:tc>
        <w:tc>
          <w:tcPr>
            <w:tcW w:w="1060"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DA48B1" w:rsidR="00DA48B1" w:rsidP="00DA48B1" w:rsidRDefault="00DA48B1" w14:paraId="34DA0F1B" w14:textId="77777777">
            <w:pPr>
              <w:spacing w:after="0" w:line="240" w:lineRule="auto"/>
              <w:jc w:val="center"/>
              <w:rPr>
                <w:rFonts w:ascii="Calibri" w:hAnsi="Calibri" w:eastAsia="Times New Roman" w:cs="Calibri"/>
                <w:b/>
                <w:bCs/>
                <w:color w:val="FF0000"/>
                <w:lang w:eastAsia="en-GB"/>
              </w:rPr>
            </w:pPr>
            <w:r w:rsidRPr="00DA48B1">
              <w:rPr>
                <w:rFonts w:ascii="Segoe UI Symbol" w:hAnsi="Segoe UI Symbol" w:eastAsia="Times New Roman" w:cs="Segoe UI Symbol"/>
                <w:b/>
                <w:bCs/>
                <w:color w:val="FF0000"/>
                <w:lang w:eastAsia="en-GB"/>
              </w:rPr>
              <w:t>✗</w:t>
            </w:r>
          </w:p>
        </w:tc>
        <w:tc>
          <w:tcPr>
            <w:tcW w:w="1060"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DA48B1" w:rsidR="00DA48B1" w:rsidP="00DA48B1" w:rsidRDefault="00DA48B1" w14:paraId="2C823FA0" w14:textId="77777777">
            <w:pPr>
              <w:spacing w:after="0" w:line="240" w:lineRule="auto"/>
              <w:jc w:val="center"/>
              <w:rPr>
                <w:rFonts w:ascii="Calibri" w:hAnsi="Calibri" w:eastAsia="Times New Roman" w:cs="Calibri"/>
                <w:b/>
                <w:bCs/>
                <w:color w:val="366092"/>
                <w:lang w:eastAsia="en-GB"/>
              </w:rPr>
            </w:pPr>
            <w:r w:rsidRPr="00DA48B1">
              <w:rPr>
                <w:rFonts w:ascii="Apple Color Emoji" w:hAnsi="Apple Color Emoji" w:eastAsia="Times New Roman" w:cs="Apple Color Emoji"/>
                <w:b/>
                <w:bCs/>
                <w:color w:val="366092"/>
                <w:lang w:eastAsia="en-GB"/>
              </w:rPr>
              <w:t>✔</w:t>
            </w:r>
          </w:p>
        </w:tc>
        <w:tc>
          <w:tcPr>
            <w:tcW w:w="1060"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DA48B1" w:rsidR="00DA48B1" w:rsidP="00DA48B1" w:rsidRDefault="00DA48B1" w14:paraId="1BCF952D" w14:textId="77777777">
            <w:pPr>
              <w:spacing w:after="0" w:line="240" w:lineRule="auto"/>
              <w:jc w:val="center"/>
              <w:rPr>
                <w:rFonts w:ascii="Calibri" w:hAnsi="Calibri" w:eastAsia="Times New Roman" w:cs="Calibri"/>
                <w:b/>
                <w:bCs/>
                <w:color w:val="366092"/>
                <w:lang w:eastAsia="en-GB"/>
              </w:rPr>
            </w:pPr>
            <w:r w:rsidRPr="00DA48B1">
              <w:rPr>
                <w:rFonts w:ascii="Apple Color Emoji" w:hAnsi="Apple Color Emoji" w:eastAsia="Times New Roman" w:cs="Apple Color Emoji"/>
                <w:b/>
                <w:bCs/>
                <w:color w:val="366092"/>
                <w:lang w:eastAsia="en-GB"/>
              </w:rPr>
              <w:t>✔</w:t>
            </w:r>
          </w:p>
        </w:tc>
        <w:tc>
          <w:tcPr>
            <w:tcW w:w="1060"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DA48B1" w:rsidR="00DA48B1" w:rsidP="00DA48B1" w:rsidRDefault="00DA48B1" w14:paraId="059A8DBB" w14:textId="77777777">
            <w:pPr>
              <w:spacing w:after="0" w:line="240" w:lineRule="auto"/>
              <w:jc w:val="center"/>
              <w:rPr>
                <w:rFonts w:ascii="Calibri" w:hAnsi="Calibri" w:eastAsia="Times New Roman" w:cs="Calibri"/>
                <w:b/>
                <w:bCs/>
                <w:color w:val="366092"/>
                <w:lang w:eastAsia="en-GB"/>
              </w:rPr>
            </w:pPr>
            <w:r w:rsidRPr="00DA48B1">
              <w:rPr>
                <w:rFonts w:ascii="Apple Color Emoji" w:hAnsi="Apple Color Emoji" w:eastAsia="Times New Roman" w:cs="Apple Color Emoji"/>
                <w:b/>
                <w:bCs/>
                <w:color w:val="366092"/>
                <w:lang w:eastAsia="en-GB"/>
              </w:rPr>
              <w:t>✔</w:t>
            </w:r>
          </w:p>
        </w:tc>
        <w:tc>
          <w:tcPr>
            <w:tcW w:w="1060" w:type="dxa"/>
            <w:tcBorders>
              <w:top w:val="single" w:color="auto" w:sz="4" w:space="0"/>
              <w:left w:val="single" w:color="auto" w:sz="4" w:space="0"/>
              <w:bottom w:val="single" w:color="auto" w:sz="4" w:space="0"/>
              <w:right w:val="single" w:color="000000" w:sz="4" w:space="0"/>
            </w:tcBorders>
            <w:shd w:val="clear" w:color="auto" w:fill="auto"/>
            <w:noWrap/>
            <w:vAlign w:val="center"/>
            <w:hideMark/>
          </w:tcPr>
          <w:p w:rsidRPr="00DA48B1" w:rsidR="00DA48B1" w:rsidP="00DA48B1" w:rsidRDefault="00DA48B1" w14:paraId="153C031F" w14:textId="77777777">
            <w:pPr>
              <w:spacing w:after="0" w:line="240" w:lineRule="auto"/>
              <w:jc w:val="center"/>
              <w:rPr>
                <w:rFonts w:ascii="Calibri" w:hAnsi="Calibri" w:eastAsia="Times New Roman" w:cs="Calibri"/>
                <w:b/>
                <w:bCs/>
                <w:color w:val="366092"/>
                <w:lang w:eastAsia="en-GB"/>
              </w:rPr>
            </w:pPr>
            <w:r w:rsidRPr="00DA48B1">
              <w:rPr>
                <w:rFonts w:ascii="Apple Color Emoji" w:hAnsi="Apple Color Emoji" w:eastAsia="Times New Roman" w:cs="Apple Color Emoji"/>
                <w:b/>
                <w:bCs/>
                <w:color w:val="366092"/>
                <w:lang w:eastAsia="en-GB"/>
              </w:rPr>
              <w:t>✔</w:t>
            </w:r>
          </w:p>
        </w:tc>
      </w:tr>
      <w:tr w:rsidRPr="00DA48B1" w:rsidR="00DA48B1" w:rsidTr="00DA48B1" w14:paraId="13B3FD61" w14:textId="77777777">
        <w:trPr>
          <w:trHeight w:val="300"/>
        </w:trPr>
        <w:tc>
          <w:tcPr>
            <w:tcW w:w="4250" w:type="dxa"/>
            <w:tcBorders>
              <w:top w:val="single" w:color="auto" w:sz="4" w:space="0"/>
              <w:left w:val="single" w:color="000000" w:sz="4" w:space="0"/>
              <w:bottom w:val="nil"/>
              <w:right w:val="single" w:color="auto" w:sz="4" w:space="0"/>
            </w:tcBorders>
            <w:shd w:val="clear" w:color="DCE6F1" w:fill="DCE6F1"/>
            <w:noWrap/>
            <w:vAlign w:val="center"/>
            <w:hideMark/>
          </w:tcPr>
          <w:p w:rsidRPr="00DA48B1" w:rsidR="00DA48B1" w:rsidP="00DA48B1" w:rsidRDefault="00DA48B1" w14:paraId="3C8AA3EF" w14:textId="77777777">
            <w:pPr>
              <w:spacing w:after="0" w:line="240" w:lineRule="auto"/>
              <w:rPr>
                <w:rFonts w:ascii="Calibri" w:hAnsi="Calibri" w:eastAsia="Times New Roman" w:cs="Calibri"/>
                <w:b/>
                <w:bCs/>
                <w:color w:val="366092"/>
                <w:lang w:eastAsia="en-GB"/>
              </w:rPr>
            </w:pPr>
            <w:r w:rsidRPr="00DA48B1">
              <w:rPr>
                <w:rFonts w:ascii="Calibri" w:hAnsi="Calibri" w:eastAsia="Times New Roman" w:cs="Calibri"/>
                <w:b/>
                <w:bCs/>
                <w:color w:val="366092"/>
                <w:lang w:eastAsia="en-GB"/>
              </w:rPr>
              <w:t>Active Workers in My Department (Reporting)</w:t>
            </w:r>
          </w:p>
        </w:tc>
        <w:tc>
          <w:tcPr>
            <w:tcW w:w="1060" w:type="dxa"/>
            <w:tcBorders>
              <w:top w:val="single" w:color="auto" w:sz="4" w:space="0"/>
              <w:left w:val="single" w:color="auto" w:sz="4" w:space="0"/>
              <w:bottom w:val="single" w:color="auto" w:sz="4" w:space="0"/>
              <w:right w:val="single" w:color="auto" w:sz="4" w:space="0"/>
            </w:tcBorders>
            <w:shd w:val="clear" w:color="DCE6F1" w:fill="DCE6F1"/>
            <w:noWrap/>
            <w:vAlign w:val="center"/>
            <w:hideMark/>
          </w:tcPr>
          <w:p w:rsidRPr="00DA48B1" w:rsidR="00DA48B1" w:rsidP="00DA48B1" w:rsidRDefault="00DA48B1" w14:paraId="2DBFDCDF" w14:textId="77777777">
            <w:pPr>
              <w:spacing w:after="0" w:line="240" w:lineRule="auto"/>
              <w:jc w:val="center"/>
              <w:rPr>
                <w:rFonts w:ascii="Calibri" w:hAnsi="Calibri" w:eastAsia="Times New Roman" w:cs="Calibri"/>
                <w:b/>
                <w:bCs/>
                <w:color w:val="FF0000"/>
                <w:lang w:eastAsia="en-GB"/>
              </w:rPr>
            </w:pPr>
            <w:r w:rsidRPr="00DA48B1">
              <w:rPr>
                <w:rFonts w:ascii="Segoe UI Symbol" w:hAnsi="Segoe UI Symbol" w:eastAsia="Times New Roman" w:cs="Segoe UI Symbol"/>
                <w:b/>
                <w:bCs/>
                <w:color w:val="FF0000"/>
                <w:lang w:eastAsia="en-GB"/>
              </w:rPr>
              <w:t>✗</w:t>
            </w:r>
          </w:p>
        </w:tc>
        <w:tc>
          <w:tcPr>
            <w:tcW w:w="1060" w:type="dxa"/>
            <w:tcBorders>
              <w:top w:val="single" w:color="auto" w:sz="4" w:space="0"/>
              <w:left w:val="single" w:color="auto" w:sz="4" w:space="0"/>
              <w:bottom w:val="single" w:color="auto" w:sz="4" w:space="0"/>
              <w:right w:val="single" w:color="auto" w:sz="4" w:space="0"/>
            </w:tcBorders>
            <w:shd w:val="clear" w:color="DCE6F1" w:fill="DCE6F1"/>
            <w:noWrap/>
            <w:vAlign w:val="center"/>
            <w:hideMark/>
          </w:tcPr>
          <w:p w:rsidRPr="00DA48B1" w:rsidR="00DA48B1" w:rsidP="00DA48B1" w:rsidRDefault="00DA48B1" w14:paraId="348910B5" w14:textId="77777777">
            <w:pPr>
              <w:spacing w:after="0" w:line="240" w:lineRule="auto"/>
              <w:jc w:val="center"/>
              <w:rPr>
                <w:rFonts w:ascii="Calibri" w:hAnsi="Calibri" w:eastAsia="Times New Roman" w:cs="Calibri"/>
                <w:b/>
                <w:bCs/>
                <w:color w:val="366092"/>
                <w:lang w:eastAsia="en-GB"/>
              </w:rPr>
            </w:pPr>
            <w:r w:rsidRPr="00DA48B1">
              <w:rPr>
                <w:rFonts w:ascii="Apple Color Emoji" w:hAnsi="Apple Color Emoji" w:eastAsia="Times New Roman" w:cs="Apple Color Emoji"/>
                <w:b/>
                <w:bCs/>
                <w:color w:val="366092"/>
                <w:lang w:eastAsia="en-GB"/>
              </w:rPr>
              <w:t>✔</w:t>
            </w:r>
          </w:p>
        </w:tc>
        <w:tc>
          <w:tcPr>
            <w:tcW w:w="1060" w:type="dxa"/>
            <w:tcBorders>
              <w:top w:val="single" w:color="auto" w:sz="4" w:space="0"/>
              <w:left w:val="single" w:color="auto" w:sz="4" w:space="0"/>
              <w:bottom w:val="single" w:color="auto" w:sz="4" w:space="0"/>
              <w:right w:val="single" w:color="auto" w:sz="4" w:space="0"/>
            </w:tcBorders>
            <w:shd w:val="clear" w:color="DCE6F1" w:fill="DCE6F1"/>
            <w:noWrap/>
            <w:vAlign w:val="center"/>
            <w:hideMark/>
          </w:tcPr>
          <w:p w:rsidRPr="00DA48B1" w:rsidR="00DA48B1" w:rsidP="00DA48B1" w:rsidRDefault="00DA48B1" w14:paraId="0952C45A" w14:textId="77777777">
            <w:pPr>
              <w:spacing w:after="0" w:line="240" w:lineRule="auto"/>
              <w:jc w:val="center"/>
              <w:rPr>
                <w:rFonts w:ascii="Calibri" w:hAnsi="Calibri" w:eastAsia="Times New Roman" w:cs="Calibri"/>
                <w:b/>
                <w:bCs/>
                <w:color w:val="366092"/>
                <w:lang w:eastAsia="en-GB"/>
              </w:rPr>
            </w:pPr>
            <w:r w:rsidRPr="00DA48B1">
              <w:rPr>
                <w:rFonts w:ascii="Apple Color Emoji" w:hAnsi="Apple Color Emoji" w:eastAsia="Times New Roman" w:cs="Apple Color Emoji"/>
                <w:b/>
                <w:bCs/>
                <w:color w:val="366092"/>
                <w:lang w:eastAsia="en-GB"/>
              </w:rPr>
              <w:t>✔</w:t>
            </w:r>
          </w:p>
        </w:tc>
        <w:tc>
          <w:tcPr>
            <w:tcW w:w="1060" w:type="dxa"/>
            <w:tcBorders>
              <w:top w:val="single" w:color="auto" w:sz="4" w:space="0"/>
              <w:left w:val="single" w:color="auto" w:sz="4" w:space="0"/>
              <w:bottom w:val="single" w:color="auto" w:sz="4" w:space="0"/>
              <w:right w:val="single" w:color="auto" w:sz="4" w:space="0"/>
            </w:tcBorders>
            <w:shd w:val="clear" w:color="DCE6F1" w:fill="DCE6F1"/>
            <w:noWrap/>
            <w:vAlign w:val="center"/>
            <w:hideMark/>
          </w:tcPr>
          <w:p w:rsidRPr="00DA48B1" w:rsidR="00DA48B1" w:rsidP="00DA48B1" w:rsidRDefault="00DA48B1" w14:paraId="474366F1" w14:textId="77777777">
            <w:pPr>
              <w:spacing w:after="0" w:line="240" w:lineRule="auto"/>
              <w:jc w:val="center"/>
              <w:rPr>
                <w:rFonts w:ascii="Calibri" w:hAnsi="Calibri" w:eastAsia="Times New Roman" w:cs="Calibri"/>
                <w:b/>
                <w:bCs/>
                <w:color w:val="366092"/>
                <w:lang w:eastAsia="en-GB"/>
              </w:rPr>
            </w:pPr>
            <w:r w:rsidRPr="00DA48B1">
              <w:rPr>
                <w:rFonts w:ascii="Apple Color Emoji" w:hAnsi="Apple Color Emoji" w:eastAsia="Times New Roman" w:cs="Apple Color Emoji"/>
                <w:b/>
                <w:bCs/>
                <w:color w:val="366092"/>
                <w:lang w:eastAsia="en-GB"/>
              </w:rPr>
              <w:t>✔</w:t>
            </w:r>
          </w:p>
        </w:tc>
        <w:tc>
          <w:tcPr>
            <w:tcW w:w="1060" w:type="dxa"/>
            <w:tcBorders>
              <w:top w:val="single" w:color="auto" w:sz="4" w:space="0"/>
              <w:left w:val="single" w:color="auto" w:sz="4" w:space="0"/>
              <w:bottom w:val="single" w:color="auto" w:sz="4" w:space="0"/>
              <w:right w:val="single" w:color="000000" w:sz="4" w:space="0"/>
            </w:tcBorders>
            <w:shd w:val="clear" w:color="DCE6F1" w:fill="DCE6F1"/>
            <w:noWrap/>
            <w:vAlign w:val="center"/>
            <w:hideMark/>
          </w:tcPr>
          <w:p w:rsidRPr="00DA48B1" w:rsidR="00DA48B1" w:rsidP="00DA48B1" w:rsidRDefault="00DA48B1" w14:paraId="7FD118DE" w14:textId="77777777">
            <w:pPr>
              <w:spacing w:after="0" w:line="240" w:lineRule="auto"/>
              <w:jc w:val="center"/>
              <w:rPr>
                <w:rFonts w:ascii="Calibri" w:hAnsi="Calibri" w:eastAsia="Times New Roman" w:cs="Calibri"/>
                <w:b/>
                <w:bCs/>
                <w:color w:val="366092"/>
                <w:lang w:eastAsia="en-GB"/>
              </w:rPr>
            </w:pPr>
            <w:r w:rsidRPr="00DA48B1">
              <w:rPr>
                <w:rFonts w:ascii="Apple Color Emoji" w:hAnsi="Apple Color Emoji" w:eastAsia="Times New Roman" w:cs="Apple Color Emoji"/>
                <w:b/>
                <w:bCs/>
                <w:color w:val="366092"/>
                <w:lang w:eastAsia="en-GB"/>
              </w:rPr>
              <w:t>✔</w:t>
            </w:r>
          </w:p>
        </w:tc>
      </w:tr>
      <w:tr w:rsidRPr="00DA48B1" w:rsidR="00DA48B1" w:rsidTr="00DA48B1" w14:paraId="6728EBC0" w14:textId="77777777">
        <w:trPr>
          <w:trHeight w:val="300"/>
        </w:trPr>
        <w:tc>
          <w:tcPr>
            <w:tcW w:w="4250" w:type="dxa"/>
            <w:tcBorders>
              <w:top w:val="single" w:color="auto" w:sz="4" w:space="0"/>
              <w:left w:val="single" w:color="000000" w:sz="4" w:space="0"/>
              <w:bottom w:val="nil"/>
              <w:right w:val="single" w:color="auto" w:sz="4" w:space="0"/>
            </w:tcBorders>
            <w:shd w:val="clear" w:color="auto" w:fill="auto"/>
            <w:noWrap/>
            <w:vAlign w:val="center"/>
            <w:hideMark/>
          </w:tcPr>
          <w:p w:rsidRPr="00DA48B1" w:rsidR="00DA48B1" w:rsidP="00DA48B1" w:rsidRDefault="00DA48B1" w14:paraId="7B0C27F5" w14:textId="77777777">
            <w:pPr>
              <w:spacing w:after="0" w:line="240" w:lineRule="auto"/>
              <w:rPr>
                <w:rFonts w:ascii="Calibri" w:hAnsi="Calibri" w:eastAsia="Times New Roman" w:cs="Calibri"/>
                <w:b/>
                <w:bCs/>
                <w:color w:val="366092"/>
                <w:lang w:eastAsia="en-GB"/>
              </w:rPr>
            </w:pPr>
            <w:r w:rsidRPr="00DA48B1">
              <w:rPr>
                <w:rFonts w:ascii="Calibri" w:hAnsi="Calibri" w:eastAsia="Times New Roman" w:cs="Calibri"/>
                <w:b/>
                <w:bCs/>
                <w:color w:val="366092"/>
                <w:lang w:eastAsia="en-GB"/>
              </w:rPr>
              <w:t>Monthly Disposal Return (Reporting)</w:t>
            </w:r>
          </w:p>
        </w:tc>
        <w:tc>
          <w:tcPr>
            <w:tcW w:w="1060"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DA48B1" w:rsidR="00DA48B1" w:rsidP="00DA48B1" w:rsidRDefault="00DA48B1" w14:paraId="1C65EB46" w14:textId="77777777">
            <w:pPr>
              <w:spacing w:after="0" w:line="240" w:lineRule="auto"/>
              <w:jc w:val="center"/>
              <w:rPr>
                <w:rFonts w:ascii="Calibri" w:hAnsi="Calibri" w:eastAsia="Times New Roman" w:cs="Calibri"/>
                <w:b/>
                <w:bCs/>
                <w:color w:val="FF0000"/>
                <w:lang w:eastAsia="en-GB"/>
              </w:rPr>
            </w:pPr>
            <w:r w:rsidRPr="00DA48B1">
              <w:rPr>
                <w:rFonts w:ascii="Segoe UI Symbol" w:hAnsi="Segoe UI Symbol" w:eastAsia="Times New Roman" w:cs="Segoe UI Symbol"/>
                <w:b/>
                <w:bCs/>
                <w:color w:val="FF0000"/>
                <w:lang w:eastAsia="en-GB"/>
              </w:rPr>
              <w:t>✗</w:t>
            </w:r>
          </w:p>
        </w:tc>
        <w:tc>
          <w:tcPr>
            <w:tcW w:w="1060"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DA48B1" w:rsidR="00DA48B1" w:rsidP="00DA48B1" w:rsidRDefault="00DA48B1" w14:paraId="0CFFAD48" w14:textId="77777777">
            <w:pPr>
              <w:spacing w:after="0" w:line="240" w:lineRule="auto"/>
              <w:jc w:val="center"/>
              <w:rPr>
                <w:rFonts w:ascii="Calibri" w:hAnsi="Calibri" w:eastAsia="Times New Roman" w:cs="Calibri"/>
                <w:b/>
                <w:bCs/>
                <w:color w:val="366092"/>
                <w:lang w:eastAsia="en-GB"/>
              </w:rPr>
            </w:pPr>
            <w:r w:rsidRPr="00DA48B1">
              <w:rPr>
                <w:rFonts w:ascii="Apple Color Emoji" w:hAnsi="Apple Color Emoji" w:eastAsia="Times New Roman" w:cs="Apple Color Emoji"/>
                <w:b/>
                <w:bCs/>
                <w:color w:val="366092"/>
                <w:lang w:eastAsia="en-GB"/>
              </w:rPr>
              <w:t>✔</w:t>
            </w:r>
          </w:p>
        </w:tc>
        <w:tc>
          <w:tcPr>
            <w:tcW w:w="1060"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DA48B1" w:rsidR="00DA48B1" w:rsidP="00DA48B1" w:rsidRDefault="00DA48B1" w14:paraId="47A75642" w14:textId="77777777">
            <w:pPr>
              <w:spacing w:after="0" w:line="240" w:lineRule="auto"/>
              <w:jc w:val="center"/>
              <w:rPr>
                <w:rFonts w:ascii="Calibri" w:hAnsi="Calibri" w:eastAsia="Times New Roman" w:cs="Calibri"/>
                <w:b/>
                <w:bCs/>
                <w:color w:val="366092"/>
                <w:lang w:eastAsia="en-GB"/>
              </w:rPr>
            </w:pPr>
            <w:r w:rsidRPr="00DA48B1">
              <w:rPr>
                <w:rFonts w:ascii="Apple Color Emoji" w:hAnsi="Apple Color Emoji" w:eastAsia="Times New Roman" w:cs="Apple Color Emoji"/>
                <w:b/>
                <w:bCs/>
                <w:color w:val="366092"/>
                <w:lang w:eastAsia="en-GB"/>
              </w:rPr>
              <w:t>✔</w:t>
            </w:r>
          </w:p>
        </w:tc>
        <w:tc>
          <w:tcPr>
            <w:tcW w:w="1060"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DA48B1" w:rsidR="00DA48B1" w:rsidP="00DA48B1" w:rsidRDefault="00DA48B1" w14:paraId="79A4F72B" w14:textId="77777777">
            <w:pPr>
              <w:spacing w:after="0" w:line="240" w:lineRule="auto"/>
              <w:jc w:val="center"/>
              <w:rPr>
                <w:rFonts w:ascii="Calibri" w:hAnsi="Calibri" w:eastAsia="Times New Roman" w:cs="Calibri"/>
                <w:b/>
                <w:bCs/>
                <w:color w:val="366092"/>
                <w:lang w:eastAsia="en-GB"/>
              </w:rPr>
            </w:pPr>
            <w:r w:rsidRPr="00DA48B1">
              <w:rPr>
                <w:rFonts w:ascii="Apple Color Emoji" w:hAnsi="Apple Color Emoji" w:eastAsia="Times New Roman" w:cs="Apple Color Emoji"/>
                <w:b/>
                <w:bCs/>
                <w:color w:val="366092"/>
                <w:lang w:eastAsia="en-GB"/>
              </w:rPr>
              <w:t>✔</w:t>
            </w:r>
          </w:p>
        </w:tc>
        <w:tc>
          <w:tcPr>
            <w:tcW w:w="1060" w:type="dxa"/>
            <w:tcBorders>
              <w:top w:val="single" w:color="auto" w:sz="4" w:space="0"/>
              <w:left w:val="single" w:color="auto" w:sz="4" w:space="0"/>
              <w:bottom w:val="single" w:color="auto" w:sz="4" w:space="0"/>
              <w:right w:val="single" w:color="000000" w:sz="4" w:space="0"/>
            </w:tcBorders>
            <w:shd w:val="clear" w:color="auto" w:fill="auto"/>
            <w:noWrap/>
            <w:vAlign w:val="center"/>
            <w:hideMark/>
          </w:tcPr>
          <w:p w:rsidRPr="00DA48B1" w:rsidR="00DA48B1" w:rsidP="00DA48B1" w:rsidRDefault="00DA48B1" w14:paraId="48AB1A9E" w14:textId="77777777">
            <w:pPr>
              <w:spacing w:after="0" w:line="240" w:lineRule="auto"/>
              <w:jc w:val="center"/>
              <w:rPr>
                <w:rFonts w:ascii="Calibri" w:hAnsi="Calibri" w:eastAsia="Times New Roman" w:cs="Calibri"/>
                <w:b/>
                <w:bCs/>
                <w:color w:val="366092"/>
                <w:lang w:eastAsia="en-GB"/>
              </w:rPr>
            </w:pPr>
            <w:r w:rsidRPr="00DA48B1">
              <w:rPr>
                <w:rFonts w:ascii="Apple Color Emoji" w:hAnsi="Apple Color Emoji" w:eastAsia="Times New Roman" w:cs="Apple Color Emoji"/>
                <w:b/>
                <w:bCs/>
                <w:color w:val="366092"/>
                <w:lang w:eastAsia="en-GB"/>
              </w:rPr>
              <w:t>✔</w:t>
            </w:r>
          </w:p>
        </w:tc>
      </w:tr>
      <w:tr w:rsidRPr="00DA48B1" w:rsidR="00DA48B1" w:rsidTr="00DA48B1" w14:paraId="11B0DC54" w14:textId="77777777">
        <w:trPr>
          <w:trHeight w:val="300"/>
        </w:trPr>
        <w:tc>
          <w:tcPr>
            <w:tcW w:w="4250" w:type="dxa"/>
            <w:tcBorders>
              <w:top w:val="single" w:color="auto" w:sz="4" w:space="0"/>
              <w:left w:val="single" w:color="000000" w:sz="4" w:space="0"/>
              <w:bottom w:val="nil"/>
              <w:right w:val="single" w:color="auto" w:sz="4" w:space="0"/>
            </w:tcBorders>
            <w:shd w:val="clear" w:color="DCE6F1" w:fill="DCE6F1"/>
            <w:noWrap/>
            <w:vAlign w:val="center"/>
            <w:hideMark/>
          </w:tcPr>
          <w:p w:rsidRPr="00DA48B1" w:rsidR="00DA48B1" w:rsidP="00DA48B1" w:rsidRDefault="00DA48B1" w14:paraId="27E9021D" w14:textId="77777777">
            <w:pPr>
              <w:spacing w:after="0" w:line="240" w:lineRule="auto"/>
              <w:rPr>
                <w:rFonts w:ascii="Calibri" w:hAnsi="Calibri" w:eastAsia="Times New Roman" w:cs="Calibri"/>
                <w:b/>
                <w:bCs/>
                <w:color w:val="366092"/>
                <w:lang w:eastAsia="en-GB"/>
              </w:rPr>
            </w:pPr>
            <w:r w:rsidRPr="00DA48B1">
              <w:rPr>
                <w:rFonts w:ascii="Calibri" w:hAnsi="Calibri" w:eastAsia="Times New Roman" w:cs="Calibri"/>
                <w:b/>
                <w:bCs/>
                <w:color w:val="366092"/>
                <w:lang w:eastAsia="en-GB"/>
              </w:rPr>
              <w:t>Monthly Possession Return (Reporting)</w:t>
            </w:r>
          </w:p>
        </w:tc>
        <w:tc>
          <w:tcPr>
            <w:tcW w:w="1060" w:type="dxa"/>
            <w:tcBorders>
              <w:top w:val="single" w:color="auto" w:sz="4" w:space="0"/>
              <w:left w:val="single" w:color="auto" w:sz="4" w:space="0"/>
              <w:bottom w:val="single" w:color="auto" w:sz="4" w:space="0"/>
              <w:right w:val="single" w:color="auto" w:sz="4" w:space="0"/>
            </w:tcBorders>
            <w:shd w:val="clear" w:color="DCE6F1" w:fill="DCE6F1"/>
            <w:noWrap/>
            <w:vAlign w:val="center"/>
            <w:hideMark/>
          </w:tcPr>
          <w:p w:rsidRPr="00DA48B1" w:rsidR="00DA48B1" w:rsidP="00DA48B1" w:rsidRDefault="00DA48B1" w14:paraId="3102D273" w14:textId="77777777">
            <w:pPr>
              <w:spacing w:after="0" w:line="240" w:lineRule="auto"/>
              <w:jc w:val="center"/>
              <w:rPr>
                <w:rFonts w:ascii="Calibri" w:hAnsi="Calibri" w:eastAsia="Times New Roman" w:cs="Calibri"/>
                <w:b/>
                <w:bCs/>
                <w:color w:val="FF0000"/>
                <w:lang w:eastAsia="en-GB"/>
              </w:rPr>
            </w:pPr>
            <w:r w:rsidRPr="00DA48B1">
              <w:rPr>
                <w:rFonts w:ascii="Segoe UI Symbol" w:hAnsi="Segoe UI Symbol" w:eastAsia="Times New Roman" w:cs="Segoe UI Symbol"/>
                <w:b/>
                <w:bCs/>
                <w:color w:val="FF0000"/>
                <w:lang w:eastAsia="en-GB"/>
              </w:rPr>
              <w:t>✗</w:t>
            </w:r>
          </w:p>
        </w:tc>
        <w:tc>
          <w:tcPr>
            <w:tcW w:w="1060" w:type="dxa"/>
            <w:tcBorders>
              <w:top w:val="single" w:color="auto" w:sz="4" w:space="0"/>
              <w:left w:val="single" w:color="auto" w:sz="4" w:space="0"/>
              <w:bottom w:val="single" w:color="auto" w:sz="4" w:space="0"/>
              <w:right w:val="single" w:color="auto" w:sz="4" w:space="0"/>
            </w:tcBorders>
            <w:shd w:val="clear" w:color="DCE6F1" w:fill="DCE6F1"/>
            <w:noWrap/>
            <w:vAlign w:val="center"/>
            <w:hideMark/>
          </w:tcPr>
          <w:p w:rsidRPr="00DA48B1" w:rsidR="00DA48B1" w:rsidP="00DA48B1" w:rsidRDefault="00DA48B1" w14:paraId="54505D4B" w14:textId="77777777">
            <w:pPr>
              <w:spacing w:after="0" w:line="240" w:lineRule="auto"/>
              <w:jc w:val="center"/>
              <w:rPr>
                <w:rFonts w:ascii="Calibri" w:hAnsi="Calibri" w:eastAsia="Times New Roman" w:cs="Calibri"/>
                <w:b/>
                <w:bCs/>
                <w:color w:val="366092"/>
                <w:lang w:eastAsia="en-GB"/>
              </w:rPr>
            </w:pPr>
            <w:r w:rsidRPr="00DA48B1">
              <w:rPr>
                <w:rFonts w:ascii="Apple Color Emoji" w:hAnsi="Apple Color Emoji" w:eastAsia="Times New Roman" w:cs="Apple Color Emoji"/>
                <w:b/>
                <w:bCs/>
                <w:color w:val="366092"/>
                <w:lang w:eastAsia="en-GB"/>
              </w:rPr>
              <w:t>✔</w:t>
            </w:r>
          </w:p>
        </w:tc>
        <w:tc>
          <w:tcPr>
            <w:tcW w:w="1060" w:type="dxa"/>
            <w:tcBorders>
              <w:top w:val="single" w:color="auto" w:sz="4" w:space="0"/>
              <w:left w:val="single" w:color="auto" w:sz="4" w:space="0"/>
              <w:bottom w:val="single" w:color="auto" w:sz="4" w:space="0"/>
              <w:right w:val="single" w:color="auto" w:sz="4" w:space="0"/>
            </w:tcBorders>
            <w:shd w:val="clear" w:color="DCE6F1" w:fill="DCE6F1"/>
            <w:noWrap/>
            <w:vAlign w:val="center"/>
            <w:hideMark/>
          </w:tcPr>
          <w:p w:rsidRPr="00DA48B1" w:rsidR="00DA48B1" w:rsidP="00DA48B1" w:rsidRDefault="00DA48B1" w14:paraId="2A17E615" w14:textId="77777777">
            <w:pPr>
              <w:spacing w:after="0" w:line="240" w:lineRule="auto"/>
              <w:jc w:val="center"/>
              <w:rPr>
                <w:rFonts w:ascii="Calibri" w:hAnsi="Calibri" w:eastAsia="Times New Roman" w:cs="Calibri"/>
                <w:b/>
                <w:bCs/>
                <w:color w:val="366092"/>
                <w:lang w:eastAsia="en-GB"/>
              </w:rPr>
            </w:pPr>
            <w:r w:rsidRPr="00DA48B1">
              <w:rPr>
                <w:rFonts w:ascii="Apple Color Emoji" w:hAnsi="Apple Color Emoji" w:eastAsia="Times New Roman" w:cs="Apple Color Emoji"/>
                <w:b/>
                <w:bCs/>
                <w:color w:val="366092"/>
                <w:lang w:eastAsia="en-GB"/>
              </w:rPr>
              <w:t>✔</w:t>
            </w:r>
          </w:p>
        </w:tc>
        <w:tc>
          <w:tcPr>
            <w:tcW w:w="1060" w:type="dxa"/>
            <w:tcBorders>
              <w:top w:val="single" w:color="auto" w:sz="4" w:space="0"/>
              <w:left w:val="single" w:color="auto" w:sz="4" w:space="0"/>
              <w:bottom w:val="single" w:color="auto" w:sz="4" w:space="0"/>
              <w:right w:val="single" w:color="auto" w:sz="4" w:space="0"/>
            </w:tcBorders>
            <w:shd w:val="clear" w:color="DCE6F1" w:fill="DCE6F1"/>
            <w:noWrap/>
            <w:vAlign w:val="center"/>
            <w:hideMark/>
          </w:tcPr>
          <w:p w:rsidRPr="00DA48B1" w:rsidR="00DA48B1" w:rsidP="00DA48B1" w:rsidRDefault="00DA48B1" w14:paraId="71E27351" w14:textId="77777777">
            <w:pPr>
              <w:spacing w:after="0" w:line="240" w:lineRule="auto"/>
              <w:jc w:val="center"/>
              <w:rPr>
                <w:rFonts w:ascii="Calibri" w:hAnsi="Calibri" w:eastAsia="Times New Roman" w:cs="Calibri"/>
                <w:b/>
                <w:bCs/>
                <w:color w:val="366092"/>
                <w:lang w:eastAsia="en-GB"/>
              </w:rPr>
            </w:pPr>
            <w:r w:rsidRPr="00DA48B1">
              <w:rPr>
                <w:rFonts w:ascii="Apple Color Emoji" w:hAnsi="Apple Color Emoji" w:eastAsia="Times New Roman" w:cs="Apple Color Emoji"/>
                <w:b/>
                <w:bCs/>
                <w:color w:val="366092"/>
                <w:lang w:eastAsia="en-GB"/>
              </w:rPr>
              <w:t>✔</w:t>
            </w:r>
          </w:p>
        </w:tc>
        <w:tc>
          <w:tcPr>
            <w:tcW w:w="1060" w:type="dxa"/>
            <w:tcBorders>
              <w:top w:val="single" w:color="auto" w:sz="4" w:space="0"/>
              <w:left w:val="single" w:color="auto" w:sz="4" w:space="0"/>
              <w:bottom w:val="single" w:color="auto" w:sz="4" w:space="0"/>
              <w:right w:val="single" w:color="000000" w:sz="4" w:space="0"/>
            </w:tcBorders>
            <w:shd w:val="clear" w:color="DCE6F1" w:fill="DCE6F1"/>
            <w:noWrap/>
            <w:vAlign w:val="center"/>
            <w:hideMark/>
          </w:tcPr>
          <w:p w:rsidRPr="00DA48B1" w:rsidR="00DA48B1" w:rsidP="00DA48B1" w:rsidRDefault="00DA48B1" w14:paraId="176ED367" w14:textId="77777777">
            <w:pPr>
              <w:spacing w:after="0" w:line="240" w:lineRule="auto"/>
              <w:jc w:val="center"/>
              <w:rPr>
                <w:rFonts w:ascii="Calibri" w:hAnsi="Calibri" w:eastAsia="Times New Roman" w:cs="Calibri"/>
                <w:b/>
                <w:bCs/>
                <w:color w:val="366092"/>
                <w:lang w:eastAsia="en-GB"/>
              </w:rPr>
            </w:pPr>
            <w:r w:rsidRPr="00DA48B1">
              <w:rPr>
                <w:rFonts w:ascii="Apple Color Emoji" w:hAnsi="Apple Color Emoji" w:eastAsia="Times New Roman" w:cs="Apple Color Emoji"/>
                <w:b/>
                <w:bCs/>
                <w:color w:val="366092"/>
                <w:lang w:eastAsia="en-GB"/>
              </w:rPr>
              <w:t>✔</w:t>
            </w:r>
          </w:p>
        </w:tc>
      </w:tr>
      <w:tr w:rsidRPr="00DA48B1" w:rsidR="00DA48B1" w:rsidTr="00DA48B1" w14:paraId="1C4E9347" w14:textId="77777777">
        <w:trPr>
          <w:trHeight w:val="300"/>
        </w:trPr>
        <w:tc>
          <w:tcPr>
            <w:tcW w:w="4250" w:type="dxa"/>
            <w:tcBorders>
              <w:top w:val="single" w:color="auto" w:sz="4" w:space="0"/>
              <w:left w:val="single" w:color="000000" w:sz="4" w:space="0"/>
              <w:bottom w:val="single" w:color="000000" w:sz="4" w:space="0"/>
              <w:right w:val="single" w:color="auto" w:sz="4" w:space="0"/>
            </w:tcBorders>
            <w:shd w:val="clear" w:color="auto" w:fill="auto"/>
            <w:noWrap/>
            <w:vAlign w:val="center"/>
            <w:hideMark/>
          </w:tcPr>
          <w:p w:rsidRPr="00DA48B1" w:rsidR="00DA48B1" w:rsidP="00DA48B1" w:rsidRDefault="00DA48B1" w14:paraId="4901480D" w14:textId="77777777">
            <w:pPr>
              <w:spacing w:after="0" w:line="240" w:lineRule="auto"/>
              <w:rPr>
                <w:rFonts w:ascii="Calibri" w:hAnsi="Calibri" w:eastAsia="Times New Roman" w:cs="Calibri"/>
                <w:b/>
                <w:bCs/>
                <w:color w:val="366092"/>
                <w:lang w:eastAsia="en-GB"/>
              </w:rPr>
            </w:pPr>
            <w:r w:rsidRPr="00DA48B1">
              <w:rPr>
                <w:rFonts w:ascii="Calibri" w:hAnsi="Calibri" w:eastAsia="Times New Roman" w:cs="Calibri"/>
                <w:b/>
                <w:bCs/>
                <w:color w:val="366092"/>
                <w:lang w:eastAsia="en-GB"/>
              </w:rPr>
              <w:t>Reporting</w:t>
            </w:r>
          </w:p>
        </w:tc>
        <w:tc>
          <w:tcPr>
            <w:tcW w:w="1060" w:type="dxa"/>
            <w:tcBorders>
              <w:top w:val="single" w:color="auto" w:sz="4" w:space="0"/>
              <w:left w:val="single" w:color="auto" w:sz="4" w:space="0"/>
              <w:bottom w:val="single" w:color="000000" w:sz="4" w:space="0"/>
              <w:right w:val="single" w:color="auto" w:sz="4" w:space="0"/>
            </w:tcBorders>
            <w:shd w:val="clear" w:color="auto" w:fill="auto"/>
            <w:noWrap/>
            <w:vAlign w:val="center"/>
            <w:hideMark/>
          </w:tcPr>
          <w:p w:rsidRPr="00DA48B1" w:rsidR="00DA48B1" w:rsidP="00DA48B1" w:rsidRDefault="00DA48B1" w14:paraId="5135E3C7" w14:textId="77777777">
            <w:pPr>
              <w:spacing w:after="0" w:line="240" w:lineRule="auto"/>
              <w:jc w:val="center"/>
              <w:rPr>
                <w:rFonts w:ascii="Calibri" w:hAnsi="Calibri" w:eastAsia="Times New Roman" w:cs="Calibri"/>
                <w:b/>
                <w:bCs/>
                <w:color w:val="FF0000"/>
                <w:lang w:eastAsia="en-GB"/>
              </w:rPr>
            </w:pPr>
            <w:r w:rsidRPr="00DA48B1">
              <w:rPr>
                <w:rFonts w:ascii="Segoe UI Symbol" w:hAnsi="Segoe UI Symbol" w:eastAsia="Times New Roman" w:cs="Segoe UI Symbol"/>
                <w:b/>
                <w:bCs/>
                <w:color w:val="FF0000"/>
                <w:lang w:eastAsia="en-GB"/>
              </w:rPr>
              <w:t>✗</w:t>
            </w:r>
          </w:p>
        </w:tc>
        <w:tc>
          <w:tcPr>
            <w:tcW w:w="1060" w:type="dxa"/>
            <w:tcBorders>
              <w:top w:val="single" w:color="auto" w:sz="4" w:space="0"/>
              <w:left w:val="single" w:color="auto" w:sz="4" w:space="0"/>
              <w:bottom w:val="single" w:color="000000" w:sz="4" w:space="0"/>
              <w:right w:val="single" w:color="auto" w:sz="4" w:space="0"/>
            </w:tcBorders>
            <w:shd w:val="clear" w:color="auto" w:fill="auto"/>
            <w:noWrap/>
            <w:vAlign w:val="center"/>
            <w:hideMark/>
          </w:tcPr>
          <w:p w:rsidRPr="00DA48B1" w:rsidR="00DA48B1" w:rsidP="00DA48B1" w:rsidRDefault="00DA48B1" w14:paraId="1B7026F5" w14:textId="77777777">
            <w:pPr>
              <w:spacing w:after="0" w:line="240" w:lineRule="auto"/>
              <w:jc w:val="center"/>
              <w:rPr>
                <w:rFonts w:ascii="Calibri" w:hAnsi="Calibri" w:eastAsia="Times New Roman" w:cs="Calibri"/>
                <w:b/>
                <w:bCs/>
                <w:color w:val="366092"/>
                <w:lang w:eastAsia="en-GB"/>
              </w:rPr>
            </w:pPr>
            <w:r w:rsidRPr="00DA48B1">
              <w:rPr>
                <w:rFonts w:ascii="Apple Color Emoji" w:hAnsi="Apple Color Emoji" w:eastAsia="Times New Roman" w:cs="Apple Color Emoji"/>
                <w:b/>
                <w:bCs/>
                <w:color w:val="366092"/>
                <w:lang w:eastAsia="en-GB"/>
              </w:rPr>
              <w:t>✔</w:t>
            </w:r>
          </w:p>
        </w:tc>
        <w:tc>
          <w:tcPr>
            <w:tcW w:w="1060" w:type="dxa"/>
            <w:tcBorders>
              <w:top w:val="single" w:color="auto" w:sz="4" w:space="0"/>
              <w:left w:val="single" w:color="auto" w:sz="4" w:space="0"/>
              <w:bottom w:val="single" w:color="000000" w:sz="4" w:space="0"/>
              <w:right w:val="single" w:color="auto" w:sz="4" w:space="0"/>
            </w:tcBorders>
            <w:shd w:val="clear" w:color="auto" w:fill="auto"/>
            <w:noWrap/>
            <w:vAlign w:val="center"/>
            <w:hideMark/>
          </w:tcPr>
          <w:p w:rsidRPr="00DA48B1" w:rsidR="00DA48B1" w:rsidP="00DA48B1" w:rsidRDefault="00DA48B1" w14:paraId="38933A6E" w14:textId="77777777">
            <w:pPr>
              <w:spacing w:after="0" w:line="240" w:lineRule="auto"/>
              <w:jc w:val="center"/>
              <w:rPr>
                <w:rFonts w:ascii="Calibri" w:hAnsi="Calibri" w:eastAsia="Times New Roman" w:cs="Calibri"/>
                <w:b/>
                <w:bCs/>
                <w:color w:val="366092"/>
                <w:lang w:eastAsia="en-GB"/>
              </w:rPr>
            </w:pPr>
            <w:r w:rsidRPr="00DA48B1">
              <w:rPr>
                <w:rFonts w:ascii="Apple Color Emoji" w:hAnsi="Apple Color Emoji" w:eastAsia="Times New Roman" w:cs="Apple Color Emoji"/>
                <w:b/>
                <w:bCs/>
                <w:color w:val="366092"/>
                <w:lang w:eastAsia="en-GB"/>
              </w:rPr>
              <w:t>✔</w:t>
            </w:r>
          </w:p>
        </w:tc>
        <w:tc>
          <w:tcPr>
            <w:tcW w:w="1060" w:type="dxa"/>
            <w:tcBorders>
              <w:top w:val="single" w:color="auto" w:sz="4" w:space="0"/>
              <w:left w:val="single" w:color="auto" w:sz="4" w:space="0"/>
              <w:bottom w:val="single" w:color="000000" w:sz="4" w:space="0"/>
              <w:right w:val="single" w:color="auto" w:sz="4" w:space="0"/>
            </w:tcBorders>
            <w:shd w:val="clear" w:color="auto" w:fill="auto"/>
            <w:noWrap/>
            <w:vAlign w:val="center"/>
            <w:hideMark/>
          </w:tcPr>
          <w:p w:rsidRPr="00DA48B1" w:rsidR="00DA48B1" w:rsidP="00DA48B1" w:rsidRDefault="00DA48B1" w14:paraId="033554FF" w14:textId="77777777">
            <w:pPr>
              <w:spacing w:after="0" w:line="240" w:lineRule="auto"/>
              <w:jc w:val="center"/>
              <w:rPr>
                <w:rFonts w:ascii="Calibri" w:hAnsi="Calibri" w:eastAsia="Times New Roman" w:cs="Calibri"/>
                <w:b/>
                <w:bCs/>
                <w:color w:val="366092"/>
                <w:lang w:eastAsia="en-GB"/>
              </w:rPr>
            </w:pPr>
            <w:r w:rsidRPr="00DA48B1">
              <w:rPr>
                <w:rFonts w:ascii="Apple Color Emoji" w:hAnsi="Apple Color Emoji" w:eastAsia="Times New Roman" w:cs="Apple Color Emoji"/>
                <w:b/>
                <w:bCs/>
                <w:color w:val="366092"/>
                <w:lang w:eastAsia="en-GB"/>
              </w:rPr>
              <w:t>✔</w:t>
            </w:r>
          </w:p>
        </w:tc>
        <w:tc>
          <w:tcPr>
            <w:tcW w:w="1060" w:type="dxa"/>
            <w:tcBorders>
              <w:top w:val="single" w:color="auto" w:sz="4" w:space="0"/>
              <w:left w:val="single" w:color="auto" w:sz="4" w:space="0"/>
              <w:bottom w:val="single" w:color="000000" w:sz="4" w:space="0"/>
              <w:right w:val="single" w:color="000000" w:sz="4" w:space="0"/>
            </w:tcBorders>
            <w:shd w:val="clear" w:color="auto" w:fill="auto"/>
            <w:noWrap/>
            <w:vAlign w:val="center"/>
            <w:hideMark/>
          </w:tcPr>
          <w:p w:rsidRPr="00DA48B1" w:rsidR="00DA48B1" w:rsidP="00DA48B1" w:rsidRDefault="00DA48B1" w14:paraId="300A759B" w14:textId="77777777">
            <w:pPr>
              <w:spacing w:after="0" w:line="240" w:lineRule="auto"/>
              <w:jc w:val="center"/>
              <w:rPr>
                <w:rFonts w:ascii="Calibri" w:hAnsi="Calibri" w:eastAsia="Times New Roman" w:cs="Calibri"/>
                <w:b/>
                <w:bCs/>
                <w:color w:val="366092"/>
                <w:lang w:eastAsia="en-GB"/>
              </w:rPr>
            </w:pPr>
            <w:r w:rsidRPr="00DA48B1">
              <w:rPr>
                <w:rFonts w:ascii="Apple Color Emoji" w:hAnsi="Apple Color Emoji" w:eastAsia="Times New Roman" w:cs="Apple Color Emoji"/>
                <w:b/>
                <w:bCs/>
                <w:color w:val="366092"/>
                <w:lang w:eastAsia="en-GB"/>
              </w:rPr>
              <w:t>✔</w:t>
            </w:r>
          </w:p>
        </w:tc>
      </w:tr>
      <w:tr w:rsidRPr="00DA48B1" w:rsidR="00DA48B1" w:rsidTr="00DA48B1" w14:paraId="5AC3AFDD" w14:textId="77777777">
        <w:trPr>
          <w:trHeight w:val="300"/>
        </w:trPr>
        <w:tc>
          <w:tcPr>
            <w:tcW w:w="4250" w:type="dxa"/>
            <w:tcBorders>
              <w:top w:val="nil"/>
              <w:left w:val="nil"/>
              <w:bottom w:val="nil"/>
              <w:right w:val="nil"/>
            </w:tcBorders>
            <w:shd w:val="clear" w:color="auto" w:fill="auto"/>
            <w:noWrap/>
            <w:vAlign w:val="bottom"/>
            <w:hideMark/>
          </w:tcPr>
          <w:p w:rsidRPr="00DA48B1" w:rsidR="00DA48B1" w:rsidP="00DA48B1" w:rsidRDefault="00DA48B1" w14:paraId="0D74DEB7" w14:textId="77777777">
            <w:pPr>
              <w:spacing w:after="0" w:line="240" w:lineRule="auto"/>
              <w:jc w:val="center"/>
              <w:rPr>
                <w:rFonts w:ascii="Calibri" w:hAnsi="Calibri" w:eastAsia="Times New Roman" w:cs="Calibri"/>
                <w:b/>
                <w:bCs/>
                <w:color w:val="366092"/>
                <w:lang w:eastAsia="en-GB"/>
              </w:rPr>
            </w:pPr>
          </w:p>
        </w:tc>
        <w:tc>
          <w:tcPr>
            <w:tcW w:w="1060" w:type="dxa"/>
            <w:tcBorders>
              <w:top w:val="nil"/>
              <w:left w:val="nil"/>
              <w:bottom w:val="nil"/>
              <w:right w:val="nil"/>
            </w:tcBorders>
            <w:shd w:val="clear" w:color="auto" w:fill="auto"/>
            <w:noWrap/>
            <w:vAlign w:val="bottom"/>
            <w:hideMark/>
          </w:tcPr>
          <w:p w:rsidRPr="00DA48B1" w:rsidR="00DA48B1" w:rsidP="00DA48B1" w:rsidRDefault="00DA48B1" w14:paraId="5790D6BD" w14:textId="77777777">
            <w:pPr>
              <w:spacing w:after="0" w:line="240" w:lineRule="auto"/>
              <w:rPr>
                <w:rFonts w:ascii="Times New Roman" w:hAnsi="Times New Roman" w:eastAsia="Times New Roman" w:cs="Times New Roman"/>
                <w:sz w:val="20"/>
                <w:szCs w:val="20"/>
                <w:lang w:eastAsia="en-GB"/>
              </w:rPr>
            </w:pPr>
          </w:p>
        </w:tc>
        <w:tc>
          <w:tcPr>
            <w:tcW w:w="1060" w:type="dxa"/>
            <w:tcBorders>
              <w:top w:val="nil"/>
              <w:left w:val="nil"/>
              <w:bottom w:val="nil"/>
              <w:right w:val="nil"/>
            </w:tcBorders>
            <w:shd w:val="clear" w:color="auto" w:fill="auto"/>
            <w:noWrap/>
            <w:vAlign w:val="bottom"/>
            <w:hideMark/>
          </w:tcPr>
          <w:p w:rsidRPr="00DA48B1" w:rsidR="00DA48B1" w:rsidP="00DA48B1" w:rsidRDefault="00DA48B1" w14:paraId="6A8AFCB4" w14:textId="77777777">
            <w:pPr>
              <w:spacing w:after="0" w:line="240" w:lineRule="auto"/>
              <w:rPr>
                <w:rFonts w:ascii="Times New Roman" w:hAnsi="Times New Roman" w:eastAsia="Times New Roman" w:cs="Times New Roman"/>
                <w:sz w:val="20"/>
                <w:szCs w:val="20"/>
                <w:lang w:eastAsia="en-GB"/>
              </w:rPr>
            </w:pPr>
          </w:p>
        </w:tc>
        <w:tc>
          <w:tcPr>
            <w:tcW w:w="1060" w:type="dxa"/>
            <w:tcBorders>
              <w:top w:val="nil"/>
              <w:left w:val="nil"/>
              <w:bottom w:val="nil"/>
              <w:right w:val="nil"/>
            </w:tcBorders>
            <w:shd w:val="clear" w:color="auto" w:fill="auto"/>
            <w:noWrap/>
            <w:vAlign w:val="bottom"/>
            <w:hideMark/>
          </w:tcPr>
          <w:p w:rsidRPr="00DA48B1" w:rsidR="00DA48B1" w:rsidP="00DA48B1" w:rsidRDefault="00DA48B1" w14:paraId="710D82BE" w14:textId="77777777">
            <w:pPr>
              <w:spacing w:after="0" w:line="240" w:lineRule="auto"/>
              <w:rPr>
                <w:rFonts w:ascii="Times New Roman" w:hAnsi="Times New Roman" w:eastAsia="Times New Roman" w:cs="Times New Roman"/>
                <w:sz w:val="20"/>
                <w:szCs w:val="20"/>
                <w:lang w:eastAsia="en-GB"/>
              </w:rPr>
            </w:pPr>
          </w:p>
        </w:tc>
        <w:tc>
          <w:tcPr>
            <w:tcW w:w="1060" w:type="dxa"/>
            <w:tcBorders>
              <w:top w:val="nil"/>
              <w:left w:val="nil"/>
              <w:bottom w:val="nil"/>
              <w:right w:val="nil"/>
            </w:tcBorders>
            <w:shd w:val="clear" w:color="auto" w:fill="auto"/>
            <w:noWrap/>
            <w:vAlign w:val="bottom"/>
            <w:hideMark/>
          </w:tcPr>
          <w:p w:rsidRPr="00DA48B1" w:rsidR="00DA48B1" w:rsidP="00DA48B1" w:rsidRDefault="00DA48B1" w14:paraId="2E5DAECE" w14:textId="77777777">
            <w:pPr>
              <w:spacing w:after="0" w:line="240" w:lineRule="auto"/>
              <w:rPr>
                <w:rFonts w:ascii="Times New Roman" w:hAnsi="Times New Roman" w:eastAsia="Times New Roman" w:cs="Times New Roman"/>
                <w:sz w:val="20"/>
                <w:szCs w:val="20"/>
                <w:lang w:eastAsia="en-GB"/>
              </w:rPr>
            </w:pPr>
          </w:p>
        </w:tc>
        <w:tc>
          <w:tcPr>
            <w:tcW w:w="1060" w:type="dxa"/>
            <w:tcBorders>
              <w:top w:val="nil"/>
              <w:left w:val="nil"/>
              <w:bottom w:val="nil"/>
              <w:right w:val="nil"/>
            </w:tcBorders>
            <w:shd w:val="clear" w:color="auto" w:fill="auto"/>
            <w:noWrap/>
            <w:vAlign w:val="bottom"/>
            <w:hideMark/>
          </w:tcPr>
          <w:p w:rsidRPr="00DA48B1" w:rsidR="00DA48B1" w:rsidP="00DA48B1" w:rsidRDefault="00DA48B1" w14:paraId="5B07F15F" w14:textId="77777777">
            <w:pPr>
              <w:spacing w:after="0" w:line="240" w:lineRule="auto"/>
              <w:rPr>
                <w:rFonts w:ascii="Times New Roman" w:hAnsi="Times New Roman" w:eastAsia="Times New Roman" w:cs="Times New Roman"/>
                <w:sz w:val="20"/>
                <w:szCs w:val="20"/>
                <w:lang w:eastAsia="en-GB"/>
              </w:rPr>
            </w:pPr>
          </w:p>
        </w:tc>
      </w:tr>
      <w:tr w:rsidRPr="00DA48B1" w:rsidR="00DA48B1" w:rsidTr="00DA48B1" w14:paraId="1B1E5448" w14:textId="77777777">
        <w:trPr>
          <w:trHeight w:val="300"/>
        </w:trPr>
        <w:tc>
          <w:tcPr>
            <w:tcW w:w="9550" w:type="dxa"/>
            <w:gridSpan w:val="6"/>
            <w:tcBorders>
              <w:top w:val="single" w:color="auto" w:sz="4" w:space="0"/>
              <w:left w:val="single" w:color="auto" w:sz="4" w:space="0"/>
              <w:bottom w:val="single" w:color="auto" w:sz="4" w:space="0"/>
              <w:right w:val="single" w:color="000000" w:sz="4" w:space="0"/>
            </w:tcBorders>
            <w:shd w:val="clear" w:color="auto" w:fill="auto"/>
            <w:noWrap/>
            <w:vAlign w:val="center"/>
            <w:hideMark/>
          </w:tcPr>
          <w:p w:rsidRPr="00DA48B1" w:rsidR="00DA48B1" w:rsidP="00DA48B1" w:rsidRDefault="00DA48B1" w14:paraId="203E8FC6" w14:textId="77777777">
            <w:pPr>
              <w:spacing w:after="0" w:line="240" w:lineRule="auto"/>
              <w:jc w:val="center"/>
              <w:rPr>
                <w:rFonts w:ascii="Calibri" w:hAnsi="Calibri" w:eastAsia="Times New Roman" w:cs="Calibri"/>
                <w:b/>
                <w:bCs/>
                <w:color w:val="000000"/>
                <w:lang w:eastAsia="en-GB"/>
              </w:rPr>
            </w:pPr>
            <w:r w:rsidRPr="00DA48B1">
              <w:rPr>
                <w:rFonts w:ascii="Calibri" w:hAnsi="Calibri" w:eastAsia="Times New Roman" w:cs="Calibri"/>
                <w:b/>
                <w:bCs/>
                <w:color w:val="000000"/>
                <w:lang w:eastAsia="en-GB"/>
              </w:rPr>
              <w:t>Other Areas</w:t>
            </w:r>
          </w:p>
        </w:tc>
      </w:tr>
      <w:tr w:rsidRPr="00DA48B1" w:rsidR="00DA48B1" w:rsidTr="00DA48B1" w14:paraId="1F62EB04" w14:textId="77777777">
        <w:trPr>
          <w:trHeight w:val="300"/>
        </w:trPr>
        <w:tc>
          <w:tcPr>
            <w:tcW w:w="4250"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DA48B1" w:rsidR="00DA48B1" w:rsidP="00DA48B1" w:rsidRDefault="00DA48B1" w14:paraId="75940E38" w14:textId="77777777">
            <w:pPr>
              <w:spacing w:after="0" w:line="240" w:lineRule="auto"/>
              <w:rPr>
                <w:rFonts w:ascii="Calibri" w:hAnsi="Calibri" w:eastAsia="Times New Roman" w:cs="Calibri"/>
                <w:b/>
                <w:bCs/>
                <w:color w:val="000000"/>
                <w:lang w:eastAsia="en-GB"/>
              </w:rPr>
            </w:pPr>
            <w:r w:rsidRPr="00DA48B1">
              <w:rPr>
                <w:rFonts w:ascii="Calibri" w:hAnsi="Calibri" w:eastAsia="Times New Roman" w:cs="Calibri"/>
                <w:b/>
                <w:bCs/>
                <w:color w:val="000000"/>
                <w:lang w:eastAsia="en-GB"/>
              </w:rPr>
              <w:t>Add Sites/Locations/Labs</w:t>
            </w:r>
          </w:p>
        </w:tc>
        <w:tc>
          <w:tcPr>
            <w:tcW w:w="1060" w:type="dxa"/>
            <w:tcBorders>
              <w:top w:val="single" w:color="auto" w:sz="4" w:space="0"/>
              <w:left w:val="nil"/>
              <w:bottom w:val="single" w:color="auto" w:sz="4" w:space="0"/>
              <w:right w:val="single" w:color="auto" w:sz="4" w:space="0"/>
            </w:tcBorders>
            <w:shd w:val="clear" w:color="auto" w:fill="auto"/>
            <w:noWrap/>
            <w:vAlign w:val="center"/>
            <w:hideMark/>
          </w:tcPr>
          <w:p w:rsidRPr="00DA48B1" w:rsidR="00DA48B1" w:rsidP="00DA48B1" w:rsidRDefault="00DA48B1" w14:paraId="4BF25FCC" w14:textId="77777777">
            <w:pPr>
              <w:spacing w:after="0" w:line="240" w:lineRule="auto"/>
              <w:jc w:val="center"/>
              <w:rPr>
                <w:rFonts w:ascii="Calibri" w:hAnsi="Calibri" w:eastAsia="Times New Roman" w:cs="Calibri"/>
                <w:b/>
                <w:bCs/>
                <w:color w:val="FF0000"/>
                <w:lang w:eastAsia="en-GB"/>
              </w:rPr>
            </w:pPr>
            <w:r w:rsidRPr="00DA48B1">
              <w:rPr>
                <w:rFonts w:ascii="Segoe UI Symbol" w:hAnsi="Segoe UI Symbol" w:eastAsia="Times New Roman" w:cs="Segoe UI Symbol"/>
                <w:b/>
                <w:bCs/>
                <w:color w:val="FF0000"/>
                <w:lang w:eastAsia="en-GB"/>
              </w:rPr>
              <w:t>✗</w:t>
            </w:r>
          </w:p>
        </w:tc>
        <w:tc>
          <w:tcPr>
            <w:tcW w:w="1060" w:type="dxa"/>
            <w:tcBorders>
              <w:top w:val="single" w:color="auto" w:sz="4" w:space="0"/>
              <w:left w:val="nil"/>
              <w:bottom w:val="single" w:color="auto" w:sz="4" w:space="0"/>
              <w:right w:val="single" w:color="auto" w:sz="4" w:space="0"/>
            </w:tcBorders>
            <w:shd w:val="clear" w:color="auto" w:fill="auto"/>
            <w:noWrap/>
            <w:vAlign w:val="center"/>
            <w:hideMark/>
          </w:tcPr>
          <w:p w:rsidRPr="00DA48B1" w:rsidR="00DA48B1" w:rsidP="00DA48B1" w:rsidRDefault="00DA48B1" w14:paraId="2C51ECB4" w14:textId="77777777">
            <w:pPr>
              <w:spacing w:after="0" w:line="240" w:lineRule="auto"/>
              <w:jc w:val="center"/>
              <w:rPr>
                <w:rFonts w:ascii="Calibri" w:hAnsi="Calibri" w:eastAsia="Times New Roman" w:cs="Calibri"/>
                <w:b/>
                <w:bCs/>
                <w:color w:val="FF0000"/>
                <w:lang w:eastAsia="en-GB"/>
              </w:rPr>
            </w:pPr>
            <w:r w:rsidRPr="00DA48B1">
              <w:rPr>
                <w:rFonts w:ascii="Segoe UI Symbol" w:hAnsi="Segoe UI Symbol" w:eastAsia="Times New Roman" w:cs="Segoe UI Symbol"/>
                <w:b/>
                <w:bCs/>
                <w:color w:val="FF0000"/>
                <w:lang w:eastAsia="en-GB"/>
              </w:rPr>
              <w:t>✗</w:t>
            </w:r>
          </w:p>
        </w:tc>
        <w:tc>
          <w:tcPr>
            <w:tcW w:w="1060" w:type="dxa"/>
            <w:tcBorders>
              <w:top w:val="single" w:color="auto" w:sz="4" w:space="0"/>
              <w:left w:val="nil"/>
              <w:bottom w:val="single" w:color="auto" w:sz="4" w:space="0"/>
              <w:right w:val="single" w:color="auto" w:sz="4" w:space="0"/>
            </w:tcBorders>
            <w:shd w:val="clear" w:color="auto" w:fill="auto"/>
            <w:noWrap/>
            <w:vAlign w:val="center"/>
            <w:hideMark/>
          </w:tcPr>
          <w:p w:rsidRPr="00DA48B1" w:rsidR="00DA48B1" w:rsidP="00DA48B1" w:rsidRDefault="00DA48B1" w14:paraId="5DF275D4" w14:textId="77777777">
            <w:pPr>
              <w:spacing w:after="0" w:line="240" w:lineRule="auto"/>
              <w:jc w:val="center"/>
              <w:rPr>
                <w:rFonts w:ascii="Calibri" w:hAnsi="Calibri" w:eastAsia="Times New Roman" w:cs="Calibri"/>
                <w:b/>
                <w:bCs/>
                <w:color w:val="FF0000"/>
                <w:lang w:eastAsia="en-GB"/>
              </w:rPr>
            </w:pPr>
            <w:r w:rsidRPr="00DA48B1">
              <w:rPr>
                <w:rFonts w:ascii="Segoe UI Symbol" w:hAnsi="Segoe UI Symbol" w:eastAsia="Times New Roman" w:cs="Segoe UI Symbol"/>
                <w:b/>
                <w:bCs/>
                <w:color w:val="FF0000"/>
                <w:lang w:eastAsia="en-GB"/>
              </w:rPr>
              <w:t>✗</w:t>
            </w:r>
          </w:p>
        </w:tc>
        <w:tc>
          <w:tcPr>
            <w:tcW w:w="1060" w:type="dxa"/>
            <w:tcBorders>
              <w:top w:val="single" w:color="auto" w:sz="4" w:space="0"/>
              <w:left w:val="nil"/>
              <w:bottom w:val="single" w:color="auto" w:sz="4" w:space="0"/>
              <w:right w:val="single" w:color="auto" w:sz="4" w:space="0"/>
            </w:tcBorders>
            <w:shd w:val="clear" w:color="auto" w:fill="auto"/>
            <w:noWrap/>
            <w:vAlign w:val="center"/>
            <w:hideMark/>
          </w:tcPr>
          <w:p w:rsidRPr="00DA48B1" w:rsidR="00DA48B1" w:rsidP="00DA48B1" w:rsidRDefault="00DA48B1" w14:paraId="399F27F3" w14:textId="77777777">
            <w:pPr>
              <w:spacing w:after="0" w:line="240" w:lineRule="auto"/>
              <w:jc w:val="center"/>
              <w:rPr>
                <w:rFonts w:ascii="Calibri" w:hAnsi="Calibri" w:eastAsia="Times New Roman" w:cs="Calibri"/>
                <w:b/>
                <w:bCs/>
                <w:color w:val="000000"/>
                <w:lang w:eastAsia="en-GB"/>
              </w:rPr>
            </w:pPr>
            <w:r w:rsidRPr="00DA48B1">
              <w:rPr>
                <w:rFonts w:ascii="Apple Color Emoji" w:hAnsi="Apple Color Emoji" w:eastAsia="Times New Roman" w:cs="Apple Color Emoji"/>
                <w:b/>
                <w:bCs/>
                <w:color w:val="000000"/>
                <w:lang w:eastAsia="en-GB"/>
              </w:rPr>
              <w:t>✔</w:t>
            </w:r>
          </w:p>
        </w:tc>
        <w:tc>
          <w:tcPr>
            <w:tcW w:w="1060" w:type="dxa"/>
            <w:tcBorders>
              <w:top w:val="single" w:color="auto" w:sz="4" w:space="0"/>
              <w:left w:val="nil"/>
              <w:bottom w:val="single" w:color="auto" w:sz="4" w:space="0"/>
              <w:right w:val="single" w:color="auto" w:sz="4" w:space="0"/>
            </w:tcBorders>
            <w:shd w:val="clear" w:color="auto" w:fill="auto"/>
            <w:noWrap/>
            <w:vAlign w:val="center"/>
            <w:hideMark/>
          </w:tcPr>
          <w:p w:rsidRPr="00DA48B1" w:rsidR="00DA48B1" w:rsidP="00DA48B1" w:rsidRDefault="00DA48B1" w14:paraId="29CC5844" w14:textId="77777777">
            <w:pPr>
              <w:spacing w:after="0" w:line="240" w:lineRule="auto"/>
              <w:jc w:val="center"/>
              <w:rPr>
                <w:rFonts w:ascii="Calibri" w:hAnsi="Calibri" w:eastAsia="Times New Roman" w:cs="Calibri"/>
                <w:b/>
                <w:bCs/>
                <w:color w:val="000000"/>
                <w:lang w:eastAsia="en-GB"/>
              </w:rPr>
            </w:pPr>
            <w:r w:rsidRPr="00DA48B1">
              <w:rPr>
                <w:rFonts w:ascii="Apple Color Emoji" w:hAnsi="Apple Color Emoji" w:eastAsia="Times New Roman" w:cs="Apple Color Emoji"/>
                <w:b/>
                <w:bCs/>
                <w:color w:val="000000"/>
                <w:lang w:eastAsia="en-GB"/>
              </w:rPr>
              <w:t>✔</w:t>
            </w:r>
          </w:p>
        </w:tc>
      </w:tr>
      <w:tr w:rsidRPr="00DA48B1" w:rsidR="00DA48B1" w:rsidTr="00DA48B1" w14:paraId="721E2DF3" w14:textId="77777777">
        <w:trPr>
          <w:trHeight w:val="300"/>
        </w:trPr>
        <w:tc>
          <w:tcPr>
            <w:tcW w:w="4250" w:type="dxa"/>
            <w:tcBorders>
              <w:top w:val="nil"/>
              <w:left w:val="single" w:color="auto" w:sz="4" w:space="0"/>
              <w:bottom w:val="single" w:color="auto" w:sz="4" w:space="0"/>
              <w:right w:val="single" w:color="auto" w:sz="4" w:space="0"/>
            </w:tcBorders>
            <w:shd w:val="clear" w:color="auto" w:fill="auto"/>
            <w:noWrap/>
            <w:vAlign w:val="center"/>
            <w:hideMark/>
          </w:tcPr>
          <w:p w:rsidRPr="00DA48B1" w:rsidR="00DA48B1" w:rsidP="00DA48B1" w:rsidRDefault="00DA48B1" w14:paraId="30DEC8C7" w14:textId="77777777">
            <w:pPr>
              <w:spacing w:after="0" w:line="240" w:lineRule="auto"/>
              <w:rPr>
                <w:rFonts w:ascii="Calibri" w:hAnsi="Calibri" w:eastAsia="Times New Roman" w:cs="Calibri"/>
                <w:b/>
                <w:bCs/>
                <w:color w:val="000000"/>
                <w:lang w:eastAsia="en-GB"/>
              </w:rPr>
            </w:pPr>
            <w:r w:rsidRPr="00DA48B1">
              <w:rPr>
                <w:rFonts w:ascii="Calibri" w:hAnsi="Calibri" w:eastAsia="Times New Roman" w:cs="Calibri"/>
                <w:b/>
                <w:bCs/>
                <w:color w:val="000000"/>
                <w:lang w:eastAsia="en-GB"/>
              </w:rPr>
              <w:t>Add Simple Data</w:t>
            </w:r>
          </w:p>
        </w:tc>
        <w:tc>
          <w:tcPr>
            <w:tcW w:w="1060" w:type="dxa"/>
            <w:tcBorders>
              <w:top w:val="nil"/>
              <w:left w:val="nil"/>
              <w:bottom w:val="single" w:color="auto" w:sz="4" w:space="0"/>
              <w:right w:val="single" w:color="auto" w:sz="4" w:space="0"/>
            </w:tcBorders>
            <w:shd w:val="clear" w:color="auto" w:fill="auto"/>
            <w:noWrap/>
            <w:vAlign w:val="center"/>
            <w:hideMark/>
          </w:tcPr>
          <w:p w:rsidRPr="00DA48B1" w:rsidR="00DA48B1" w:rsidP="00DA48B1" w:rsidRDefault="00DA48B1" w14:paraId="6DC94957" w14:textId="77777777">
            <w:pPr>
              <w:spacing w:after="0" w:line="240" w:lineRule="auto"/>
              <w:jc w:val="center"/>
              <w:rPr>
                <w:rFonts w:ascii="Calibri" w:hAnsi="Calibri" w:eastAsia="Times New Roman" w:cs="Calibri"/>
                <w:b/>
                <w:bCs/>
                <w:color w:val="FF0000"/>
                <w:lang w:eastAsia="en-GB"/>
              </w:rPr>
            </w:pPr>
            <w:r w:rsidRPr="00DA48B1">
              <w:rPr>
                <w:rFonts w:ascii="Segoe UI Symbol" w:hAnsi="Segoe UI Symbol" w:eastAsia="Times New Roman" w:cs="Segoe UI Symbol"/>
                <w:b/>
                <w:bCs/>
                <w:color w:val="FF0000"/>
                <w:lang w:eastAsia="en-GB"/>
              </w:rPr>
              <w:t>✗</w:t>
            </w:r>
          </w:p>
        </w:tc>
        <w:tc>
          <w:tcPr>
            <w:tcW w:w="1060" w:type="dxa"/>
            <w:tcBorders>
              <w:top w:val="nil"/>
              <w:left w:val="nil"/>
              <w:bottom w:val="single" w:color="auto" w:sz="4" w:space="0"/>
              <w:right w:val="single" w:color="auto" w:sz="4" w:space="0"/>
            </w:tcBorders>
            <w:shd w:val="clear" w:color="auto" w:fill="auto"/>
            <w:noWrap/>
            <w:vAlign w:val="center"/>
            <w:hideMark/>
          </w:tcPr>
          <w:p w:rsidRPr="00DA48B1" w:rsidR="00DA48B1" w:rsidP="00DA48B1" w:rsidRDefault="00DA48B1" w14:paraId="5E0F80A5" w14:textId="77777777">
            <w:pPr>
              <w:spacing w:after="0" w:line="240" w:lineRule="auto"/>
              <w:jc w:val="center"/>
              <w:rPr>
                <w:rFonts w:ascii="Calibri" w:hAnsi="Calibri" w:eastAsia="Times New Roman" w:cs="Calibri"/>
                <w:b/>
                <w:bCs/>
                <w:color w:val="FF0000"/>
                <w:lang w:eastAsia="en-GB"/>
              </w:rPr>
            </w:pPr>
            <w:r w:rsidRPr="00DA48B1">
              <w:rPr>
                <w:rFonts w:ascii="Segoe UI Symbol" w:hAnsi="Segoe UI Symbol" w:eastAsia="Times New Roman" w:cs="Segoe UI Symbol"/>
                <w:b/>
                <w:bCs/>
                <w:color w:val="FF0000"/>
                <w:lang w:eastAsia="en-GB"/>
              </w:rPr>
              <w:t>✗</w:t>
            </w:r>
          </w:p>
        </w:tc>
        <w:tc>
          <w:tcPr>
            <w:tcW w:w="1060" w:type="dxa"/>
            <w:tcBorders>
              <w:top w:val="nil"/>
              <w:left w:val="nil"/>
              <w:bottom w:val="single" w:color="auto" w:sz="4" w:space="0"/>
              <w:right w:val="single" w:color="auto" w:sz="4" w:space="0"/>
            </w:tcBorders>
            <w:shd w:val="clear" w:color="auto" w:fill="auto"/>
            <w:noWrap/>
            <w:vAlign w:val="center"/>
            <w:hideMark/>
          </w:tcPr>
          <w:p w:rsidRPr="00DA48B1" w:rsidR="00DA48B1" w:rsidP="00DA48B1" w:rsidRDefault="00DA48B1" w14:paraId="13C72551" w14:textId="77777777">
            <w:pPr>
              <w:spacing w:after="0" w:line="240" w:lineRule="auto"/>
              <w:jc w:val="center"/>
              <w:rPr>
                <w:rFonts w:ascii="Calibri" w:hAnsi="Calibri" w:eastAsia="Times New Roman" w:cs="Calibri"/>
                <w:b/>
                <w:bCs/>
                <w:color w:val="FF0000"/>
                <w:lang w:eastAsia="en-GB"/>
              </w:rPr>
            </w:pPr>
            <w:r w:rsidRPr="00DA48B1">
              <w:rPr>
                <w:rFonts w:ascii="Segoe UI Symbol" w:hAnsi="Segoe UI Symbol" w:eastAsia="Times New Roman" w:cs="Segoe UI Symbol"/>
                <w:b/>
                <w:bCs/>
                <w:color w:val="FF0000"/>
                <w:lang w:eastAsia="en-GB"/>
              </w:rPr>
              <w:t>✗</w:t>
            </w:r>
          </w:p>
        </w:tc>
        <w:tc>
          <w:tcPr>
            <w:tcW w:w="1060" w:type="dxa"/>
            <w:tcBorders>
              <w:top w:val="nil"/>
              <w:left w:val="nil"/>
              <w:bottom w:val="single" w:color="auto" w:sz="4" w:space="0"/>
              <w:right w:val="single" w:color="auto" w:sz="4" w:space="0"/>
            </w:tcBorders>
            <w:shd w:val="clear" w:color="auto" w:fill="auto"/>
            <w:noWrap/>
            <w:vAlign w:val="center"/>
            <w:hideMark/>
          </w:tcPr>
          <w:p w:rsidRPr="00DA48B1" w:rsidR="00DA48B1" w:rsidP="00DA48B1" w:rsidRDefault="00DA48B1" w14:paraId="59EF5311" w14:textId="77777777">
            <w:pPr>
              <w:spacing w:after="0" w:line="240" w:lineRule="auto"/>
              <w:jc w:val="center"/>
              <w:rPr>
                <w:rFonts w:ascii="Calibri" w:hAnsi="Calibri" w:eastAsia="Times New Roman" w:cs="Calibri"/>
                <w:b/>
                <w:bCs/>
                <w:color w:val="000000"/>
                <w:lang w:eastAsia="en-GB"/>
              </w:rPr>
            </w:pPr>
            <w:r w:rsidRPr="00DA48B1">
              <w:rPr>
                <w:rFonts w:ascii="Apple Color Emoji" w:hAnsi="Apple Color Emoji" w:eastAsia="Times New Roman" w:cs="Apple Color Emoji"/>
                <w:b/>
                <w:bCs/>
                <w:color w:val="000000"/>
                <w:lang w:eastAsia="en-GB"/>
              </w:rPr>
              <w:t>✔</w:t>
            </w:r>
          </w:p>
        </w:tc>
        <w:tc>
          <w:tcPr>
            <w:tcW w:w="1060" w:type="dxa"/>
            <w:tcBorders>
              <w:top w:val="nil"/>
              <w:left w:val="nil"/>
              <w:bottom w:val="single" w:color="auto" w:sz="4" w:space="0"/>
              <w:right w:val="single" w:color="auto" w:sz="4" w:space="0"/>
            </w:tcBorders>
            <w:shd w:val="clear" w:color="auto" w:fill="auto"/>
            <w:noWrap/>
            <w:vAlign w:val="center"/>
            <w:hideMark/>
          </w:tcPr>
          <w:p w:rsidRPr="00DA48B1" w:rsidR="00DA48B1" w:rsidP="00DA48B1" w:rsidRDefault="00DA48B1" w14:paraId="4D528752" w14:textId="77777777">
            <w:pPr>
              <w:spacing w:after="0" w:line="240" w:lineRule="auto"/>
              <w:jc w:val="center"/>
              <w:rPr>
                <w:rFonts w:ascii="Calibri" w:hAnsi="Calibri" w:eastAsia="Times New Roman" w:cs="Calibri"/>
                <w:b/>
                <w:bCs/>
                <w:color w:val="000000"/>
                <w:lang w:eastAsia="en-GB"/>
              </w:rPr>
            </w:pPr>
            <w:r w:rsidRPr="00DA48B1">
              <w:rPr>
                <w:rFonts w:ascii="Apple Color Emoji" w:hAnsi="Apple Color Emoji" w:eastAsia="Times New Roman" w:cs="Apple Color Emoji"/>
                <w:b/>
                <w:bCs/>
                <w:color w:val="000000"/>
                <w:lang w:eastAsia="en-GB"/>
              </w:rPr>
              <w:t>✔</w:t>
            </w:r>
          </w:p>
        </w:tc>
      </w:tr>
      <w:tr w:rsidRPr="00DA48B1" w:rsidR="00DA48B1" w:rsidTr="00DA48B1" w14:paraId="48995682" w14:textId="77777777">
        <w:trPr>
          <w:trHeight w:val="300"/>
        </w:trPr>
        <w:tc>
          <w:tcPr>
            <w:tcW w:w="4250" w:type="dxa"/>
            <w:tcBorders>
              <w:top w:val="nil"/>
              <w:left w:val="single" w:color="auto" w:sz="4" w:space="0"/>
              <w:bottom w:val="single" w:color="auto" w:sz="4" w:space="0"/>
              <w:right w:val="single" w:color="auto" w:sz="4" w:space="0"/>
            </w:tcBorders>
            <w:shd w:val="clear" w:color="auto" w:fill="auto"/>
            <w:noWrap/>
            <w:vAlign w:val="bottom"/>
            <w:hideMark/>
          </w:tcPr>
          <w:p w:rsidRPr="00DA48B1" w:rsidR="00DA48B1" w:rsidP="00DA48B1" w:rsidRDefault="00DA48B1" w14:paraId="0AD5C954" w14:textId="77777777">
            <w:pPr>
              <w:spacing w:after="0" w:line="240" w:lineRule="auto"/>
              <w:rPr>
                <w:rFonts w:ascii="Calibri" w:hAnsi="Calibri" w:eastAsia="Times New Roman" w:cs="Calibri"/>
                <w:b/>
                <w:bCs/>
                <w:color w:val="000000"/>
                <w:lang w:eastAsia="en-GB"/>
              </w:rPr>
            </w:pPr>
            <w:r w:rsidRPr="00DA48B1">
              <w:rPr>
                <w:rFonts w:ascii="Calibri" w:hAnsi="Calibri" w:eastAsia="Times New Roman" w:cs="Calibri"/>
                <w:b/>
                <w:bCs/>
                <w:color w:val="000000"/>
                <w:lang w:eastAsia="en-GB"/>
              </w:rPr>
              <w:t>Add Template Data</w:t>
            </w:r>
          </w:p>
        </w:tc>
        <w:tc>
          <w:tcPr>
            <w:tcW w:w="1060" w:type="dxa"/>
            <w:tcBorders>
              <w:top w:val="nil"/>
              <w:left w:val="nil"/>
              <w:bottom w:val="single" w:color="auto" w:sz="4" w:space="0"/>
              <w:right w:val="single" w:color="auto" w:sz="4" w:space="0"/>
            </w:tcBorders>
            <w:shd w:val="clear" w:color="auto" w:fill="auto"/>
            <w:noWrap/>
            <w:vAlign w:val="center"/>
            <w:hideMark/>
          </w:tcPr>
          <w:p w:rsidRPr="00DA48B1" w:rsidR="00DA48B1" w:rsidP="00DA48B1" w:rsidRDefault="00DA48B1" w14:paraId="46994D58" w14:textId="77777777">
            <w:pPr>
              <w:spacing w:after="0" w:line="240" w:lineRule="auto"/>
              <w:jc w:val="center"/>
              <w:rPr>
                <w:rFonts w:ascii="Calibri" w:hAnsi="Calibri" w:eastAsia="Times New Roman" w:cs="Calibri"/>
                <w:b/>
                <w:bCs/>
                <w:color w:val="FF0000"/>
                <w:lang w:eastAsia="en-GB"/>
              </w:rPr>
            </w:pPr>
            <w:r w:rsidRPr="00DA48B1">
              <w:rPr>
                <w:rFonts w:ascii="Segoe UI Symbol" w:hAnsi="Segoe UI Symbol" w:eastAsia="Times New Roman" w:cs="Segoe UI Symbol"/>
                <w:b/>
                <w:bCs/>
                <w:color w:val="FF0000"/>
                <w:lang w:eastAsia="en-GB"/>
              </w:rPr>
              <w:t>✗</w:t>
            </w:r>
          </w:p>
        </w:tc>
        <w:tc>
          <w:tcPr>
            <w:tcW w:w="1060" w:type="dxa"/>
            <w:tcBorders>
              <w:top w:val="nil"/>
              <w:left w:val="nil"/>
              <w:bottom w:val="single" w:color="auto" w:sz="4" w:space="0"/>
              <w:right w:val="single" w:color="auto" w:sz="4" w:space="0"/>
            </w:tcBorders>
            <w:shd w:val="clear" w:color="auto" w:fill="auto"/>
            <w:noWrap/>
            <w:vAlign w:val="center"/>
            <w:hideMark/>
          </w:tcPr>
          <w:p w:rsidRPr="00DA48B1" w:rsidR="00DA48B1" w:rsidP="00DA48B1" w:rsidRDefault="00DA48B1" w14:paraId="0238FACB" w14:textId="77777777">
            <w:pPr>
              <w:spacing w:after="0" w:line="240" w:lineRule="auto"/>
              <w:jc w:val="center"/>
              <w:rPr>
                <w:rFonts w:ascii="Calibri" w:hAnsi="Calibri" w:eastAsia="Times New Roman" w:cs="Calibri"/>
                <w:b/>
                <w:bCs/>
                <w:color w:val="FF0000"/>
                <w:lang w:eastAsia="en-GB"/>
              </w:rPr>
            </w:pPr>
            <w:r w:rsidRPr="00DA48B1">
              <w:rPr>
                <w:rFonts w:ascii="Segoe UI Symbol" w:hAnsi="Segoe UI Symbol" w:eastAsia="Times New Roman" w:cs="Segoe UI Symbol"/>
                <w:b/>
                <w:bCs/>
                <w:color w:val="FF0000"/>
                <w:lang w:eastAsia="en-GB"/>
              </w:rPr>
              <w:t>✗</w:t>
            </w:r>
          </w:p>
        </w:tc>
        <w:tc>
          <w:tcPr>
            <w:tcW w:w="1060" w:type="dxa"/>
            <w:tcBorders>
              <w:top w:val="nil"/>
              <w:left w:val="nil"/>
              <w:bottom w:val="single" w:color="auto" w:sz="4" w:space="0"/>
              <w:right w:val="single" w:color="auto" w:sz="4" w:space="0"/>
            </w:tcBorders>
            <w:shd w:val="clear" w:color="auto" w:fill="auto"/>
            <w:noWrap/>
            <w:vAlign w:val="center"/>
            <w:hideMark/>
          </w:tcPr>
          <w:p w:rsidRPr="00DA48B1" w:rsidR="00DA48B1" w:rsidP="00DA48B1" w:rsidRDefault="00DA48B1" w14:paraId="5EF9FEB5" w14:textId="77777777">
            <w:pPr>
              <w:spacing w:after="0" w:line="240" w:lineRule="auto"/>
              <w:jc w:val="center"/>
              <w:rPr>
                <w:rFonts w:ascii="Calibri" w:hAnsi="Calibri" w:eastAsia="Times New Roman" w:cs="Calibri"/>
                <w:b/>
                <w:bCs/>
                <w:color w:val="FF0000"/>
                <w:lang w:eastAsia="en-GB"/>
              </w:rPr>
            </w:pPr>
            <w:r w:rsidRPr="00DA48B1">
              <w:rPr>
                <w:rFonts w:ascii="Segoe UI Symbol" w:hAnsi="Segoe UI Symbol" w:eastAsia="Times New Roman" w:cs="Segoe UI Symbol"/>
                <w:b/>
                <w:bCs/>
                <w:color w:val="FF0000"/>
                <w:lang w:eastAsia="en-GB"/>
              </w:rPr>
              <w:t>✗</w:t>
            </w:r>
          </w:p>
        </w:tc>
        <w:tc>
          <w:tcPr>
            <w:tcW w:w="1060" w:type="dxa"/>
            <w:tcBorders>
              <w:top w:val="nil"/>
              <w:left w:val="nil"/>
              <w:bottom w:val="single" w:color="auto" w:sz="4" w:space="0"/>
              <w:right w:val="single" w:color="auto" w:sz="4" w:space="0"/>
            </w:tcBorders>
            <w:shd w:val="clear" w:color="auto" w:fill="auto"/>
            <w:noWrap/>
            <w:vAlign w:val="center"/>
            <w:hideMark/>
          </w:tcPr>
          <w:p w:rsidRPr="00DA48B1" w:rsidR="00DA48B1" w:rsidP="00DA48B1" w:rsidRDefault="00DA48B1" w14:paraId="37AD521A" w14:textId="77777777">
            <w:pPr>
              <w:spacing w:after="0" w:line="240" w:lineRule="auto"/>
              <w:jc w:val="center"/>
              <w:rPr>
                <w:rFonts w:ascii="Calibri" w:hAnsi="Calibri" w:eastAsia="Times New Roman" w:cs="Calibri"/>
                <w:b/>
                <w:bCs/>
                <w:color w:val="000000"/>
                <w:lang w:eastAsia="en-GB"/>
              </w:rPr>
            </w:pPr>
            <w:r w:rsidRPr="00DA48B1">
              <w:rPr>
                <w:rFonts w:ascii="Apple Color Emoji" w:hAnsi="Apple Color Emoji" w:eastAsia="Times New Roman" w:cs="Apple Color Emoji"/>
                <w:b/>
                <w:bCs/>
                <w:color w:val="000000"/>
                <w:lang w:eastAsia="en-GB"/>
              </w:rPr>
              <w:t>✔</w:t>
            </w:r>
          </w:p>
        </w:tc>
        <w:tc>
          <w:tcPr>
            <w:tcW w:w="1060" w:type="dxa"/>
            <w:tcBorders>
              <w:top w:val="nil"/>
              <w:left w:val="nil"/>
              <w:bottom w:val="single" w:color="auto" w:sz="4" w:space="0"/>
              <w:right w:val="single" w:color="auto" w:sz="4" w:space="0"/>
            </w:tcBorders>
            <w:shd w:val="clear" w:color="auto" w:fill="auto"/>
            <w:noWrap/>
            <w:vAlign w:val="center"/>
            <w:hideMark/>
          </w:tcPr>
          <w:p w:rsidRPr="00DA48B1" w:rsidR="00DA48B1" w:rsidP="00DA48B1" w:rsidRDefault="00DA48B1" w14:paraId="0F3392F4" w14:textId="77777777">
            <w:pPr>
              <w:spacing w:after="0" w:line="240" w:lineRule="auto"/>
              <w:jc w:val="center"/>
              <w:rPr>
                <w:rFonts w:ascii="Calibri" w:hAnsi="Calibri" w:eastAsia="Times New Roman" w:cs="Calibri"/>
                <w:b/>
                <w:bCs/>
                <w:color w:val="000000"/>
                <w:lang w:eastAsia="en-GB"/>
              </w:rPr>
            </w:pPr>
            <w:r w:rsidRPr="00DA48B1">
              <w:rPr>
                <w:rFonts w:ascii="Apple Color Emoji" w:hAnsi="Apple Color Emoji" w:eastAsia="Times New Roman" w:cs="Apple Color Emoji"/>
                <w:b/>
                <w:bCs/>
                <w:color w:val="000000"/>
                <w:lang w:eastAsia="en-GB"/>
              </w:rPr>
              <w:t>✔</w:t>
            </w:r>
          </w:p>
        </w:tc>
      </w:tr>
      <w:tr w:rsidRPr="00DA48B1" w:rsidR="00DA48B1" w:rsidTr="00DA48B1" w14:paraId="517A7F41" w14:textId="77777777">
        <w:trPr>
          <w:trHeight w:val="300"/>
        </w:trPr>
        <w:tc>
          <w:tcPr>
            <w:tcW w:w="4250" w:type="dxa"/>
            <w:tcBorders>
              <w:top w:val="nil"/>
              <w:left w:val="single" w:color="auto" w:sz="4" w:space="0"/>
              <w:bottom w:val="single" w:color="auto" w:sz="4" w:space="0"/>
              <w:right w:val="single" w:color="auto" w:sz="4" w:space="0"/>
            </w:tcBorders>
            <w:shd w:val="clear" w:color="auto" w:fill="auto"/>
            <w:noWrap/>
            <w:vAlign w:val="bottom"/>
            <w:hideMark/>
          </w:tcPr>
          <w:p w:rsidRPr="00DA48B1" w:rsidR="00DA48B1" w:rsidP="00DA48B1" w:rsidRDefault="00DA48B1" w14:paraId="3D989816" w14:textId="77777777">
            <w:pPr>
              <w:spacing w:after="0" w:line="240" w:lineRule="auto"/>
              <w:rPr>
                <w:rFonts w:ascii="Calibri" w:hAnsi="Calibri" w:eastAsia="Times New Roman" w:cs="Calibri"/>
                <w:b/>
                <w:bCs/>
                <w:color w:val="000000"/>
                <w:lang w:eastAsia="en-GB"/>
              </w:rPr>
            </w:pPr>
            <w:r w:rsidRPr="00DA48B1">
              <w:rPr>
                <w:rFonts w:ascii="Calibri" w:hAnsi="Calibri" w:eastAsia="Times New Roman" w:cs="Calibri"/>
                <w:b/>
                <w:bCs/>
                <w:color w:val="000000"/>
                <w:lang w:eastAsia="en-GB"/>
              </w:rPr>
              <w:t>Manage Custom Lists</w:t>
            </w:r>
          </w:p>
        </w:tc>
        <w:tc>
          <w:tcPr>
            <w:tcW w:w="1060" w:type="dxa"/>
            <w:tcBorders>
              <w:top w:val="nil"/>
              <w:left w:val="nil"/>
              <w:bottom w:val="single" w:color="auto" w:sz="4" w:space="0"/>
              <w:right w:val="single" w:color="auto" w:sz="4" w:space="0"/>
            </w:tcBorders>
            <w:shd w:val="clear" w:color="auto" w:fill="auto"/>
            <w:noWrap/>
            <w:vAlign w:val="center"/>
            <w:hideMark/>
          </w:tcPr>
          <w:p w:rsidRPr="00DA48B1" w:rsidR="00DA48B1" w:rsidP="00DA48B1" w:rsidRDefault="00DA48B1" w14:paraId="220F5C2F" w14:textId="77777777">
            <w:pPr>
              <w:spacing w:after="0" w:line="240" w:lineRule="auto"/>
              <w:jc w:val="center"/>
              <w:rPr>
                <w:rFonts w:ascii="Calibri" w:hAnsi="Calibri" w:eastAsia="Times New Roman" w:cs="Calibri"/>
                <w:b/>
                <w:bCs/>
                <w:color w:val="FF0000"/>
                <w:lang w:eastAsia="en-GB"/>
              </w:rPr>
            </w:pPr>
            <w:r w:rsidRPr="00DA48B1">
              <w:rPr>
                <w:rFonts w:ascii="Segoe UI Symbol" w:hAnsi="Segoe UI Symbol" w:eastAsia="Times New Roman" w:cs="Segoe UI Symbol"/>
                <w:b/>
                <w:bCs/>
                <w:color w:val="FF0000"/>
                <w:lang w:eastAsia="en-GB"/>
              </w:rPr>
              <w:t>✗</w:t>
            </w:r>
          </w:p>
        </w:tc>
        <w:tc>
          <w:tcPr>
            <w:tcW w:w="1060" w:type="dxa"/>
            <w:tcBorders>
              <w:top w:val="nil"/>
              <w:left w:val="nil"/>
              <w:bottom w:val="single" w:color="auto" w:sz="4" w:space="0"/>
              <w:right w:val="single" w:color="auto" w:sz="4" w:space="0"/>
            </w:tcBorders>
            <w:shd w:val="clear" w:color="auto" w:fill="auto"/>
            <w:noWrap/>
            <w:vAlign w:val="center"/>
            <w:hideMark/>
          </w:tcPr>
          <w:p w:rsidRPr="00DA48B1" w:rsidR="00DA48B1" w:rsidP="00DA48B1" w:rsidRDefault="00DA48B1" w14:paraId="425048E5" w14:textId="77777777">
            <w:pPr>
              <w:spacing w:after="0" w:line="240" w:lineRule="auto"/>
              <w:jc w:val="center"/>
              <w:rPr>
                <w:rFonts w:ascii="Calibri" w:hAnsi="Calibri" w:eastAsia="Times New Roman" w:cs="Calibri"/>
                <w:b/>
                <w:bCs/>
                <w:color w:val="FF0000"/>
                <w:lang w:eastAsia="en-GB"/>
              </w:rPr>
            </w:pPr>
            <w:r w:rsidRPr="00DA48B1">
              <w:rPr>
                <w:rFonts w:ascii="Segoe UI Symbol" w:hAnsi="Segoe UI Symbol" w:eastAsia="Times New Roman" w:cs="Segoe UI Symbol"/>
                <w:b/>
                <w:bCs/>
                <w:color w:val="FF0000"/>
                <w:lang w:eastAsia="en-GB"/>
              </w:rPr>
              <w:t>✗</w:t>
            </w:r>
          </w:p>
        </w:tc>
        <w:tc>
          <w:tcPr>
            <w:tcW w:w="1060" w:type="dxa"/>
            <w:tcBorders>
              <w:top w:val="nil"/>
              <w:left w:val="nil"/>
              <w:bottom w:val="single" w:color="auto" w:sz="4" w:space="0"/>
              <w:right w:val="single" w:color="auto" w:sz="4" w:space="0"/>
            </w:tcBorders>
            <w:shd w:val="clear" w:color="auto" w:fill="auto"/>
            <w:noWrap/>
            <w:vAlign w:val="center"/>
            <w:hideMark/>
          </w:tcPr>
          <w:p w:rsidRPr="00DA48B1" w:rsidR="00DA48B1" w:rsidP="00DA48B1" w:rsidRDefault="00DA48B1" w14:paraId="1D096085" w14:textId="77777777">
            <w:pPr>
              <w:spacing w:after="0" w:line="240" w:lineRule="auto"/>
              <w:jc w:val="center"/>
              <w:rPr>
                <w:rFonts w:ascii="Calibri" w:hAnsi="Calibri" w:eastAsia="Times New Roman" w:cs="Calibri"/>
                <w:b/>
                <w:bCs/>
                <w:color w:val="FF0000"/>
                <w:lang w:eastAsia="en-GB"/>
              </w:rPr>
            </w:pPr>
            <w:r w:rsidRPr="00DA48B1">
              <w:rPr>
                <w:rFonts w:ascii="Segoe UI Symbol" w:hAnsi="Segoe UI Symbol" w:eastAsia="Times New Roman" w:cs="Segoe UI Symbol"/>
                <w:b/>
                <w:bCs/>
                <w:color w:val="FF0000"/>
                <w:lang w:eastAsia="en-GB"/>
              </w:rPr>
              <w:t>✗</w:t>
            </w:r>
          </w:p>
        </w:tc>
        <w:tc>
          <w:tcPr>
            <w:tcW w:w="1060" w:type="dxa"/>
            <w:tcBorders>
              <w:top w:val="nil"/>
              <w:left w:val="nil"/>
              <w:bottom w:val="single" w:color="auto" w:sz="4" w:space="0"/>
              <w:right w:val="single" w:color="auto" w:sz="4" w:space="0"/>
            </w:tcBorders>
            <w:shd w:val="clear" w:color="auto" w:fill="auto"/>
            <w:noWrap/>
            <w:vAlign w:val="center"/>
            <w:hideMark/>
          </w:tcPr>
          <w:p w:rsidRPr="00DA48B1" w:rsidR="00DA48B1" w:rsidP="00DA48B1" w:rsidRDefault="00DA48B1" w14:paraId="0BC8944E" w14:textId="77777777">
            <w:pPr>
              <w:spacing w:after="0" w:line="240" w:lineRule="auto"/>
              <w:jc w:val="center"/>
              <w:rPr>
                <w:rFonts w:ascii="Calibri" w:hAnsi="Calibri" w:eastAsia="Times New Roman" w:cs="Calibri"/>
                <w:b/>
                <w:bCs/>
                <w:color w:val="FF0000"/>
                <w:lang w:eastAsia="en-GB"/>
              </w:rPr>
            </w:pPr>
            <w:r w:rsidRPr="00DA48B1">
              <w:rPr>
                <w:rFonts w:ascii="Segoe UI Symbol" w:hAnsi="Segoe UI Symbol" w:eastAsia="Times New Roman" w:cs="Segoe UI Symbol"/>
                <w:b/>
                <w:bCs/>
                <w:color w:val="FF0000"/>
                <w:lang w:eastAsia="en-GB"/>
              </w:rPr>
              <w:t>✗</w:t>
            </w:r>
          </w:p>
        </w:tc>
        <w:tc>
          <w:tcPr>
            <w:tcW w:w="1060" w:type="dxa"/>
            <w:tcBorders>
              <w:top w:val="nil"/>
              <w:left w:val="nil"/>
              <w:bottom w:val="single" w:color="auto" w:sz="4" w:space="0"/>
              <w:right w:val="single" w:color="auto" w:sz="4" w:space="0"/>
            </w:tcBorders>
            <w:shd w:val="clear" w:color="auto" w:fill="auto"/>
            <w:noWrap/>
            <w:vAlign w:val="center"/>
            <w:hideMark/>
          </w:tcPr>
          <w:p w:rsidRPr="00DA48B1" w:rsidR="00DA48B1" w:rsidP="00DA48B1" w:rsidRDefault="00DA48B1" w14:paraId="28EE1A7A" w14:textId="77777777">
            <w:pPr>
              <w:spacing w:after="0" w:line="240" w:lineRule="auto"/>
              <w:jc w:val="center"/>
              <w:rPr>
                <w:rFonts w:ascii="Calibri" w:hAnsi="Calibri" w:eastAsia="Times New Roman" w:cs="Calibri"/>
                <w:b/>
                <w:bCs/>
                <w:color w:val="000000"/>
                <w:lang w:eastAsia="en-GB"/>
              </w:rPr>
            </w:pPr>
            <w:r w:rsidRPr="00DA48B1">
              <w:rPr>
                <w:rFonts w:ascii="Apple Color Emoji" w:hAnsi="Apple Color Emoji" w:eastAsia="Times New Roman" w:cs="Apple Color Emoji"/>
                <w:b/>
                <w:bCs/>
                <w:color w:val="000000"/>
                <w:lang w:eastAsia="en-GB"/>
              </w:rPr>
              <w:t>✔</w:t>
            </w:r>
          </w:p>
        </w:tc>
      </w:tr>
      <w:tr w:rsidRPr="00DA48B1" w:rsidR="00DA48B1" w:rsidTr="00DA48B1" w14:paraId="376DD66D" w14:textId="77777777">
        <w:trPr>
          <w:trHeight w:val="300"/>
        </w:trPr>
        <w:tc>
          <w:tcPr>
            <w:tcW w:w="4250" w:type="dxa"/>
            <w:tcBorders>
              <w:top w:val="nil"/>
              <w:left w:val="single" w:color="auto" w:sz="4" w:space="0"/>
              <w:bottom w:val="single" w:color="auto" w:sz="4" w:space="0"/>
              <w:right w:val="single" w:color="auto" w:sz="4" w:space="0"/>
            </w:tcBorders>
            <w:shd w:val="clear" w:color="auto" w:fill="auto"/>
            <w:noWrap/>
            <w:vAlign w:val="bottom"/>
            <w:hideMark/>
          </w:tcPr>
          <w:p w:rsidRPr="00DA48B1" w:rsidR="00DA48B1" w:rsidP="00DA48B1" w:rsidRDefault="00DA48B1" w14:paraId="6370BEA5" w14:textId="77777777">
            <w:pPr>
              <w:spacing w:after="0" w:line="240" w:lineRule="auto"/>
              <w:rPr>
                <w:rFonts w:ascii="Calibri" w:hAnsi="Calibri" w:eastAsia="Times New Roman" w:cs="Calibri"/>
                <w:b/>
                <w:bCs/>
                <w:color w:val="000000"/>
                <w:lang w:eastAsia="en-GB"/>
              </w:rPr>
            </w:pPr>
            <w:r w:rsidRPr="00DA48B1">
              <w:rPr>
                <w:rFonts w:ascii="Calibri" w:hAnsi="Calibri" w:eastAsia="Times New Roman" w:cs="Calibri"/>
                <w:b/>
                <w:bCs/>
                <w:color w:val="000000"/>
                <w:lang w:eastAsia="en-GB"/>
              </w:rPr>
              <w:t>Add Users/Make Admins</w:t>
            </w:r>
          </w:p>
        </w:tc>
        <w:tc>
          <w:tcPr>
            <w:tcW w:w="1060" w:type="dxa"/>
            <w:tcBorders>
              <w:top w:val="nil"/>
              <w:left w:val="nil"/>
              <w:bottom w:val="single" w:color="auto" w:sz="4" w:space="0"/>
              <w:right w:val="single" w:color="auto" w:sz="4" w:space="0"/>
            </w:tcBorders>
            <w:shd w:val="clear" w:color="auto" w:fill="auto"/>
            <w:noWrap/>
            <w:vAlign w:val="center"/>
            <w:hideMark/>
          </w:tcPr>
          <w:p w:rsidRPr="00DA48B1" w:rsidR="00DA48B1" w:rsidP="00DA48B1" w:rsidRDefault="00DA48B1" w14:paraId="774EBE91" w14:textId="77777777">
            <w:pPr>
              <w:spacing w:after="0" w:line="240" w:lineRule="auto"/>
              <w:jc w:val="center"/>
              <w:rPr>
                <w:rFonts w:ascii="Calibri" w:hAnsi="Calibri" w:eastAsia="Times New Roman" w:cs="Calibri"/>
                <w:b/>
                <w:bCs/>
                <w:color w:val="FF0000"/>
                <w:lang w:eastAsia="en-GB"/>
              </w:rPr>
            </w:pPr>
            <w:r w:rsidRPr="00DA48B1">
              <w:rPr>
                <w:rFonts w:ascii="Segoe UI Symbol" w:hAnsi="Segoe UI Symbol" w:eastAsia="Times New Roman" w:cs="Segoe UI Symbol"/>
                <w:b/>
                <w:bCs/>
                <w:color w:val="FF0000"/>
                <w:lang w:eastAsia="en-GB"/>
              </w:rPr>
              <w:t>✗</w:t>
            </w:r>
          </w:p>
        </w:tc>
        <w:tc>
          <w:tcPr>
            <w:tcW w:w="1060" w:type="dxa"/>
            <w:tcBorders>
              <w:top w:val="nil"/>
              <w:left w:val="nil"/>
              <w:bottom w:val="single" w:color="auto" w:sz="4" w:space="0"/>
              <w:right w:val="single" w:color="auto" w:sz="4" w:space="0"/>
            </w:tcBorders>
            <w:shd w:val="clear" w:color="auto" w:fill="auto"/>
            <w:noWrap/>
            <w:vAlign w:val="center"/>
            <w:hideMark/>
          </w:tcPr>
          <w:p w:rsidRPr="00DA48B1" w:rsidR="00DA48B1" w:rsidP="00DA48B1" w:rsidRDefault="00DA48B1" w14:paraId="22F1BFD5" w14:textId="77777777">
            <w:pPr>
              <w:spacing w:after="0" w:line="240" w:lineRule="auto"/>
              <w:jc w:val="center"/>
              <w:rPr>
                <w:rFonts w:ascii="Calibri" w:hAnsi="Calibri" w:eastAsia="Times New Roman" w:cs="Calibri"/>
                <w:b/>
                <w:bCs/>
                <w:color w:val="FF0000"/>
                <w:lang w:eastAsia="en-GB"/>
              </w:rPr>
            </w:pPr>
            <w:r w:rsidRPr="00DA48B1">
              <w:rPr>
                <w:rFonts w:ascii="Segoe UI Symbol" w:hAnsi="Segoe UI Symbol" w:eastAsia="Times New Roman" w:cs="Segoe UI Symbol"/>
                <w:b/>
                <w:bCs/>
                <w:color w:val="FF0000"/>
                <w:lang w:eastAsia="en-GB"/>
              </w:rPr>
              <w:t>✗</w:t>
            </w:r>
          </w:p>
        </w:tc>
        <w:tc>
          <w:tcPr>
            <w:tcW w:w="1060" w:type="dxa"/>
            <w:tcBorders>
              <w:top w:val="nil"/>
              <w:left w:val="nil"/>
              <w:bottom w:val="single" w:color="auto" w:sz="4" w:space="0"/>
              <w:right w:val="single" w:color="auto" w:sz="4" w:space="0"/>
            </w:tcBorders>
            <w:shd w:val="clear" w:color="auto" w:fill="auto"/>
            <w:noWrap/>
            <w:vAlign w:val="center"/>
            <w:hideMark/>
          </w:tcPr>
          <w:p w:rsidRPr="00DA48B1" w:rsidR="00DA48B1" w:rsidP="00DA48B1" w:rsidRDefault="00DA48B1" w14:paraId="2F590B4C" w14:textId="77777777">
            <w:pPr>
              <w:spacing w:after="0" w:line="240" w:lineRule="auto"/>
              <w:jc w:val="center"/>
              <w:rPr>
                <w:rFonts w:ascii="Calibri" w:hAnsi="Calibri" w:eastAsia="Times New Roman" w:cs="Calibri"/>
                <w:b/>
                <w:bCs/>
                <w:color w:val="FF0000"/>
                <w:lang w:eastAsia="en-GB"/>
              </w:rPr>
            </w:pPr>
            <w:r w:rsidRPr="00DA48B1">
              <w:rPr>
                <w:rFonts w:ascii="Segoe UI Symbol" w:hAnsi="Segoe UI Symbol" w:eastAsia="Times New Roman" w:cs="Segoe UI Symbol"/>
                <w:b/>
                <w:bCs/>
                <w:color w:val="FF0000"/>
                <w:lang w:eastAsia="en-GB"/>
              </w:rPr>
              <w:t>✗</w:t>
            </w:r>
          </w:p>
        </w:tc>
        <w:tc>
          <w:tcPr>
            <w:tcW w:w="1060" w:type="dxa"/>
            <w:tcBorders>
              <w:top w:val="nil"/>
              <w:left w:val="nil"/>
              <w:bottom w:val="single" w:color="auto" w:sz="4" w:space="0"/>
              <w:right w:val="single" w:color="auto" w:sz="4" w:space="0"/>
            </w:tcBorders>
            <w:shd w:val="clear" w:color="auto" w:fill="auto"/>
            <w:noWrap/>
            <w:vAlign w:val="center"/>
            <w:hideMark/>
          </w:tcPr>
          <w:p w:rsidRPr="00DA48B1" w:rsidR="00DA48B1" w:rsidP="00DA48B1" w:rsidRDefault="00DA48B1" w14:paraId="06132FF0" w14:textId="77777777">
            <w:pPr>
              <w:spacing w:after="0" w:line="240" w:lineRule="auto"/>
              <w:jc w:val="center"/>
              <w:rPr>
                <w:rFonts w:ascii="Calibri" w:hAnsi="Calibri" w:eastAsia="Times New Roman" w:cs="Calibri"/>
                <w:b/>
                <w:bCs/>
                <w:color w:val="FF0000"/>
                <w:lang w:eastAsia="en-GB"/>
              </w:rPr>
            </w:pPr>
            <w:r w:rsidRPr="00DA48B1">
              <w:rPr>
                <w:rFonts w:ascii="Segoe UI Symbol" w:hAnsi="Segoe UI Symbol" w:eastAsia="Times New Roman" w:cs="Segoe UI Symbol"/>
                <w:b/>
                <w:bCs/>
                <w:color w:val="FF0000"/>
                <w:lang w:eastAsia="en-GB"/>
              </w:rPr>
              <w:t>✗</w:t>
            </w:r>
          </w:p>
        </w:tc>
        <w:tc>
          <w:tcPr>
            <w:tcW w:w="1060" w:type="dxa"/>
            <w:tcBorders>
              <w:top w:val="nil"/>
              <w:left w:val="nil"/>
              <w:bottom w:val="single" w:color="auto" w:sz="4" w:space="0"/>
              <w:right w:val="single" w:color="auto" w:sz="4" w:space="0"/>
            </w:tcBorders>
            <w:shd w:val="clear" w:color="auto" w:fill="auto"/>
            <w:noWrap/>
            <w:vAlign w:val="center"/>
            <w:hideMark/>
          </w:tcPr>
          <w:p w:rsidRPr="00DA48B1" w:rsidR="00DA48B1" w:rsidP="00DA48B1" w:rsidRDefault="00DA48B1" w14:paraId="2922CF0C" w14:textId="77777777">
            <w:pPr>
              <w:spacing w:after="0" w:line="240" w:lineRule="auto"/>
              <w:jc w:val="center"/>
              <w:rPr>
                <w:rFonts w:ascii="Calibri" w:hAnsi="Calibri" w:eastAsia="Times New Roman" w:cs="Calibri"/>
                <w:b/>
                <w:bCs/>
                <w:color w:val="000000"/>
                <w:lang w:eastAsia="en-GB"/>
              </w:rPr>
            </w:pPr>
            <w:r w:rsidRPr="00DA48B1">
              <w:rPr>
                <w:rFonts w:ascii="Apple Color Emoji" w:hAnsi="Apple Color Emoji" w:eastAsia="Times New Roman" w:cs="Apple Color Emoji"/>
                <w:b/>
                <w:bCs/>
                <w:color w:val="000000"/>
                <w:lang w:eastAsia="en-GB"/>
              </w:rPr>
              <w:t>✔</w:t>
            </w:r>
          </w:p>
        </w:tc>
      </w:tr>
      <w:tr w:rsidRPr="00DA48B1" w:rsidR="00DA48B1" w:rsidTr="00DA48B1" w14:paraId="3735BD6F" w14:textId="77777777">
        <w:trPr>
          <w:trHeight w:val="300"/>
        </w:trPr>
        <w:tc>
          <w:tcPr>
            <w:tcW w:w="4250" w:type="dxa"/>
            <w:tcBorders>
              <w:top w:val="nil"/>
              <w:left w:val="single" w:color="auto" w:sz="4" w:space="0"/>
              <w:bottom w:val="single" w:color="auto" w:sz="4" w:space="0"/>
              <w:right w:val="single" w:color="auto" w:sz="4" w:space="0"/>
            </w:tcBorders>
            <w:shd w:val="clear" w:color="auto" w:fill="auto"/>
            <w:noWrap/>
            <w:vAlign w:val="bottom"/>
            <w:hideMark/>
          </w:tcPr>
          <w:p w:rsidRPr="00DA48B1" w:rsidR="00DA48B1" w:rsidP="00DA48B1" w:rsidRDefault="00DA48B1" w14:paraId="0BC7EFFD" w14:textId="77777777">
            <w:pPr>
              <w:spacing w:after="0" w:line="240" w:lineRule="auto"/>
              <w:rPr>
                <w:rFonts w:ascii="Calibri" w:hAnsi="Calibri" w:eastAsia="Times New Roman" w:cs="Calibri"/>
                <w:b/>
                <w:bCs/>
                <w:color w:val="000000"/>
                <w:lang w:eastAsia="en-GB"/>
              </w:rPr>
            </w:pPr>
            <w:r w:rsidRPr="00DA48B1">
              <w:rPr>
                <w:rFonts w:ascii="Calibri" w:hAnsi="Calibri" w:eastAsia="Times New Roman" w:cs="Calibri"/>
                <w:b/>
                <w:bCs/>
                <w:color w:val="000000"/>
                <w:lang w:eastAsia="en-GB"/>
              </w:rPr>
              <w:t>Apply Permission Groups</w:t>
            </w:r>
          </w:p>
        </w:tc>
        <w:tc>
          <w:tcPr>
            <w:tcW w:w="1060" w:type="dxa"/>
            <w:tcBorders>
              <w:top w:val="nil"/>
              <w:left w:val="nil"/>
              <w:bottom w:val="single" w:color="auto" w:sz="4" w:space="0"/>
              <w:right w:val="single" w:color="auto" w:sz="4" w:space="0"/>
            </w:tcBorders>
            <w:shd w:val="clear" w:color="auto" w:fill="auto"/>
            <w:noWrap/>
            <w:vAlign w:val="center"/>
            <w:hideMark/>
          </w:tcPr>
          <w:p w:rsidRPr="00DA48B1" w:rsidR="00DA48B1" w:rsidP="00DA48B1" w:rsidRDefault="00DA48B1" w14:paraId="104E6EF7" w14:textId="77777777">
            <w:pPr>
              <w:spacing w:after="0" w:line="240" w:lineRule="auto"/>
              <w:jc w:val="center"/>
              <w:rPr>
                <w:rFonts w:ascii="Calibri" w:hAnsi="Calibri" w:eastAsia="Times New Roman" w:cs="Calibri"/>
                <w:b/>
                <w:bCs/>
                <w:color w:val="FF0000"/>
                <w:lang w:eastAsia="en-GB"/>
              </w:rPr>
            </w:pPr>
            <w:r w:rsidRPr="00DA48B1">
              <w:rPr>
                <w:rFonts w:ascii="Segoe UI Symbol" w:hAnsi="Segoe UI Symbol" w:eastAsia="Times New Roman" w:cs="Segoe UI Symbol"/>
                <w:b/>
                <w:bCs/>
                <w:color w:val="FF0000"/>
                <w:lang w:eastAsia="en-GB"/>
              </w:rPr>
              <w:t>✗</w:t>
            </w:r>
          </w:p>
        </w:tc>
        <w:tc>
          <w:tcPr>
            <w:tcW w:w="1060" w:type="dxa"/>
            <w:tcBorders>
              <w:top w:val="nil"/>
              <w:left w:val="nil"/>
              <w:bottom w:val="single" w:color="auto" w:sz="4" w:space="0"/>
              <w:right w:val="single" w:color="auto" w:sz="4" w:space="0"/>
            </w:tcBorders>
            <w:shd w:val="clear" w:color="auto" w:fill="auto"/>
            <w:noWrap/>
            <w:vAlign w:val="center"/>
            <w:hideMark/>
          </w:tcPr>
          <w:p w:rsidRPr="00DA48B1" w:rsidR="00DA48B1" w:rsidP="00DA48B1" w:rsidRDefault="00DA48B1" w14:paraId="2C03BA18" w14:textId="77777777">
            <w:pPr>
              <w:spacing w:after="0" w:line="240" w:lineRule="auto"/>
              <w:jc w:val="center"/>
              <w:rPr>
                <w:rFonts w:ascii="Calibri" w:hAnsi="Calibri" w:eastAsia="Times New Roman" w:cs="Calibri"/>
                <w:b/>
                <w:bCs/>
                <w:color w:val="FF0000"/>
                <w:lang w:eastAsia="en-GB"/>
              </w:rPr>
            </w:pPr>
            <w:r w:rsidRPr="00DA48B1">
              <w:rPr>
                <w:rFonts w:ascii="Segoe UI Symbol" w:hAnsi="Segoe UI Symbol" w:eastAsia="Times New Roman" w:cs="Segoe UI Symbol"/>
                <w:b/>
                <w:bCs/>
                <w:color w:val="FF0000"/>
                <w:lang w:eastAsia="en-GB"/>
              </w:rPr>
              <w:t>✗</w:t>
            </w:r>
          </w:p>
        </w:tc>
        <w:tc>
          <w:tcPr>
            <w:tcW w:w="1060" w:type="dxa"/>
            <w:tcBorders>
              <w:top w:val="nil"/>
              <w:left w:val="nil"/>
              <w:bottom w:val="single" w:color="auto" w:sz="4" w:space="0"/>
              <w:right w:val="single" w:color="auto" w:sz="4" w:space="0"/>
            </w:tcBorders>
            <w:shd w:val="clear" w:color="auto" w:fill="auto"/>
            <w:noWrap/>
            <w:vAlign w:val="center"/>
            <w:hideMark/>
          </w:tcPr>
          <w:p w:rsidRPr="00DA48B1" w:rsidR="00DA48B1" w:rsidP="00DA48B1" w:rsidRDefault="00DA48B1" w14:paraId="260705AF" w14:textId="77777777">
            <w:pPr>
              <w:spacing w:after="0" w:line="240" w:lineRule="auto"/>
              <w:jc w:val="center"/>
              <w:rPr>
                <w:rFonts w:ascii="Calibri" w:hAnsi="Calibri" w:eastAsia="Times New Roman" w:cs="Calibri"/>
                <w:b/>
                <w:bCs/>
                <w:color w:val="FF0000"/>
                <w:lang w:eastAsia="en-GB"/>
              </w:rPr>
            </w:pPr>
            <w:r w:rsidRPr="00DA48B1">
              <w:rPr>
                <w:rFonts w:ascii="Segoe UI Symbol" w:hAnsi="Segoe UI Symbol" w:eastAsia="Times New Roman" w:cs="Segoe UI Symbol"/>
                <w:b/>
                <w:bCs/>
                <w:color w:val="FF0000"/>
                <w:lang w:eastAsia="en-GB"/>
              </w:rPr>
              <w:t>✗</w:t>
            </w:r>
          </w:p>
        </w:tc>
        <w:tc>
          <w:tcPr>
            <w:tcW w:w="1060" w:type="dxa"/>
            <w:tcBorders>
              <w:top w:val="nil"/>
              <w:left w:val="nil"/>
              <w:bottom w:val="single" w:color="auto" w:sz="4" w:space="0"/>
              <w:right w:val="single" w:color="auto" w:sz="4" w:space="0"/>
            </w:tcBorders>
            <w:shd w:val="clear" w:color="auto" w:fill="auto"/>
            <w:noWrap/>
            <w:vAlign w:val="center"/>
            <w:hideMark/>
          </w:tcPr>
          <w:p w:rsidRPr="00DA48B1" w:rsidR="00DA48B1" w:rsidP="00DA48B1" w:rsidRDefault="00DA48B1" w14:paraId="7671D1AE" w14:textId="77777777">
            <w:pPr>
              <w:spacing w:after="0" w:line="240" w:lineRule="auto"/>
              <w:jc w:val="center"/>
              <w:rPr>
                <w:rFonts w:ascii="Calibri" w:hAnsi="Calibri" w:eastAsia="Times New Roman" w:cs="Calibri"/>
                <w:b/>
                <w:bCs/>
                <w:color w:val="FF0000"/>
                <w:lang w:eastAsia="en-GB"/>
              </w:rPr>
            </w:pPr>
            <w:r w:rsidRPr="00DA48B1">
              <w:rPr>
                <w:rFonts w:ascii="Segoe UI Symbol" w:hAnsi="Segoe UI Symbol" w:eastAsia="Times New Roman" w:cs="Segoe UI Symbol"/>
                <w:b/>
                <w:bCs/>
                <w:color w:val="FF0000"/>
                <w:lang w:eastAsia="en-GB"/>
              </w:rPr>
              <w:t>✗</w:t>
            </w:r>
          </w:p>
        </w:tc>
        <w:tc>
          <w:tcPr>
            <w:tcW w:w="1060" w:type="dxa"/>
            <w:tcBorders>
              <w:top w:val="nil"/>
              <w:left w:val="nil"/>
              <w:bottom w:val="single" w:color="auto" w:sz="4" w:space="0"/>
              <w:right w:val="single" w:color="auto" w:sz="4" w:space="0"/>
            </w:tcBorders>
            <w:shd w:val="clear" w:color="auto" w:fill="auto"/>
            <w:noWrap/>
            <w:vAlign w:val="center"/>
            <w:hideMark/>
          </w:tcPr>
          <w:p w:rsidRPr="00DA48B1" w:rsidR="00DA48B1" w:rsidP="00DA48B1" w:rsidRDefault="00DA48B1" w14:paraId="0785E884" w14:textId="77777777">
            <w:pPr>
              <w:spacing w:after="0" w:line="240" w:lineRule="auto"/>
              <w:jc w:val="center"/>
              <w:rPr>
                <w:rFonts w:ascii="Calibri" w:hAnsi="Calibri" w:eastAsia="Times New Roman" w:cs="Calibri"/>
                <w:b/>
                <w:bCs/>
                <w:color w:val="000000"/>
                <w:lang w:eastAsia="en-GB"/>
              </w:rPr>
            </w:pPr>
            <w:r w:rsidRPr="00DA48B1">
              <w:rPr>
                <w:rFonts w:ascii="Apple Color Emoji" w:hAnsi="Apple Color Emoji" w:eastAsia="Times New Roman" w:cs="Apple Color Emoji"/>
                <w:b/>
                <w:bCs/>
                <w:color w:val="000000"/>
                <w:lang w:eastAsia="en-GB"/>
              </w:rPr>
              <w:t>✔</w:t>
            </w:r>
          </w:p>
        </w:tc>
      </w:tr>
    </w:tbl>
    <w:p w:rsidR="00DA48B1" w:rsidP="283344CC" w:rsidRDefault="00DA48B1" w14:paraId="49882A0D" w14:textId="77777777"/>
    <w:p w:rsidR="2E62DD73" w:rsidP="1A513FAD" w:rsidRDefault="2E62DD73" w14:paraId="3EC2B2B7" w14:textId="51720585">
      <w:pPr>
        <w:pStyle w:val="Heading3"/>
      </w:pPr>
      <w:bookmarkStart w:name="_Toc196918344" w:id="96"/>
      <w:r>
        <w:t>User must have work registration AND be added to Department Limit</w:t>
      </w:r>
      <w:bookmarkEnd w:id="96"/>
    </w:p>
    <w:p w:rsidR="2E62DD73" w:rsidP="7E4FEF45" w:rsidRDefault="2E62DD73" w14:paraId="1EBFA755" w14:textId="54CBA710">
      <w:pPr>
        <w:rPr>
          <w:highlight w:val="yellow"/>
        </w:rPr>
      </w:pPr>
      <w:r w:rsidRPr="41FEE644">
        <w:rPr>
          <w:highlight w:val="yellow"/>
        </w:rPr>
        <w:t>Add details</w:t>
      </w:r>
    </w:p>
    <w:p w:rsidR="00715B25" w:rsidP="7E4FEF45" w:rsidRDefault="00715B25" w14:paraId="28617C34" w14:textId="77777777">
      <w:pPr>
        <w:rPr>
          <w:highlight w:val="yellow"/>
        </w:rPr>
      </w:pPr>
    </w:p>
    <w:p w:rsidR="00715B25" w:rsidP="00715B25" w:rsidRDefault="00C02B36" w14:paraId="280E7DC5" w14:textId="3CF784D7">
      <w:pPr>
        <w:pStyle w:val="Heading3"/>
      </w:pPr>
      <w:bookmarkStart w:name="_Toc196918345" w:id="97"/>
      <w:r>
        <w:t>Unsealed Sources Permissions</w:t>
      </w:r>
      <w:bookmarkEnd w:id="97"/>
    </w:p>
    <w:p w:rsidRPr="00C02B36" w:rsidR="00C02B36" w:rsidP="00C02B36" w:rsidRDefault="009C6278" w14:paraId="426DC040" w14:textId="2AF7A019">
      <w:r w:rsidRPr="009C6278">
        <w:t>https://unioxfordnexus.sharepoint.com/:x:/r/sites/ITServices-ITS877-RadioactiveMaterialsManagement-Restricted-new/Shared%20Documents/Restricted%20-%20new/Business%20Analysis/Radiation%20Materials%20Management/Modules_Permissions_Draft.xlsx?d=wa45a27f03e324b288293235c866ab9a8&amp;csf=1&amp;web=1&amp;e=A1j11u</w:t>
      </w:r>
    </w:p>
    <w:p w:rsidR="00C02B36" w:rsidP="00C02B36" w:rsidRDefault="00C02B36" w14:paraId="719CB465" w14:textId="2D920D08">
      <w:pPr>
        <w:pStyle w:val="Heading3"/>
      </w:pPr>
      <w:bookmarkStart w:name="_Toc196918346" w:id="98"/>
      <w:r>
        <w:t>Sealed Sources Permissions</w:t>
      </w:r>
      <w:bookmarkEnd w:id="98"/>
    </w:p>
    <w:p w:rsidR="2BADD4B5" w:rsidP="2BADD4B5" w:rsidRDefault="2BADD4B5" w14:paraId="7DEE4E46" w14:textId="1C96FFA3">
      <w:pPr>
        <w:rPr>
          <w:lang w:eastAsia="en-GB"/>
        </w:rPr>
      </w:pPr>
    </w:p>
    <w:p w:rsidR="0000567E" w:rsidP="0000567E" w:rsidRDefault="00AF14A9" w14:paraId="74C89DF7" w14:textId="7C5A6837">
      <w:pPr>
        <w:pStyle w:val="Heading1"/>
      </w:pPr>
      <w:bookmarkStart w:name="_Toc188606909" w:id="99"/>
      <w:r>
        <w:t xml:space="preserve"> </w:t>
      </w:r>
      <w:bookmarkStart w:name="_Toc196918347" w:id="100"/>
      <w:r w:rsidR="0000567E">
        <w:t>APPENDIX</w:t>
      </w:r>
      <w:bookmarkEnd w:id="99"/>
      <w:bookmarkEnd w:id="100"/>
    </w:p>
    <w:p w:rsidR="00300D98" w:rsidP="00F40B4E" w:rsidRDefault="0000567E" w14:paraId="4B87006F" w14:textId="14364B94">
      <w:pPr>
        <w:pStyle w:val="Heading2"/>
      </w:pPr>
      <w:bookmarkStart w:name="_Toc188606910" w:id="101"/>
      <w:bookmarkStart w:name="_Toc196918348" w:id="102"/>
      <w:r>
        <w:t>Department Structure</w:t>
      </w:r>
      <w:bookmarkEnd w:id="101"/>
      <w:bookmarkEnd w:id="102"/>
    </w:p>
    <w:p w:rsidR="00BF5172" w:rsidP="00BF5172" w:rsidRDefault="00BF5172" w14:paraId="409C5962" w14:textId="69FE05AC">
      <w:pPr>
        <w:rPr>
          <w:lang w:eastAsia="en-GB"/>
        </w:rPr>
      </w:pPr>
      <w:r>
        <w:rPr>
          <w:lang w:eastAsia="en-GB"/>
        </w:rPr>
        <w:t xml:space="preserve">The structure is split into 5 area that follow the </w:t>
      </w:r>
      <w:r w:rsidRPr="4326A1DE" w:rsidR="55972719">
        <w:rPr>
          <w:lang w:eastAsia="en-GB"/>
        </w:rPr>
        <w:t>Department</w:t>
      </w:r>
      <w:r w:rsidRPr="4326A1DE">
        <w:rPr>
          <w:lang w:eastAsia="en-GB"/>
        </w:rPr>
        <w:t>s</w:t>
      </w:r>
      <w:r>
        <w:rPr>
          <w:lang w:eastAsia="en-GB"/>
        </w:rPr>
        <w:t>:</w:t>
      </w:r>
    </w:p>
    <w:p w:rsidR="00BF5172" w:rsidP="008B10CB" w:rsidRDefault="006548C7" w14:paraId="353954EB" w14:textId="1CE28F03">
      <w:pPr>
        <w:pStyle w:val="ListParagraph"/>
        <w:numPr>
          <w:ilvl w:val="0"/>
          <w:numId w:val="7"/>
        </w:numPr>
        <w:spacing w:after="0"/>
        <w:rPr>
          <w:lang w:eastAsia="en-GB"/>
        </w:rPr>
      </w:pPr>
      <w:r>
        <w:rPr>
          <w:lang w:eastAsia="en-GB"/>
        </w:rPr>
        <w:t xml:space="preserve">CSA </w:t>
      </w:r>
      <w:r w:rsidR="00733941">
        <w:rPr>
          <w:lang w:eastAsia="en-GB"/>
        </w:rPr>
        <w:t xml:space="preserve">– The </w:t>
      </w:r>
      <w:r w:rsidR="00BF5172">
        <w:rPr>
          <w:lang w:eastAsia="en-GB"/>
        </w:rPr>
        <w:t>Central Science Area</w:t>
      </w:r>
    </w:p>
    <w:p w:rsidR="00775059" w:rsidP="008B10CB" w:rsidRDefault="0075599D" w14:paraId="7DD844DA" w14:textId="10454477">
      <w:pPr>
        <w:pStyle w:val="ListParagraph"/>
        <w:numPr>
          <w:ilvl w:val="0"/>
          <w:numId w:val="7"/>
        </w:numPr>
        <w:spacing w:after="0"/>
        <w:rPr>
          <w:lang w:eastAsia="en-GB"/>
        </w:rPr>
      </w:pPr>
      <w:r>
        <w:rPr>
          <w:lang w:eastAsia="en-GB"/>
        </w:rPr>
        <w:t>GLAM – Gardens, Libraries and Museums</w:t>
      </w:r>
    </w:p>
    <w:p w:rsidR="0075599D" w:rsidP="008B10CB" w:rsidRDefault="006548C7" w14:paraId="23283BE0" w14:textId="032BA28E">
      <w:pPr>
        <w:pStyle w:val="ListParagraph"/>
        <w:numPr>
          <w:ilvl w:val="0"/>
          <w:numId w:val="7"/>
        </w:numPr>
        <w:spacing w:after="0"/>
        <w:rPr>
          <w:lang w:eastAsia="en-GB"/>
        </w:rPr>
      </w:pPr>
      <w:r>
        <w:rPr>
          <w:lang w:eastAsia="en-GB"/>
        </w:rPr>
        <w:t>The JR – John Radcliffe</w:t>
      </w:r>
    </w:p>
    <w:p w:rsidR="00733941" w:rsidP="008B10CB" w:rsidRDefault="00733941" w14:paraId="0907B30D" w14:textId="3D46FA45">
      <w:pPr>
        <w:pStyle w:val="ListParagraph"/>
        <w:numPr>
          <w:ilvl w:val="0"/>
          <w:numId w:val="7"/>
        </w:numPr>
        <w:spacing w:after="0"/>
        <w:rPr>
          <w:lang w:eastAsia="en-GB"/>
        </w:rPr>
      </w:pPr>
      <w:r>
        <w:rPr>
          <w:lang w:eastAsia="en-GB"/>
        </w:rPr>
        <w:t>Churchill &amp; ORC – The Churchill Hospital and Old Road Campus</w:t>
      </w:r>
    </w:p>
    <w:p w:rsidR="00BC68A8" w:rsidP="008B10CB" w:rsidRDefault="00BC68A8" w14:paraId="6F023930" w14:textId="5B6B4BED">
      <w:pPr>
        <w:pStyle w:val="ListParagraph"/>
        <w:numPr>
          <w:ilvl w:val="0"/>
          <w:numId w:val="7"/>
        </w:numPr>
        <w:spacing w:after="0"/>
        <w:rPr>
          <w:lang w:eastAsia="en-GB"/>
        </w:rPr>
      </w:pPr>
      <w:r>
        <w:rPr>
          <w:lang w:eastAsia="en-GB"/>
        </w:rPr>
        <w:t>The NOC – The Nuffield Orthopedic Centre</w:t>
      </w:r>
    </w:p>
    <w:p w:rsidRPr="00D7503D" w:rsidR="00D51830" w:rsidP="007F1B5A" w:rsidRDefault="00726EDB" w14:paraId="4756D2AE" w14:textId="38806BC0">
      <w:pPr>
        <w:pStyle w:val="Heading1"/>
      </w:pPr>
      <w:bookmarkStart w:name="_Toc183421029" w:id="103"/>
      <w:bookmarkStart w:name="_Toc188606925" w:id="104"/>
      <w:r>
        <w:t xml:space="preserve">  </w:t>
      </w:r>
      <w:bookmarkStart w:name="_Toc196918349" w:id="105"/>
      <w:r w:rsidR="00D51830">
        <w:t>Document History</w:t>
      </w:r>
      <w:bookmarkEnd w:id="31"/>
      <w:bookmarkEnd w:id="32"/>
      <w:bookmarkEnd w:id="103"/>
      <w:bookmarkEnd w:id="104"/>
      <w:bookmarkEnd w:id="105"/>
      <w:r w:rsidR="00D51830">
        <w:t xml:space="preserve"> </w:t>
      </w:r>
    </w:p>
    <w:p w:rsidRPr="00D7503D" w:rsidR="00D51830" w:rsidP="00D51830" w:rsidRDefault="00D51830" w14:paraId="68DD2C42" w14:textId="77777777">
      <w:r w:rsidRPr="00D7503D">
        <w:t>Change History/Review</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1893"/>
        <w:gridCol w:w="1036"/>
        <w:gridCol w:w="1923"/>
        <w:gridCol w:w="4919"/>
      </w:tblGrid>
      <w:tr w:rsidRPr="00D7503D" w:rsidR="00D51830" w:rsidTr="0AFD6888" w14:paraId="64E5D583" w14:textId="77777777">
        <w:trPr>
          <w:trHeight w:val="390"/>
        </w:trPr>
        <w:tc>
          <w:tcPr>
            <w:tcW w:w="969" w:type="pct"/>
            <w:shd w:val="clear" w:color="auto" w:fill="002147"/>
            <w:vAlign w:val="center"/>
          </w:tcPr>
          <w:p w:rsidRPr="00D7503D" w:rsidR="00D51830" w:rsidP="00D51830" w:rsidRDefault="00D51830" w14:paraId="07F7D205" w14:textId="77777777">
            <w:r w:rsidRPr="00D7503D">
              <w:t xml:space="preserve">Date </w:t>
            </w:r>
          </w:p>
        </w:tc>
        <w:tc>
          <w:tcPr>
            <w:tcW w:w="530" w:type="pct"/>
            <w:shd w:val="clear" w:color="auto" w:fill="002147"/>
            <w:vAlign w:val="center"/>
          </w:tcPr>
          <w:p w:rsidRPr="00D7503D" w:rsidR="00D51830" w:rsidP="00D51830" w:rsidRDefault="00D51830" w14:paraId="4940CED3" w14:textId="77777777">
            <w:r w:rsidRPr="00D7503D">
              <w:t>Version</w:t>
            </w:r>
          </w:p>
        </w:tc>
        <w:tc>
          <w:tcPr>
            <w:tcW w:w="984" w:type="pct"/>
            <w:shd w:val="clear" w:color="auto" w:fill="002147"/>
            <w:vAlign w:val="center"/>
          </w:tcPr>
          <w:p w:rsidRPr="00D7503D" w:rsidR="00D51830" w:rsidP="00D51830" w:rsidRDefault="00D51830" w14:paraId="564B59A8" w14:textId="77777777">
            <w:r>
              <w:t>Author</w:t>
            </w:r>
          </w:p>
        </w:tc>
        <w:tc>
          <w:tcPr>
            <w:tcW w:w="2517" w:type="pct"/>
            <w:shd w:val="clear" w:color="auto" w:fill="002147"/>
            <w:vAlign w:val="center"/>
          </w:tcPr>
          <w:p w:rsidRPr="00D7503D" w:rsidR="00D51830" w:rsidP="00D51830" w:rsidRDefault="00D51830" w14:paraId="23BB562E" w14:textId="77777777">
            <w:r w:rsidRPr="00D7503D">
              <w:t xml:space="preserve">Summary of the change </w:t>
            </w:r>
          </w:p>
        </w:tc>
      </w:tr>
      <w:tr w:rsidRPr="00D7503D" w:rsidR="00D51830" w:rsidTr="0AFD6888" w14:paraId="48762549" w14:textId="77777777">
        <w:trPr>
          <w:trHeight w:val="407"/>
        </w:trPr>
        <w:tc>
          <w:tcPr>
            <w:tcW w:w="969" w:type="pct"/>
            <w:vAlign w:val="center"/>
          </w:tcPr>
          <w:p w:rsidRPr="00D7503D" w:rsidR="00D51830" w:rsidP="00D767C7" w:rsidRDefault="001B6BA2" w14:paraId="603CE246" w14:textId="798146AF">
            <w:pPr>
              <w:pStyle w:val="NoSpacing"/>
            </w:pPr>
            <w:r>
              <w:t>20 March 2025</w:t>
            </w:r>
          </w:p>
        </w:tc>
        <w:tc>
          <w:tcPr>
            <w:tcW w:w="530" w:type="pct"/>
            <w:vAlign w:val="center"/>
          </w:tcPr>
          <w:p w:rsidRPr="00D7503D" w:rsidR="00D51830" w:rsidP="00D767C7" w:rsidRDefault="031C174E" w14:paraId="1AC16F8C" w14:textId="204C62FD">
            <w:pPr>
              <w:pStyle w:val="NoSpacing"/>
            </w:pPr>
            <w:r>
              <w:t>0.1</w:t>
            </w:r>
          </w:p>
        </w:tc>
        <w:tc>
          <w:tcPr>
            <w:tcW w:w="984" w:type="pct"/>
            <w:vAlign w:val="center"/>
          </w:tcPr>
          <w:p w:rsidRPr="00D7503D" w:rsidR="00D51830" w:rsidP="00D767C7" w:rsidRDefault="506A1D47" w14:paraId="09E118B7" w14:textId="22C69C99">
            <w:pPr>
              <w:pStyle w:val="NoSpacing"/>
            </w:pPr>
            <w:r>
              <w:t>ITS877 Project Team</w:t>
            </w:r>
          </w:p>
        </w:tc>
        <w:tc>
          <w:tcPr>
            <w:tcW w:w="2517" w:type="pct"/>
            <w:vAlign w:val="center"/>
          </w:tcPr>
          <w:p w:rsidRPr="00D7503D" w:rsidR="00D51830" w:rsidP="00D767C7" w:rsidRDefault="00230125" w14:paraId="1B7DE991" w14:textId="02C36376">
            <w:pPr>
              <w:pStyle w:val="NoSpacing"/>
            </w:pPr>
            <w:r>
              <w:t>S</w:t>
            </w:r>
            <w:r w:rsidR="00D51830">
              <w:t xml:space="preserve">ystem guide created for </w:t>
            </w:r>
            <w:r w:rsidR="00D767C7">
              <w:t xml:space="preserve">go live of the </w:t>
            </w:r>
            <w:r w:rsidR="001B6BA2">
              <w:t>Odyssey System</w:t>
            </w:r>
            <w:r w:rsidR="00D51830">
              <w:t xml:space="preserve"> </w:t>
            </w:r>
          </w:p>
        </w:tc>
      </w:tr>
      <w:tr w:rsidRPr="00D7503D" w:rsidR="00D51830" w:rsidTr="0AFD6888" w14:paraId="732FFD5B" w14:textId="77777777">
        <w:trPr>
          <w:trHeight w:val="390"/>
        </w:trPr>
        <w:tc>
          <w:tcPr>
            <w:tcW w:w="969" w:type="pct"/>
            <w:vAlign w:val="center"/>
          </w:tcPr>
          <w:p w:rsidRPr="00D7503D" w:rsidR="00D51830" w:rsidP="00D767C7" w:rsidRDefault="00D51830" w14:paraId="7781318A" w14:textId="7037EA48">
            <w:pPr>
              <w:pStyle w:val="NoSpacing"/>
            </w:pPr>
          </w:p>
        </w:tc>
        <w:tc>
          <w:tcPr>
            <w:tcW w:w="530" w:type="pct"/>
            <w:vAlign w:val="center"/>
          </w:tcPr>
          <w:p w:rsidRPr="00D7503D" w:rsidR="00D51830" w:rsidP="00D767C7" w:rsidRDefault="5F7680D4" w14:paraId="32567B09" w14:textId="72946E43">
            <w:pPr>
              <w:pStyle w:val="NoSpacing"/>
            </w:pPr>
            <w:r>
              <w:t>1.0</w:t>
            </w:r>
          </w:p>
        </w:tc>
        <w:tc>
          <w:tcPr>
            <w:tcW w:w="984" w:type="pct"/>
            <w:vAlign w:val="center"/>
          </w:tcPr>
          <w:p w:rsidRPr="00D7503D" w:rsidR="00D51830" w:rsidP="00D767C7" w:rsidRDefault="5F7680D4" w14:paraId="3ABAE482" w14:textId="09318DB2">
            <w:pPr>
              <w:pStyle w:val="NoSpacing"/>
            </w:pPr>
            <w:r>
              <w:t xml:space="preserve">Paul </w:t>
            </w:r>
            <w:r w:rsidR="009E5BBB">
              <w:t>Kayent</w:t>
            </w:r>
            <w:r w:rsidR="00D767C7">
              <w:t>e</w:t>
            </w:r>
            <w:r>
              <w:t xml:space="preserve"> (URPO)</w:t>
            </w:r>
          </w:p>
        </w:tc>
        <w:tc>
          <w:tcPr>
            <w:tcW w:w="2517" w:type="pct"/>
            <w:vAlign w:val="center"/>
          </w:tcPr>
          <w:p w:rsidRPr="00D7503D" w:rsidR="00D51830" w:rsidP="00D767C7" w:rsidRDefault="5F7680D4" w14:paraId="2EDD19B5" w14:textId="2A040E39">
            <w:pPr>
              <w:pStyle w:val="NoSpacing"/>
            </w:pPr>
            <w:r>
              <w:t>Reviewed and approved</w:t>
            </w:r>
          </w:p>
        </w:tc>
      </w:tr>
      <w:tr w:rsidRPr="00D7503D" w:rsidR="00D51830" w:rsidTr="0AFD6888" w14:paraId="4300FB3E" w14:textId="77777777">
        <w:trPr>
          <w:trHeight w:val="407"/>
        </w:trPr>
        <w:tc>
          <w:tcPr>
            <w:tcW w:w="969" w:type="pct"/>
            <w:vAlign w:val="center"/>
          </w:tcPr>
          <w:p w:rsidRPr="00D7503D" w:rsidR="00D51830" w:rsidP="00D51830" w:rsidRDefault="00D51830" w14:paraId="13178CA3" w14:textId="2C23CBB0"/>
        </w:tc>
        <w:tc>
          <w:tcPr>
            <w:tcW w:w="530" w:type="pct"/>
            <w:vAlign w:val="center"/>
          </w:tcPr>
          <w:p w:rsidRPr="00D7503D" w:rsidR="00D51830" w:rsidP="00D51830" w:rsidRDefault="00D51830" w14:paraId="097B175E" w14:textId="22B6D8F6"/>
        </w:tc>
        <w:tc>
          <w:tcPr>
            <w:tcW w:w="984" w:type="pct"/>
            <w:vAlign w:val="center"/>
          </w:tcPr>
          <w:p w:rsidRPr="00D7503D" w:rsidR="00D51830" w:rsidP="00D51830" w:rsidRDefault="00D51830" w14:paraId="523C35EF" w14:textId="58933721"/>
        </w:tc>
        <w:tc>
          <w:tcPr>
            <w:tcW w:w="2517" w:type="pct"/>
            <w:vAlign w:val="center"/>
          </w:tcPr>
          <w:p w:rsidRPr="00D7503D" w:rsidR="00D51830" w:rsidP="00D51830" w:rsidRDefault="00D51830" w14:paraId="6AEDE1EC" w14:textId="6F81908C"/>
        </w:tc>
      </w:tr>
      <w:tr w:rsidRPr="00D7503D" w:rsidR="00D51830" w:rsidTr="0AFD6888" w14:paraId="535197C5" w14:textId="77777777">
        <w:trPr>
          <w:trHeight w:val="407"/>
        </w:trPr>
        <w:tc>
          <w:tcPr>
            <w:tcW w:w="969" w:type="pct"/>
            <w:vAlign w:val="center"/>
          </w:tcPr>
          <w:p w:rsidR="00D51830" w:rsidP="00D51830" w:rsidRDefault="00D51830" w14:paraId="17B35191" w14:textId="2309BE22"/>
        </w:tc>
        <w:tc>
          <w:tcPr>
            <w:tcW w:w="530" w:type="pct"/>
            <w:vAlign w:val="center"/>
          </w:tcPr>
          <w:p w:rsidR="00D51830" w:rsidP="00D51830" w:rsidRDefault="00D51830" w14:paraId="554CEB8F" w14:textId="39238749"/>
        </w:tc>
        <w:tc>
          <w:tcPr>
            <w:tcW w:w="984" w:type="pct"/>
            <w:vAlign w:val="center"/>
          </w:tcPr>
          <w:p w:rsidR="00D51830" w:rsidP="00D51830" w:rsidRDefault="00D51830" w14:paraId="02F5BC86" w14:textId="2AB33C78"/>
        </w:tc>
        <w:tc>
          <w:tcPr>
            <w:tcW w:w="2517" w:type="pct"/>
            <w:vAlign w:val="center"/>
          </w:tcPr>
          <w:p w:rsidR="00D51830" w:rsidP="00D51830" w:rsidRDefault="00D51830" w14:paraId="284DFF8D" w14:textId="0890810B"/>
        </w:tc>
      </w:tr>
      <w:tr w:rsidRPr="00D7503D" w:rsidR="00D51830" w:rsidTr="0AFD6888" w14:paraId="20335C1C" w14:textId="77777777">
        <w:trPr>
          <w:trHeight w:val="407"/>
        </w:trPr>
        <w:tc>
          <w:tcPr>
            <w:tcW w:w="969" w:type="pct"/>
            <w:vAlign w:val="center"/>
          </w:tcPr>
          <w:p w:rsidR="00D51830" w:rsidP="00D51830" w:rsidRDefault="00D51830" w14:paraId="7C383F59" w14:textId="77777777"/>
        </w:tc>
        <w:tc>
          <w:tcPr>
            <w:tcW w:w="530" w:type="pct"/>
            <w:vAlign w:val="center"/>
          </w:tcPr>
          <w:p w:rsidR="00D51830" w:rsidP="00D51830" w:rsidRDefault="00D51830" w14:paraId="14E330EC" w14:textId="77777777"/>
        </w:tc>
        <w:tc>
          <w:tcPr>
            <w:tcW w:w="984" w:type="pct"/>
            <w:vAlign w:val="center"/>
          </w:tcPr>
          <w:p w:rsidR="00D51830" w:rsidP="00D51830" w:rsidRDefault="00D51830" w14:paraId="6AD87D50" w14:textId="77777777"/>
        </w:tc>
        <w:tc>
          <w:tcPr>
            <w:tcW w:w="2517" w:type="pct"/>
            <w:vAlign w:val="center"/>
          </w:tcPr>
          <w:p w:rsidR="00D51830" w:rsidP="00D51830" w:rsidRDefault="00D51830" w14:paraId="0E4C4D04" w14:textId="77777777"/>
        </w:tc>
      </w:tr>
      <w:tr w:rsidRPr="00D7503D" w:rsidR="00D51830" w:rsidTr="0AFD6888" w14:paraId="6E764089" w14:textId="77777777">
        <w:trPr>
          <w:trHeight w:val="407"/>
        </w:trPr>
        <w:tc>
          <w:tcPr>
            <w:tcW w:w="969" w:type="pct"/>
            <w:vAlign w:val="center"/>
          </w:tcPr>
          <w:p w:rsidR="00D51830" w:rsidP="00D51830" w:rsidRDefault="00D51830" w14:paraId="6D6166DA" w14:textId="77777777"/>
        </w:tc>
        <w:tc>
          <w:tcPr>
            <w:tcW w:w="530" w:type="pct"/>
            <w:vAlign w:val="center"/>
          </w:tcPr>
          <w:p w:rsidR="00D51830" w:rsidP="00D51830" w:rsidRDefault="00D51830" w14:paraId="4CB39A60" w14:textId="77777777"/>
        </w:tc>
        <w:tc>
          <w:tcPr>
            <w:tcW w:w="984" w:type="pct"/>
            <w:vAlign w:val="center"/>
          </w:tcPr>
          <w:p w:rsidR="00D51830" w:rsidP="00D51830" w:rsidRDefault="00D51830" w14:paraId="21364558" w14:textId="77777777"/>
        </w:tc>
        <w:tc>
          <w:tcPr>
            <w:tcW w:w="2517" w:type="pct"/>
            <w:vAlign w:val="center"/>
          </w:tcPr>
          <w:p w:rsidR="00D51830" w:rsidP="00D51830" w:rsidRDefault="00D51830" w14:paraId="3A0F0D19" w14:textId="77777777"/>
        </w:tc>
      </w:tr>
    </w:tbl>
    <w:p w:rsidR="00D51830" w:rsidP="00D51830" w:rsidRDefault="00D51830" w14:paraId="4996BA69" w14:textId="77777777"/>
    <w:p w:rsidR="00D51830" w:rsidP="00D51830" w:rsidRDefault="00D51830" w14:paraId="367A24B0" w14:textId="77777777"/>
    <w:p w:rsidRPr="00D51830" w:rsidR="00D51830" w:rsidP="00D51830" w:rsidRDefault="00D51830" w14:paraId="06DE45EA" w14:textId="77777777"/>
    <w:sectPr w:rsidRPr="00D51830" w:rsidR="00D51830" w:rsidSect="00A3607F">
      <w:footerReference w:type="default" r:id="rId140"/>
      <w:pgSz w:w="11906" w:h="16838" w:orient="portrait"/>
      <w:pgMar w:top="1077" w:right="1048" w:bottom="993" w:left="1077" w:header="709" w:footer="0"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TW" w:author="Tammi Williams" w:date="2024-12-06T12:59:00Z" w:id="24">
    <w:p w:rsidR="00337D1D" w:rsidRDefault="00BD2804" w14:paraId="723F8CA2" w14:textId="04518ABB">
      <w:pPr>
        <w:pStyle w:val="CommentText"/>
      </w:pPr>
      <w:r>
        <w:rPr>
          <w:rStyle w:val="CommentReference"/>
        </w:rPr>
        <w:annotationRef/>
      </w:r>
      <w:r w:rsidRPr="48030E61">
        <w:t>Workers/RPS/SRPS will only have sites they have permissions for</w:t>
      </w:r>
    </w:p>
    <w:p w:rsidR="00337D1D" w:rsidRDefault="00337D1D" w14:paraId="2D8F7714" w14:textId="5A045E78">
      <w:pPr>
        <w:pStyle w:val="CommentText"/>
      </w:pPr>
    </w:p>
  </w:comment>
  <w:comment w:initials="SW" w:author="Simon Welsh" w:date="2025-04-03T16:01:00Z" w:id="56">
    <w:p w:rsidR="004013C8" w:rsidRDefault="004013C8" w14:paraId="5B989DC1" w14:textId="4AD58BD5">
      <w:pPr>
        <w:pStyle w:val="CommentText"/>
      </w:pPr>
      <w:r>
        <w:rPr>
          <w:rStyle w:val="CommentReference"/>
        </w:rPr>
        <w:annotationRef/>
      </w:r>
      <w:r w:rsidRPr="6C1A9970">
        <w:t>EA permit...I think a replace all has replaced permit for department when referring to Odyssey permits changing to department limits.</w:t>
      </w:r>
    </w:p>
  </w:comment>
  <w:comment w:initials="KW" w:author="Karen Williams" w:date="2025-04-03T17:17:00Z" w:id="57">
    <w:p w:rsidR="003C49A5" w:rsidRDefault="003C49A5" w14:paraId="242E0361" w14:textId="353DBA32">
      <w:pPr>
        <w:pStyle w:val="CommentText"/>
      </w:pPr>
      <w:r>
        <w:rPr>
          <w:rStyle w:val="CommentReference"/>
        </w:rPr>
        <w:annotationRef/>
      </w:r>
      <w:r w:rsidRPr="7AC0BB2B">
        <w:t>Yes there was a blanket update which made some of this go wonky!  Good spot. Thank you.</w:t>
      </w:r>
    </w:p>
  </w:comment>
  <w:comment w:initials="KW" w:author="Karen Williams" w:date="2024-12-18T09:09:00Z" w:id="58">
    <w:p w:rsidR="005F2EDB" w:rsidP="005F2EDB" w:rsidRDefault="00DE5C11" w14:paraId="4CF8A193" w14:textId="096220E3">
      <w:pPr>
        <w:pStyle w:val="CommentText"/>
      </w:pPr>
      <w:r>
        <w:rPr>
          <w:rStyle w:val="CommentReference"/>
        </w:rPr>
        <w:annotationRef/>
      </w:r>
      <w:r w:rsidR="005F2EDB">
        <w:fldChar w:fldCharType="begin"/>
      </w:r>
      <w:r w:rsidR="005F2EDB">
        <w:instrText>HYPERLINK "mailto:safe0040@ox.ac.uk"</w:instrText>
      </w:r>
      <w:bookmarkStart w:name="_@_F0F4FB8CCBB548D1A589726212A0FBACZ" w:id="59"/>
      <w:r w:rsidR="005F2EDB">
        <w:fldChar w:fldCharType="separate"/>
      </w:r>
      <w:bookmarkEnd w:id="59"/>
      <w:r w:rsidRPr="005F2EDB" w:rsidR="005F2EDB">
        <w:rPr>
          <w:rStyle w:val="Mention"/>
          <w:noProof/>
        </w:rPr>
        <w:t>@Paul Kayente</w:t>
      </w:r>
      <w:r w:rsidR="005F2EDB">
        <w:fldChar w:fldCharType="end"/>
      </w:r>
      <w:r w:rsidR="005F2EDB">
        <w:t xml:space="preserve">  If the SRPS is accountable for the Sealed Source, then surely they must have the capability to “Archive” the Sealed Source?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D8F7714" w15:done="1"/>
  <w15:commentEx w15:paraId="5B989DC1" w15:done="1"/>
  <w15:commentEx w15:paraId="242E0361" w15:paraIdParent="5B989DC1" w15:done="1"/>
  <w15:commentEx w15:paraId="4CF8A193"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5DAE235" w16cex:dateUtc="2024-12-06T12:59:00Z">
    <w16cex:extLst>
      <w16:ext w16:uri="{CE6994B0-6A32-4C9F-8C6B-6E91EDA988CE}">
        <cr:reactions xmlns:cr="http://schemas.microsoft.com/office/comments/2020/reactions">
          <cr:reaction reactionType="1">
            <cr:reactionInfo dateUtc="2025-03-20T10:52:34Z">
              <cr:user userId="S::otss0781@ox.ac.uk::835616c1-90f8-4ec2-8b48-d9aff75ee815" userProvider="AD" userName="Karen Williams"/>
            </cr:reactionInfo>
          </cr:reaction>
        </cr:reactions>
      </w16:ext>
    </w16cex:extLst>
  </w16cex:commentExtensible>
  <w16cex:commentExtensible w16cex:durableId="0F8D6275" w16cex:dateUtc="2025-04-03T15:01:00Z">
    <w16cex:extLst>
      <w16:ext w16:uri="{CE6994B0-6A32-4C9F-8C6B-6E91EDA988CE}">
        <cr:reactions xmlns:cr="http://schemas.microsoft.com/office/comments/2020/reactions">
          <cr:reaction reactionType="1">
            <cr:reactionInfo dateUtc="2025-04-03T16:17:51Z">
              <cr:user userId="S::otss0781@ox.ac.uk::835616c1-90f8-4ec2-8b48-d9aff75ee815" userProvider="AD" userName="Karen Williams"/>
            </cr:reactionInfo>
          </cr:reaction>
        </cr:reactions>
      </w16:ext>
    </w16cex:extLst>
  </w16cex:commentExtensible>
  <w16cex:commentExtensible w16cex:durableId="4B50C7AB" w16cex:dateUtc="2025-04-03T16:17:00Z"/>
  <w16cex:commentExtensible w16cex:durableId="5CB7FCC7" w16cex:dateUtc="2024-12-18T09:0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D8F7714" w16cid:durableId="55DAE235"/>
  <w16cid:commentId w16cid:paraId="5B989DC1" w16cid:durableId="0F8D6275"/>
  <w16cid:commentId w16cid:paraId="242E0361" w16cid:durableId="4B50C7AB"/>
  <w16cid:commentId w16cid:paraId="4CF8A193" w16cid:durableId="5CB7FCC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A0F90" w:rsidRDefault="00DA0F90" w14:paraId="3EA151DD" w14:textId="77777777">
      <w:pPr>
        <w:spacing w:after="0" w:line="240" w:lineRule="auto"/>
      </w:pPr>
      <w:r>
        <w:separator/>
      </w:r>
    </w:p>
  </w:endnote>
  <w:endnote w:type="continuationSeparator" w:id="0">
    <w:p w:rsidR="00DA0F90" w:rsidRDefault="00DA0F90" w14:paraId="00EADB3C" w14:textId="77777777">
      <w:pPr>
        <w:spacing w:after="0" w:line="240" w:lineRule="auto"/>
      </w:pPr>
      <w:r>
        <w:continuationSeparator/>
      </w:r>
    </w:p>
  </w:endnote>
  <w:endnote w:type="continuationNotice" w:id="1">
    <w:p w:rsidR="00DA0F90" w:rsidRDefault="00DA0F90" w14:paraId="29C6E0F4"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erif">
    <w:altName w:val="Cambria"/>
    <w:charset w:val="00"/>
    <w:family w:val="roman"/>
    <w:pitch w:val="variable"/>
    <w:sig w:usb0="E00002FF" w:usb1="500078FF" w:usb2="00000029"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panose1 w:val="00000000000000000000"/>
    <w:charset w:val="80"/>
    <w:family w:val="roman"/>
    <w:notTrueType/>
    <w:pitch w:val="default"/>
  </w:font>
  <w:font w:name="Segoe UI">
    <w:panose1 w:val="020B0502040204020203"/>
    <w:charset w:val="00"/>
    <w:family w:val="swiss"/>
    <w:pitch w:val="variable"/>
    <w:sig w:usb0="E4002EFF" w:usb1="C000E47F" w:usb2="00000009" w:usb3="00000000" w:csb0="000001FF" w:csb1="00000000"/>
  </w:font>
  <w:font w:name="Roboto">
    <w:charset w:val="00"/>
    <w:family w:val="auto"/>
    <w:pitch w:val="variable"/>
    <w:sig w:usb0="E0000AFF" w:usb1="5000217F" w:usb2="00000021" w:usb3="00000000" w:csb0="0000019F" w:csb1="00000000"/>
  </w:font>
  <w:font w:name="Apple Color Emoji">
    <w:altName w:val="Calibri"/>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color="auto" w:sz="4" w:space="0"/>
      </w:tblBorders>
      <w:tblLayout w:type="fixed"/>
      <w:tblLook w:val="06A0" w:firstRow="1" w:lastRow="0" w:firstColumn="1" w:lastColumn="0" w:noHBand="1" w:noVBand="1"/>
    </w:tblPr>
    <w:tblGrid>
      <w:gridCol w:w="6500"/>
      <w:gridCol w:w="3250"/>
    </w:tblGrid>
    <w:tr w:rsidRPr="003F5708" w:rsidR="00AF4465" w:rsidTr="003F5708" w14:paraId="675E5C3B" w14:textId="77777777">
      <w:trPr>
        <w:trHeight w:val="300"/>
      </w:trPr>
      <w:tc>
        <w:tcPr>
          <w:tcW w:w="6500" w:type="dxa"/>
        </w:tcPr>
        <w:p w:rsidR="00AF4465" w:rsidP="1F654932" w:rsidRDefault="00AF4465" w14:paraId="58BA0198" w14:textId="77777777">
          <w:pPr>
            <w:pStyle w:val="Header"/>
            <w:ind w:left="-115"/>
            <w:rPr>
              <w:sz w:val="20"/>
            </w:rPr>
          </w:pPr>
          <w:r w:rsidRPr="003F5708">
            <w:rPr>
              <w:sz w:val="20"/>
            </w:rPr>
            <w:t>Guidance for Odyssey Radiation Management System</w:t>
          </w:r>
          <w:r>
            <w:rPr>
              <w:sz w:val="20"/>
            </w:rPr>
            <w:t xml:space="preserve"> – Version 1.</w:t>
          </w:r>
          <w:r w:rsidR="00CB3CBE">
            <w:rPr>
              <w:sz w:val="20"/>
            </w:rPr>
            <w:t>1</w:t>
          </w:r>
        </w:p>
        <w:p w:rsidRPr="003F5708" w:rsidR="00CB3CBE" w:rsidP="1F654932" w:rsidRDefault="00CB3CBE" w14:paraId="7D405901" w14:textId="70BF0320">
          <w:pPr>
            <w:pStyle w:val="Header"/>
            <w:ind w:left="-115"/>
            <w:rPr>
              <w:sz w:val="20"/>
            </w:rPr>
          </w:pPr>
        </w:p>
      </w:tc>
      <w:tc>
        <w:tcPr>
          <w:tcW w:w="3250" w:type="dxa"/>
        </w:tcPr>
        <w:p w:rsidRPr="003F5708" w:rsidR="00AF4465" w:rsidP="1F654932" w:rsidRDefault="00AF4465" w14:paraId="079FA042" w14:textId="52F99370">
          <w:pPr>
            <w:pStyle w:val="Header"/>
            <w:ind w:right="-115"/>
            <w:jc w:val="right"/>
            <w:rPr>
              <w:sz w:val="20"/>
            </w:rPr>
          </w:pPr>
          <w:r w:rsidRPr="003F5708">
            <w:rPr>
              <w:sz w:val="20"/>
            </w:rPr>
            <w:fldChar w:fldCharType="begin"/>
          </w:r>
          <w:r w:rsidRPr="003F5708">
            <w:rPr>
              <w:sz w:val="20"/>
            </w:rPr>
            <w:instrText>PAGE</w:instrText>
          </w:r>
          <w:r w:rsidRPr="003F5708">
            <w:rPr>
              <w:sz w:val="20"/>
            </w:rPr>
            <w:fldChar w:fldCharType="separate"/>
          </w:r>
          <w:r w:rsidRPr="003F5708">
            <w:rPr>
              <w:noProof/>
              <w:sz w:val="20"/>
            </w:rPr>
            <w:t>1</w:t>
          </w:r>
          <w:r w:rsidRPr="003F5708">
            <w:rPr>
              <w:sz w:val="20"/>
            </w:rPr>
            <w:fldChar w:fldCharType="end"/>
          </w:r>
          <w:r w:rsidRPr="003F5708">
            <w:rPr>
              <w:sz w:val="20"/>
            </w:rPr>
            <w:t xml:space="preserve"> of </w:t>
          </w:r>
          <w:r w:rsidRPr="003F5708">
            <w:rPr>
              <w:sz w:val="20"/>
            </w:rPr>
            <w:fldChar w:fldCharType="begin"/>
          </w:r>
          <w:r w:rsidRPr="003F5708">
            <w:rPr>
              <w:sz w:val="20"/>
            </w:rPr>
            <w:instrText>NUMPAGES</w:instrText>
          </w:r>
          <w:r w:rsidRPr="003F5708">
            <w:rPr>
              <w:sz w:val="20"/>
            </w:rPr>
            <w:fldChar w:fldCharType="separate"/>
          </w:r>
          <w:r w:rsidRPr="003F5708">
            <w:rPr>
              <w:noProof/>
              <w:sz w:val="20"/>
            </w:rPr>
            <w:t>2</w:t>
          </w:r>
          <w:r w:rsidRPr="003F5708">
            <w:rPr>
              <w:sz w:val="20"/>
            </w:rPr>
            <w:fldChar w:fldCharType="end"/>
          </w:r>
        </w:p>
      </w:tc>
    </w:tr>
  </w:tbl>
  <w:p w:rsidR="00AF4465" w:rsidP="1F654932" w:rsidRDefault="00AF4465" w14:paraId="7B9FD305" w14:textId="19B42CA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4888" w:type="dxa"/>
      <w:tblBorders>
        <w:top w:val="single" w:color="auto" w:sz="4" w:space="0"/>
      </w:tblBorders>
      <w:tblLayout w:type="fixed"/>
      <w:tblLook w:val="06A0" w:firstRow="1" w:lastRow="0" w:firstColumn="1" w:lastColumn="0" w:noHBand="1" w:noVBand="1"/>
    </w:tblPr>
    <w:tblGrid>
      <w:gridCol w:w="9926"/>
      <w:gridCol w:w="4962"/>
    </w:tblGrid>
    <w:tr w:rsidRPr="003F5708" w:rsidR="005B252C" w:rsidTr="002617C4" w14:paraId="0FF454FD" w14:textId="77777777">
      <w:trPr>
        <w:trHeight w:val="363"/>
      </w:trPr>
      <w:tc>
        <w:tcPr>
          <w:tcW w:w="9926" w:type="dxa"/>
        </w:tcPr>
        <w:p w:rsidR="005B252C" w:rsidP="1F654932" w:rsidRDefault="005B252C" w14:paraId="1198CD79" w14:textId="77777777">
          <w:pPr>
            <w:pStyle w:val="Header"/>
            <w:ind w:left="-115"/>
            <w:rPr>
              <w:sz w:val="20"/>
            </w:rPr>
          </w:pPr>
          <w:r w:rsidRPr="003F5708">
            <w:rPr>
              <w:sz w:val="20"/>
            </w:rPr>
            <w:t>Guidance for Odyssey Radiation Management System</w:t>
          </w:r>
          <w:r>
            <w:rPr>
              <w:sz w:val="20"/>
            </w:rPr>
            <w:t xml:space="preserve"> – Version 1.1</w:t>
          </w:r>
        </w:p>
        <w:p w:rsidRPr="003F5708" w:rsidR="005B252C" w:rsidP="1F654932" w:rsidRDefault="005B252C" w14:paraId="2E0F5ACC" w14:textId="77777777">
          <w:pPr>
            <w:pStyle w:val="Header"/>
            <w:ind w:left="-115"/>
            <w:rPr>
              <w:sz w:val="20"/>
            </w:rPr>
          </w:pPr>
        </w:p>
      </w:tc>
      <w:tc>
        <w:tcPr>
          <w:tcW w:w="4962" w:type="dxa"/>
        </w:tcPr>
        <w:p w:rsidRPr="003F5708" w:rsidR="005B252C" w:rsidP="1F654932" w:rsidRDefault="005B252C" w14:paraId="1E1B14A9" w14:textId="77777777">
          <w:pPr>
            <w:pStyle w:val="Header"/>
            <w:ind w:right="-115"/>
            <w:jc w:val="right"/>
            <w:rPr>
              <w:sz w:val="20"/>
            </w:rPr>
          </w:pPr>
          <w:r w:rsidRPr="003F5708">
            <w:rPr>
              <w:sz w:val="20"/>
            </w:rPr>
            <w:fldChar w:fldCharType="begin"/>
          </w:r>
          <w:r w:rsidRPr="003F5708">
            <w:rPr>
              <w:sz w:val="20"/>
            </w:rPr>
            <w:instrText>PAGE</w:instrText>
          </w:r>
          <w:r w:rsidRPr="003F5708">
            <w:rPr>
              <w:sz w:val="20"/>
            </w:rPr>
            <w:fldChar w:fldCharType="separate"/>
          </w:r>
          <w:r w:rsidRPr="003F5708">
            <w:rPr>
              <w:noProof/>
              <w:sz w:val="20"/>
            </w:rPr>
            <w:t>1</w:t>
          </w:r>
          <w:r w:rsidRPr="003F5708">
            <w:rPr>
              <w:sz w:val="20"/>
            </w:rPr>
            <w:fldChar w:fldCharType="end"/>
          </w:r>
          <w:r w:rsidRPr="003F5708">
            <w:rPr>
              <w:sz w:val="20"/>
            </w:rPr>
            <w:t xml:space="preserve"> of </w:t>
          </w:r>
          <w:r w:rsidRPr="003F5708">
            <w:rPr>
              <w:sz w:val="20"/>
            </w:rPr>
            <w:fldChar w:fldCharType="begin"/>
          </w:r>
          <w:r w:rsidRPr="003F5708">
            <w:rPr>
              <w:sz w:val="20"/>
            </w:rPr>
            <w:instrText>NUMPAGES</w:instrText>
          </w:r>
          <w:r w:rsidRPr="003F5708">
            <w:rPr>
              <w:sz w:val="20"/>
            </w:rPr>
            <w:fldChar w:fldCharType="separate"/>
          </w:r>
          <w:r w:rsidRPr="003F5708">
            <w:rPr>
              <w:noProof/>
              <w:sz w:val="20"/>
            </w:rPr>
            <w:t>2</w:t>
          </w:r>
          <w:r w:rsidRPr="003F5708">
            <w:rPr>
              <w:sz w:val="20"/>
            </w:rPr>
            <w:fldChar w:fldCharType="end"/>
          </w:r>
        </w:p>
      </w:tc>
    </w:tr>
  </w:tbl>
  <w:p w:rsidR="005B252C" w:rsidP="1F654932" w:rsidRDefault="005B252C" w14:paraId="2B6D2D3A"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94" w:type="dxa"/>
      <w:tblBorders>
        <w:top w:val="single" w:color="auto" w:sz="4" w:space="0"/>
      </w:tblBorders>
      <w:tblLayout w:type="fixed"/>
      <w:tblLook w:val="06A0" w:firstRow="1" w:lastRow="0" w:firstColumn="1" w:lastColumn="0" w:noHBand="1" w:noVBand="1"/>
    </w:tblPr>
    <w:tblGrid>
      <w:gridCol w:w="6330"/>
      <w:gridCol w:w="3164"/>
    </w:tblGrid>
    <w:tr w:rsidRPr="003F5708" w:rsidR="00AF4465" w:rsidTr="00D74E6A" w14:paraId="4CE2E593" w14:textId="77777777">
      <w:trPr>
        <w:trHeight w:val="413"/>
      </w:trPr>
      <w:tc>
        <w:tcPr>
          <w:tcW w:w="6330" w:type="dxa"/>
        </w:tcPr>
        <w:p w:rsidR="00AF4465" w:rsidP="1F654932" w:rsidRDefault="00AF4465" w14:paraId="45CAAA44" w14:textId="77777777">
          <w:pPr>
            <w:pStyle w:val="Header"/>
            <w:ind w:left="-115"/>
            <w:rPr>
              <w:sz w:val="20"/>
            </w:rPr>
          </w:pPr>
          <w:r w:rsidRPr="003F5708">
            <w:rPr>
              <w:sz w:val="20"/>
            </w:rPr>
            <w:t>Guidance for Odyssey Radiation Management System</w:t>
          </w:r>
          <w:r>
            <w:rPr>
              <w:sz w:val="20"/>
            </w:rPr>
            <w:t xml:space="preserve"> – Version 1.</w:t>
          </w:r>
          <w:r w:rsidR="00CB3CBE">
            <w:rPr>
              <w:sz w:val="20"/>
            </w:rPr>
            <w:t>1</w:t>
          </w:r>
        </w:p>
        <w:p w:rsidRPr="003F5708" w:rsidR="00CB3CBE" w:rsidP="1F654932" w:rsidRDefault="00CB3CBE" w14:paraId="0AF2D1A4" w14:textId="77777777">
          <w:pPr>
            <w:pStyle w:val="Header"/>
            <w:ind w:left="-115"/>
            <w:rPr>
              <w:sz w:val="20"/>
            </w:rPr>
          </w:pPr>
        </w:p>
      </w:tc>
      <w:tc>
        <w:tcPr>
          <w:tcW w:w="3164" w:type="dxa"/>
        </w:tcPr>
        <w:p w:rsidRPr="003F5708" w:rsidR="00AF4465" w:rsidP="1F654932" w:rsidRDefault="00AF4465" w14:paraId="20613960" w14:textId="77777777">
          <w:pPr>
            <w:pStyle w:val="Header"/>
            <w:ind w:right="-115"/>
            <w:jc w:val="right"/>
            <w:rPr>
              <w:sz w:val="20"/>
            </w:rPr>
          </w:pPr>
          <w:r w:rsidRPr="003F5708">
            <w:rPr>
              <w:sz w:val="20"/>
            </w:rPr>
            <w:fldChar w:fldCharType="begin"/>
          </w:r>
          <w:r w:rsidRPr="003F5708">
            <w:rPr>
              <w:sz w:val="20"/>
            </w:rPr>
            <w:instrText>PAGE</w:instrText>
          </w:r>
          <w:r w:rsidRPr="003F5708">
            <w:rPr>
              <w:sz w:val="20"/>
            </w:rPr>
            <w:fldChar w:fldCharType="separate"/>
          </w:r>
          <w:r w:rsidRPr="003F5708">
            <w:rPr>
              <w:noProof/>
              <w:sz w:val="20"/>
            </w:rPr>
            <w:t>1</w:t>
          </w:r>
          <w:r w:rsidRPr="003F5708">
            <w:rPr>
              <w:sz w:val="20"/>
            </w:rPr>
            <w:fldChar w:fldCharType="end"/>
          </w:r>
          <w:r w:rsidRPr="003F5708">
            <w:rPr>
              <w:sz w:val="20"/>
            </w:rPr>
            <w:t xml:space="preserve"> of </w:t>
          </w:r>
          <w:r w:rsidRPr="003F5708">
            <w:rPr>
              <w:sz w:val="20"/>
            </w:rPr>
            <w:fldChar w:fldCharType="begin"/>
          </w:r>
          <w:r w:rsidRPr="003F5708">
            <w:rPr>
              <w:sz w:val="20"/>
            </w:rPr>
            <w:instrText>NUMPAGES</w:instrText>
          </w:r>
          <w:r w:rsidRPr="003F5708">
            <w:rPr>
              <w:sz w:val="20"/>
            </w:rPr>
            <w:fldChar w:fldCharType="separate"/>
          </w:r>
          <w:r w:rsidRPr="003F5708">
            <w:rPr>
              <w:noProof/>
              <w:sz w:val="20"/>
            </w:rPr>
            <w:t>2</w:t>
          </w:r>
          <w:r w:rsidRPr="003F5708">
            <w:rPr>
              <w:sz w:val="20"/>
            </w:rPr>
            <w:fldChar w:fldCharType="end"/>
          </w:r>
        </w:p>
      </w:tc>
    </w:tr>
  </w:tbl>
  <w:p w:rsidR="00AF4465" w:rsidP="1F654932" w:rsidRDefault="00AF4465" w14:paraId="378E201B" w14:textId="7777777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4840" w:type="dxa"/>
      <w:tblBorders>
        <w:top w:val="single" w:color="auto" w:sz="4" w:space="0"/>
      </w:tblBorders>
      <w:tblLayout w:type="fixed"/>
      <w:tblLook w:val="06A0" w:firstRow="1" w:lastRow="0" w:firstColumn="1" w:lastColumn="0" w:noHBand="1" w:noVBand="1"/>
    </w:tblPr>
    <w:tblGrid>
      <w:gridCol w:w="9895"/>
      <w:gridCol w:w="4945"/>
    </w:tblGrid>
    <w:tr w:rsidRPr="003F5708" w:rsidR="009C088A" w:rsidTr="0066431D" w14:paraId="1A841F43" w14:textId="77777777">
      <w:trPr>
        <w:trHeight w:val="452"/>
      </w:trPr>
      <w:tc>
        <w:tcPr>
          <w:tcW w:w="9895" w:type="dxa"/>
        </w:tcPr>
        <w:p w:rsidR="009C088A" w:rsidP="1F654932" w:rsidRDefault="009C088A" w14:paraId="733BE0B4" w14:textId="77777777">
          <w:pPr>
            <w:pStyle w:val="Header"/>
            <w:ind w:left="-115"/>
            <w:rPr>
              <w:sz w:val="20"/>
            </w:rPr>
          </w:pPr>
          <w:r w:rsidRPr="003F5708">
            <w:rPr>
              <w:sz w:val="20"/>
            </w:rPr>
            <w:t>Guidance for Odyssey Radiation Management System</w:t>
          </w:r>
          <w:r>
            <w:rPr>
              <w:sz w:val="20"/>
            </w:rPr>
            <w:t xml:space="preserve"> – Version 1.1</w:t>
          </w:r>
        </w:p>
        <w:p w:rsidRPr="003F5708" w:rsidR="009C088A" w:rsidP="1F654932" w:rsidRDefault="009C088A" w14:paraId="5B28619C" w14:textId="77777777">
          <w:pPr>
            <w:pStyle w:val="Header"/>
            <w:ind w:left="-115"/>
            <w:rPr>
              <w:sz w:val="20"/>
            </w:rPr>
          </w:pPr>
        </w:p>
      </w:tc>
      <w:tc>
        <w:tcPr>
          <w:tcW w:w="4945" w:type="dxa"/>
        </w:tcPr>
        <w:p w:rsidRPr="003F5708" w:rsidR="009C088A" w:rsidP="1F654932" w:rsidRDefault="009C088A" w14:paraId="37358034" w14:textId="77777777">
          <w:pPr>
            <w:pStyle w:val="Header"/>
            <w:ind w:right="-115"/>
            <w:jc w:val="right"/>
            <w:rPr>
              <w:sz w:val="20"/>
            </w:rPr>
          </w:pPr>
          <w:r w:rsidRPr="003F5708">
            <w:rPr>
              <w:sz w:val="20"/>
            </w:rPr>
            <w:fldChar w:fldCharType="begin"/>
          </w:r>
          <w:r w:rsidRPr="003F5708">
            <w:rPr>
              <w:sz w:val="20"/>
            </w:rPr>
            <w:instrText>PAGE</w:instrText>
          </w:r>
          <w:r w:rsidRPr="003F5708">
            <w:rPr>
              <w:sz w:val="20"/>
            </w:rPr>
            <w:fldChar w:fldCharType="separate"/>
          </w:r>
          <w:r w:rsidRPr="003F5708">
            <w:rPr>
              <w:noProof/>
              <w:sz w:val="20"/>
            </w:rPr>
            <w:t>1</w:t>
          </w:r>
          <w:r w:rsidRPr="003F5708">
            <w:rPr>
              <w:sz w:val="20"/>
            </w:rPr>
            <w:fldChar w:fldCharType="end"/>
          </w:r>
          <w:r w:rsidRPr="003F5708">
            <w:rPr>
              <w:sz w:val="20"/>
            </w:rPr>
            <w:t xml:space="preserve"> of </w:t>
          </w:r>
          <w:r w:rsidRPr="003F5708">
            <w:rPr>
              <w:sz w:val="20"/>
            </w:rPr>
            <w:fldChar w:fldCharType="begin"/>
          </w:r>
          <w:r w:rsidRPr="003F5708">
            <w:rPr>
              <w:sz w:val="20"/>
            </w:rPr>
            <w:instrText>NUMPAGES</w:instrText>
          </w:r>
          <w:r w:rsidRPr="003F5708">
            <w:rPr>
              <w:sz w:val="20"/>
            </w:rPr>
            <w:fldChar w:fldCharType="separate"/>
          </w:r>
          <w:r w:rsidRPr="003F5708">
            <w:rPr>
              <w:noProof/>
              <w:sz w:val="20"/>
            </w:rPr>
            <w:t>2</w:t>
          </w:r>
          <w:r w:rsidRPr="003F5708">
            <w:rPr>
              <w:sz w:val="20"/>
            </w:rPr>
            <w:fldChar w:fldCharType="end"/>
          </w:r>
        </w:p>
      </w:tc>
    </w:tr>
  </w:tbl>
  <w:p w:rsidR="00590E95" w:rsidRDefault="00590E95" w14:paraId="59B0150C" w14:textId="7777777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94" w:type="dxa"/>
      <w:tblBorders>
        <w:top w:val="single" w:color="auto" w:sz="4" w:space="0"/>
      </w:tblBorders>
      <w:tblLayout w:type="fixed"/>
      <w:tblLook w:val="06A0" w:firstRow="1" w:lastRow="0" w:firstColumn="1" w:lastColumn="0" w:noHBand="1" w:noVBand="1"/>
    </w:tblPr>
    <w:tblGrid>
      <w:gridCol w:w="6330"/>
      <w:gridCol w:w="3164"/>
    </w:tblGrid>
    <w:tr w:rsidRPr="003F5708" w:rsidR="000A0504" w:rsidTr="00D74E6A" w14:paraId="1AD3FC23" w14:textId="77777777">
      <w:trPr>
        <w:trHeight w:val="413"/>
      </w:trPr>
      <w:tc>
        <w:tcPr>
          <w:tcW w:w="6330" w:type="dxa"/>
        </w:tcPr>
        <w:p w:rsidR="000A0504" w:rsidP="1F654932" w:rsidRDefault="000A0504" w14:paraId="667C3166" w14:textId="77777777">
          <w:pPr>
            <w:pStyle w:val="Header"/>
            <w:ind w:left="-115"/>
            <w:rPr>
              <w:sz w:val="20"/>
            </w:rPr>
          </w:pPr>
          <w:r w:rsidRPr="003F5708">
            <w:rPr>
              <w:sz w:val="20"/>
            </w:rPr>
            <w:t>Guidance for Odyssey Radiation Management System</w:t>
          </w:r>
          <w:r>
            <w:rPr>
              <w:sz w:val="20"/>
            </w:rPr>
            <w:t xml:space="preserve"> – Version 1.1</w:t>
          </w:r>
        </w:p>
        <w:p w:rsidRPr="003F5708" w:rsidR="000A0504" w:rsidP="1F654932" w:rsidRDefault="000A0504" w14:paraId="457FF9DC" w14:textId="77777777">
          <w:pPr>
            <w:pStyle w:val="Header"/>
            <w:ind w:left="-115"/>
            <w:rPr>
              <w:sz w:val="20"/>
            </w:rPr>
          </w:pPr>
        </w:p>
      </w:tc>
      <w:tc>
        <w:tcPr>
          <w:tcW w:w="3164" w:type="dxa"/>
        </w:tcPr>
        <w:p w:rsidRPr="003F5708" w:rsidR="000A0504" w:rsidP="1F654932" w:rsidRDefault="000A0504" w14:paraId="59A144A9" w14:textId="77777777">
          <w:pPr>
            <w:pStyle w:val="Header"/>
            <w:ind w:right="-115"/>
            <w:jc w:val="right"/>
            <w:rPr>
              <w:sz w:val="20"/>
            </w:rPr>
          </w:pPr>
          <w:r w:rsidRPr="003F5708">
            <w:rPr>
              <w:sz w:val="20"/>
            </w:rPr>
            <w:fldChar w:fldCharType="begin"/>
          </w:r>
          <w:r w:rsidRPr="003F5708">
            <w:rPr>
              <w:sz w:val="20"/>
            </w:rPr>
            <w:instrText>PAGE</w:instrText>
          </w:r>
          <w:r w:rsidRPr="003F5708">
            <w:rPr>
              <w:sz w:val="20"/>
            </w:rPr>
            <w:fldChar w:fldCharType="separate"/>
          </w:r>
          <w:r w:rsidRPr="003F5708">
            <w:rPr>
              <w:noProof/>
              <w:sz w:val="20"/>
            </w:rPr>
            <w:t>1</w:t>
          </w:r>
          <w:r w:rsidRPr="003F5708">
            <w:rPr>
              <w:sz w:val="20"/>
            </w:rPr>
            <w:fldChar w:fldCharType="end"/>
          </w:r>
          <w:r w:rsidRPr="003F5708">
            <w:rPr>
              <w:sz w:val="20"/>
            </w:rPr>
            <w:t xml:space="preserve"> of </w:t>
          </w:r>
          <w:r w:rsidRPr="003F5708">
            <w:rPr>
              <w:sz w:val="20"/>
            </w:rPr>
            <w:fldChar w:fldCharType="begin"/>
          </w:r>
          <w:r w:rsidRPr="003F5708">
            <w:rPr>
              <w:sz w:val="20"/>
            </w:rPr>
            <w:instrText>NUMPAGES</w:instrText>
          </w:r>
          <w:r w:rsidRPr="003F5708">
            <w:rPr>
              <w:sz w:val="20"/>
            </w:rPr>
            <w:fldChar w:fldCharType="separate"/>
          </w:r>
          <w:r w:rsidRPr="003F5708">
            <w:rPr>
              <w:noProof/>
              <w:sz w:val="20"/>
            </w:rPr>
            <w:t>2</w:t>
          </w:r>
          <w:r w:rsidRPr="003F5708">
            <w:rPr>
              <w:sz w:val="20"/>
            </w:rPr>
            <w:fldChar w:fldCharType="end"/>
          </w:r>
        </w:p>
      </w:tc>
    </w:tr>
  </w:tbl>
  <w:p w:rsidR="00590E95" w:rsidRDefault="00590E95" w14:paraId="517C7E0A" w14:textId="77777777">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5102" w:type="dxa"/>
      <w:tblBorders>
        <w:top w:val="single" w:color="auto" w:sz="4" w:space="0"/>
      </w:tblBorders>
      <w:tblLayout w:type="fixed"/>
      <w:tblLook w:val="06A0" w:firstRow="1" w:lastRow="0" w:firstColumn="1" w:lastColumn="0" w:noHBand="1" w:noVBand="1"/>
    </w:tblPr>
    <w:tblGrid>
      <w:gridCol w:w="10069"/>
      <w:gridCol w:w="5033"/>
    </w:tblGrid>
    <w:tr w:rsidRPr="003F5708" w:rsidR="001A76C5" w:rsidTr="001A76C5" w14:paraId="134A3F15" w14:textId="77777777">
      <w:trPr>
        <w:trHeight w:val="546"/>
      </w:trPr>
      <w:tc>
        <w:tcPr>
          <w:tcW w:w="10069" w:type="dxa"/>
        </w:tcPr>
        <w:p w:rsidR="001A76C5" w:rsidP="1F654932" w:rsidRDefault="001A76C5" w14:paraId="09488381" w14:textId="77777777">
          <w:pPr>
            <w:pStyle w:val="Header"/>
            <w:ind w:left="-115"/>
            <w:rPr>
              <w:sz w:val="20"/>
            </w:rPr>
          </w:pPr>
          <w:r w:rsidRPr="003F5708">
            <w:rPr>
              <w:sz w:val="20"/>
            </w:rPr>
            <w:t>Guidance for Odyssey Radiation Management System</w:t>
          </w:r>
          <w:r>
            <w:rPr>
              <w:sz w:val="20"/>
            </w:rPr>
            <w:t xml:space="preserve"> – Version 1.1</w:t>
          </w:r>
        </w:p>
        <w:p w:rsidRPr="003F5708" w:rsidR="001A76C5" w:rsidP="1F654932" w:rsidRDefault="001A76C5" w14:paraId="3DE9A901" w14:textId="77777777">
          <w:pPr>
            <w:pStyle w:val="Header"/>
            <w:ind w:left="-115"/>
            <w:rPr>
              <w:sz w:val="20"/>
            </w:rPr>
          </w:pPr>
        </w:p>
      </w:tc>
      <w:tc>
        <w:tcPr>
          <w:tcW w:w="5033" w:type="dxa"/>
        </w:tcPr>
        <w:p w:rsidRPr="003F5708" w:rsidR="001A76C5" w:rsidP="1F654932" w:rsidRDefault="001A76C5" w14:paraId="48056D98" w14:textId="77777777">
          <w:pPr>
            <w:pStyle w:val="Header"/>
            <w:ind w:right="-115"/>
            <w:jc w:val="right"/>
            <w:rPr>
              <w:sz w:val="20"/>
            </w:rPr>
          </w:pPr>
          <w:r w:rsidRPr="003F5708">
            <w:rPr>
              <w:sz w:val="20"/>
            </w:rPr>
            <w:fldChar w:fldCharType="begin"/>
          </w:r>
          <w:r w:rsidRPr="003F5708">
            <w:rPr>
              <w:sz w:val="20"/>
            </w:rPr>
            <w:instrText>PAGE</w:instrText>
          </w:r>
          <w:r w:rsidRPr="003F5708">
            <w:rPr>
              <w:sz w:val="20"/>
            </w:rPr>
            <w:fldChar w:fldCharType="separate"/>
          </w:r>
          <w:r w:rsidRPr="003F5708">
            <w:rPr>
              <w:noProof/>
              <w:sz w:val="20"/>
            </w:rPr>
            <w:t>1</w:t>
          </w:r>
          <w:r w:rsidRPr="003F5708">
            <w:rPr>
              <w:sz w:val="20"/>
            </w:rPr>
            <w:fldChar w:fldCharType="end"/>
          </w:r>
          <w:r w:rsidRPr="003F5708">
            <w:rPr>
              <w:sz w:val="20"/>
            </w:rPr>
            <w:t xml:space="preserve"> of </w:t>
          </w:r>
          <w:r w:rsidRPr="003F5708">
            <w:rPr>
              <w:sz w:val="20"/>
            </w:rPr>
            <w:fldChar w:fldCharType="begin"/>
          </w:r>
          <w:r w:rsidRPr="003F5708">
            <w:rPr>
              <w:sz w:val="20"/>
            </w:rPr>
            <w:instrText>NUMPAGES</w:instrText>
          </w:r>
          <w:r w:rsidRPr="003F5708">
            <w:rPr>
              <w:sz w:val="20"/>
            </w:rPr>
            <w:fldChar w:fldCharType="separate"/>
          </w:r>
          <w:r w:rsidRPr="003F5708">
            <w:rPr>
              <w:noProof/>
              <w:sz w:val="20"/>
            </w:rPr>
            <w:t>2</w:t>
          </w:r>
          <w:r w:rsidRPr="003F5708">
            <w:rPr>
              <w:sz w:val="20"/>
            </w:rPr>
            <w:fldChar w:fldCharType="end"/>
          </w:r>
        </w:p>
      </w:tc>
    </w:tr>
  </w:tbl>
  <w:p w:rsidR="002C00B1" w:rsidRDefault="002C00B1" w14:paraId="2262BA75" w14:textId="77777777">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94" w:type="dxa"/>
      <w:tblBorders>
        <w:top w:val="single" w:color="auto" w:sz="4" w:space="0"/>
      </w:tblBorders>
      <w:tblLayout w:type="fixed"/>
      <w:tblLook w:val="06A0" w:firstRow="1" w:lastRow="0" w:firstColumn="1" w:lastColumn="0" w:noHBand="1" w:noVBand="1"/>
    </w:tblPr>
    <w:tblGrid>
      <w:gridCol w:w="6330"/>
      <w:gridCol w:w="3164"/>
    </w:tblGrid>
    <w:tr w:rsidRPr="003F5708" w:rsidR="001A76C5" w:rsidTr="00D74E6A" w14:paraId="5376F64B" w14:textId="77777777">
      <w:trPr>
        <w:trHeight w:val="413"/>
      </w:trPr>
      <w:tc>
        <w:tcPr>
          <w:tcW w:w="6330" w:type="dxa"/>
        </w:tcPr>
        <w:p w:rsidR="001A76C5" w:rsidP="1F654932" w:rsidRDefault="001A76C5" w14:paraId="4039BA7F" w14:textId="77777777">
          <w:pPr>
            <w:pStyle w:val="Header"/>
            <w:ind w:left="-115"/>
            <w:rPr>
              <w:sz w:val="20"/>
            </w:rPr>
          </w:pPr>
          <w:r w:rsidRPr="003F5708">
            <w:rPr>
              <w:sz w:val="20"/>
            </w:rPr>
            <w:t>Guidance for Odyssey Radiation Management System</w:t>
          </w:r>
          <w:r>
            <w:rPr>
              <w:sz w:val="20"/>
            </w:rPr>
            <w:t xml:space="preserve"> – Version 1.1</w:t>
          </w:r>
        </w:p>
        <w:p w:rsidRPr="003F5708" w:rsidR="001A76C5" w:rsidP="1F654932" w:rsidRDefault="001A76C5" w14:paraId="01B47960" w14:textId="77777777">
          <w:pPr>
            <w:pStyle w:val="Header"/>
            <w:ind w:left="-115"/>
            <w:rPr>
              <w:sz w:val="20"/>
            </w:rPr>
          </w:pPr>
        </w:p>
      </w:tc>
      <w:tc>
        <w:tcPr>
          <w:tcW w:w="3164" w:type="dxa"/>
        </w:tcPr>
        <w:p w:rsidRPr="003F5708" w:rsidR="001A76C5" w:rsidP="1F654932" w:rsidRDefault="001A76C5" w14:paraId="03A1062F" w14:textId="77777777">
          <w:pPr>
            <w:pStyle w:val="Header"/>
            <w:ind w:right="-115"/>
            <w:jc w:val="right"/>
            <w:rPr>
              <w:sz w:val="20"/>
            </w:rPr>
          </w:pPr>
          <w:r w:rsidRPr="003F5708">
            <w:rPr>
              <w:sz w:val="20"/>
            </w:rPr>
            <w:fldChar w:fldCharType="begin"/>
          </w:r>
          <w:r w:rsidRPr="003F5708">
            <w:rPr>
              <w:sz w:val="20"/>
            </w:rPr>
            <w:instrText>PAGE</w:instrText>
          </w:r>
          <w:r w:rsidRPr="003F5708">
            <w:rPr>
              <w:sz w:val="20"/>
            </w:rPr>
            <w:fldChar w:fldCharType="separate"/>
          </w:r>
          <w:r w:rsidRPr="003F5708">
            <w:rPr>
              <w:noProof/>
              <w:sz w:val="20"/>
            </w:rPr>
            <w:t>1</w:t>
          </w:r>
          <w:r w:rsidRPr="003F5708">
            <w:rPr>
              <w:sz w:val="20"/>
            </w:rPr>
            <w:fldChar w:fldCharType="end"/>
          </w:r>
          <w:r w:rsidRPr="003F5708">
            <w:rPr>
              <w:sz w:val="20"/>
            </w:rPr>
            <w:t xml:space="preserve"> of </w:t>
          </w:r>
          <w:r w:rsidRPr="003F5708">
            <w:rPr>
              <w:sz w:val="20"/>
            </w:rPr>
            <w:fldChar w:fldCharType="begin"/>
          </w:r>
          <w:r w:rsidRPr="003F5708">
            <w:rPr>
              <w:sz w:val="20"/>
            </w:rPr>
            <w:instrText>NUMPAGES</w:instrText>
          </w:r>
          <w:r w:rsidRPr="003F5708">
            <w:rPr>
              <w:sz w:val="20"/>
            </w:rPr>
            <w:fldChar w:fldCharType="separate"/>
          </w:r>
          <w:r w:rsidRPr="003F5708">
            <w:rPr>
              <w:noProof/>
              <w:sz w:val="20"/>
            </w:rPr>
            <w:t>2</w:t>
          </w:r>
          <w:r w:rsidRPr="003F5708">
            <w:rPr>
              <w:sz w:val="20"/>
            </w:rPr>
            <w:fldChar w:fldCharType="end"/>
          </w:r>
        </w:p>
      </w:tc>
    </w:tr>
  </w:tbl>
  <w:p w:rsidR="002C00B1" w:rsidRDefault="002C00B1" w14:paraId="15D37514" w14:textId="77777777">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4653" w:type="dxa"/>
      <w:tblBorders>
        <w:top w:val="single" w:color="auto" w:sz="4" w:space="0"/>
      </w:tblBorders>
      <w:tblLayout w:type="fixed"/>
      <w:tblLook w:val="06A0" w:firstRow="1" w:lastRow="0" w:firstColumn="1" w:lastColumn="0" w:noHBand="1" w:noVBand="1"/>
    </w:tblPr>
    <w:tblGrid>
      <w:gridCol w:w="9770"/>
      <w:gridCol w:w="4883"/>
    </w:tblGrid>
    <w:tr w:rsidRPr="003F5708" w:rsidR="001A76C5" w:rsidTr="001A76C5" w14:paraId="390901E8" w14:textId="77777777">
      <w:trPr>
        <w:trHeight w:val="558"/>
      </w:trPr>
      <w:tc>
        <w:tcPr>
          <w:tcW w:w="9770" w:type="dxa"/>
        </w:tcPr>
        <w:p w:rsidR="001A76C5" w:rsidP="1F654932" w:rsidRDefault="001A76C5" w14:paraId="0843C707" w14:textId="77777777">
          <w:pPr>
            <w:pStyle w:val="Header"/>
            <w:ind w:left="-115"/>
            <w:rPr>
              <w:sz w:val="20"/>
            </w:rPr>
          </w:pPr>
          <w:r w:rsidRPr="003F5708">
            <w:rPr>
              <w:sz w:val="20"/>
            </w:rPr>
            <w:t>Guidance for Odyssey Radiation Management System</w:t>
          </w:r>
          <w:r>
            <w:rPr>
              <w:sz w:val="20"/>
            </w:rPr>
            <w:t xml:space="preserve"> – Version 1.1</w:t>
          </w:r>
        </w:p>
        <w:p w:rsidRPr="003F5708" w:rsidR="001A76C5" w:rsidP="1F654932" w:rsidRDefault="001A76C5" w14:paraId="2B370626" w14:textId="77777777">
          <w:pPr>
            <w:pStyle w:val="Header"/>
            <w:ind w:left="-115"/>
            <w:rPr>
              <w:sz w:val="20"/>
            </w:rPr>
          </w:pPr>
        </w:p>
      </w:tc>
      <w:tc>
        <w:tcPr>
          <w:tcW w:w="4883" w:type="dxa"/>
        </w:tcPr>
        <w:p w:rsidRPr="003F5708" w:rsidR="001A76C5" w:rsidP="1F654932" w:rsidRDefault="001A76C5" w14:paraId="78F3B8E4" w14:textId="77777777">
          <w:pPr>
            <w:pStyle w:val="Header"/>
            <w:ind w:right="-115"/>
            <w:jc w:val="right"/>
            <w:rPr>
              <w:sz w:val="20"/>
            </w:rPr>
          </w:pPr>
          <w:r w:rsidRPr="003F5708">
            <w:rPr>
              <w:sz w:val="20"/>
            </w:rPr>
            <w:fldChar w:fldCharType="begin"/>
          </w:r>
          <w:r w:rsidRPr="003F5708">
            <w:rPr>
              <w:sz w:val="20"/>
            </w:rPr>
            <w:instrText>PAGE</w:instrText>
          </w:r>
          <w:r w:rsidRPr="003F5708">
            <w:rPr>
              <w:sz w:val="20"/>
            </w:rPr>
            <w:fldChar w:fldCharType="separate"/>
          </w:r>
          <w:r w:rsidRPr="003F5708">
            <w:rPr>
              <w:noProof/>
              <w:sz w:val="20"/>
            </w:rPr>
            <w:t>1</w:t>
          </w:r>
          <w:r w:rsidRPr="003F5708">
            <w:rPr>
              <w:sz w:val="20"/>
            </w:rPr>
            <w:fldChar w:fldCharType="end"/>
          </w:r>
          <w:r w:rsidRPr="003F5708">
            <w:rPr>
              <w:sz w:val="20"/>
            </w:rPr>
            <w:t xml:space="preserve"> of </w:t>
          </w:r>
          <w:r w:rsidRPr="003F5708">
            <w:rPr>
              <w:sz w:val="20"/>
            </w:rPr>
            <w:fldChar w:fldCharType="begin"/>
          </w:r>
          <w:r w:rsidRPr="003F5708">
            <w:rPr>
              <w:sz w:val="20"/>
            </w:rPr>
            <w:instrText>NUMPAGES</w:instrText>
          </w:r>
          <w:r w:rsidRPr="003F5708">
            <w:rPr>
              <w:sz w:val="20"/>
            </w:rPr>
            <w:fldChar w:fldCharType="separate"/>
          </w:r>
          <w:r w:rsidRPr="003F5708">
            <w:rPr>
              <w:noProof/>
              <w:sz w:val="20"/>
            </w:rPr>
            <w:t>2</w:t>
          </w:r>
          <w:r w:rsidRPr="003F5708">
            <w:rPr>
              <w:sz w:val="20"/>
            </w:rPr>
            <w:fldChar w:fldCharType="end"/>
          </w:r>
        </w:p>
      </w:tc>
    </w:tr>
  </w:tbl>
  <w:p w:rsidR="002C00B1" w:rsidRDefault="002C00B1" w14:paraId="299AFD85" w14:textId="77777777">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94" w:type="dxa"/>
      <w:tblBorders>
        <w:top w:val="single" w:color="auto" w:sz="4" w:space="0"/>
      </w:tblBorders>
      <w:tblLayout w:type="fixed"/>
      <w:tblLook w:val="06A0" w:firstRow="1" w:lastRow="0" w:firstColumn="1" w:lastColumn="0" w:noHBand="1" w:noVBand="1"/>
    </w:tblPr>
    <w:tblGrid>
      <w:gridCol w:w="6330"/>
      <w:gridCol w:w="3164"/>
    </w:tblGrid>
    <w:tr w:rsidRPr="003F5708" w:rsidR="001A76C5" w:rsidTr="00D74E6A" w14:paraId="2D3A9930" w14:textId="77777777">
      <w:trPr>
        <w:trHeight w:val="413"/>
      </w:trPr>
      <w:tc>
        <w:tcPr>
          <w:tcW w:w="6330" w:type="dxa"/>
        </w:tcPr>
        <w:p w:rsidR="001A76C5" w:rsidP="1F654932" w:rsidRDefault="001A76C5" w14:paraId="3B7CDBDA" w14:textId="77777777">
          <w:pPr>
            <w:pStyle w:val="Header"/>
            <w:ind w:left="-115"/>
            <w:rPr>
              <w:sz w:val="20"/>
            </w:rPr>
          </w:pPr>
          <w:r w:rsidRPr="003F5708">
            <w:rPr>
              <w:sz w:val="20"/>
            </w:rPr>
            <w:t>Guidance for Odyssey Radiation Management System</w:t>
          </w:r>
          <w:r>
            <w:rPr>
              <w:sz w:val="20"/>
            </w:rPr>
            <w:t xml:space="preserve"> – Version 1.1</w:t>
          </w:r>
        </w:p>
        <w:p w:rsidRPr="003F5708" w:rsidR="001A76C5" w:rsidP="1F654932" w:rsidRDefault="001A76C5" w14:paraId="400B0BA5" w14:textId="77777777">
          <w:pPr>
            <w:pStyle w:val="Header"/>
            <w:ind w:left="-115"/>
            <w:rPr>
              <w:sz w:val="20"/>
            </w:rPr>
          </w:pPr>
        </w:p>
      </w:tc>
      <w:tc>
        <w:tcPr>
          <w:tcW w:w="3164" w:type="dxa"/>
        </w:tcPr>
        <w:p w:rsidRPr="003F5708" w:rsidR="001A76C5" w:rsidP="1F654932" w:rsidRDefault="001A76C5" w14:paraId="02CA7D6E" w14:textId="77777777">
          <w:pPr>
            <w:pStyle w:val="Header"/>
            <w:ind w:right="-115"/>
            <w:jc w:val="right"/>
            <w:rPr>
              <w:sz w:val="20"/>
            </w:rPr>
          </w:pPr>
          <w:r w:rsidRPr="003F5708">
            <w:rPr>
              <w:sz w:val="20"/>
            </w:rPr>
            <w:fldChar w:fldCharType="begin"/>
          </w:r>
          <w:r w:rsidRPr="003F5708">
            <w:rPr>
              <w:sz w:val="20"/>
            </w:rPr>
            <w:instrText>PAGE</w:instrText>
          </w:r>
          <w:r w:rsidRPr="003F5708">
            <w:rPr>
              <w:sz w:val="20"/>
            </w:rPr>
            <w:fldChar w:fldCharType="separate"/>
          </w:r>
          <w:r w:rsidRPr="003F5708">
            <w:rPr>
              <w:noProof/>
              <w:sz w:val="20"/>
            </w:rPr>
            <w:t>1</w:t>
          </w:r>
          <w:r w:rsidRPr="003F5708">
            <w:rPr>
              <w:sz w:val="20"/>
            </w:rPr>
            <w:fldChar w:fldCharType="end"/>
          </w:r>
          <w:r w:rsidRPr="003F5708">
            <w:rPr>
              <w:sz w:val="20"/>
            </w:rPr>
            <w:t xml:space="preserve"> of </w:t>
          </w:r>
          <w:r w:rsidRPr="003F5708">
            <w:rPr>
              <w:sz w:val="20"/>
            </w:rPr>
            <w:fldChar w:fldCharType="begin"/>
          </w:r>
          <w:r w:rsidRPr="003F5708">
            <w:rPr>
              <w:sz w:val="20"/>
            </w:rPr>
            <w:instrText>NUMPAGES</w:instrText>
          </w:r>
          <w:r w:rsidRPr="003F5708">
            <w:rPr>
              <w:sz w:val="20"/>
            </w:rPr>
            <w:fldChar w:fldCharType="separate"/>
          </w:r>
          <w:r w:rsidRPr="003F5708">
            <w:rPr>
              <w:noProof/>
              <w:sz w:val="20"/>
            </w:rPr>
            <w:t>2</w:t>
          </w:r>
          <w:r w:rsidRPr="003F5708">
            <w:rPr>
              <w:sz w:val="20"/>
            </w:rPr>
            <w:fldChar w:fldCharType="end"/>
          </w:r>
        </w:p>
      </w:tc>
    </w:tr>
  </w:tbl>
  <w:p w:rsidR="001A76C5" w:rsidP="1F654932" w:rsidRDefault="001A76C5" w14:paraId="3C139112" w14:textId="77777777">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4328" w:type="dxa"/>
      <w:tblBorders>
        <w:top w:val="single" w:color="auto" w:sz="4" w:space="0"/>
      </w:tblBorders>
      <w:tblLayout w:type="fixed"/>
      <w:tblLook w:val="06A0" w:firstRow="1" w:lastRow="0" w:firstColumn="1" w:lastColumn="0" w:noHBand="1" w:noVBand="1"/>
    </w:tblPr>
    <w:tblGrid>
      <w:gridCol w:w="9553"/>
      <w:gridCol w:w="4775"/>
    </w:tblGrid>
    <w:tr w:rsidRPr="003F5708" w:rsidR="00151DF9" w:rsidTr="00722507" w14:paraId="2400B61D" w14:textId="77777777">
      <w:trPr>
        <w:trHeight w:val="570"/>
      </w:trPr>
      <w:tc>
        <w:tcPr>
          <w:tcW w:w="9553" w:type="dxa"/>
        </w:tcPr>
        <w:p w:rsidR="00151DF9" w:rsidP="1F654932" w:rsidRDefault="00151DF9" w14:paraId="1915A8DC" w14:textId="77777777">
          <w:pPr>
            <w:pStyle w:val="Header"/>
            <w:ind w:left="-115"/>
            <w:rPr>
              <w:sz w:val="20"/>
            </w:rPr>
          </w:pPr>
          <w:r w:rsidRPr="003F5708">
            <w:rPr>
              <w:sz w:val="20"/>
            </w:rPr>
            <w:t>Guidance for Odyssey Radiation Management System</w:t>
          </w:r>
          <w:r>
            <w:rPr>
              <w:sz w:val="20"/>
            </w:rPr>
            <w:t xml:space="preserve"> – Version 1.1</w:t>
          </w:r>
        </w:p>
        <w:p w:rsidRPr="003F5708" w:rsidR="00151DF9" w:rsidP="1F654932" w:rsidRDefault="00151DF9" w14:paraId="6EFBB365" w14:textId="77777777">
          <w:pPr>
            <w:pStyle w:val="Header"/>
            <w:ind w:left="-115"/>
            <w:rPr>
              <w:sz w:val="20"/>
            </w:rPr>
          </w:pPr>
        </w:p>
      </w:tc>
      <w:tc>
        <w:tcPr>
          <w:tcW w:w="4775" w:type="dxa"/>
        </w:tcPr>
        <w:p w:rsidRPr="003F5708" w:rsidR="00151DF9" w:rsidP="1F654932" w:rsidRDefault="00151DF9" w14:paraId="491E21BA" w14:textId="77777777">
          <w:pPr>
            <w:pStyle w:val="Header"/>
            <w:ind w:right="-115"/>
            <w:jc w:val="right"/>
            <w:rPr>
              <w:sz w:val="20"/>
            </w:rPr>
          </w:pPr>
          <w:r w:rsidRPr="003F5708">
            <w:rPr>
              <w:sz w:val="20"/>
            </w:rPr>
            <w:fldChar w:fldCharType="begin"/>
          </w:r>
          <w:r w:rsidRPr="003F5708">
            <w:rPr>
              <w:sz w:val="20"/>
            </w:rPr>
            <w:instrText>PAGE</w:instrText>
          </w:r>
          <w:r w:rsidRPr="003F5708">
            <w:rPr>
              <w:sz w:val="20"/>
            </w:rPr>
            <w:fldChar w:fldCharType="separate"/>
          </w:r>
          <w:r w:rsidRPr="003F5708">
            <w:rPr>
              <w:noProof/>
              <w:sz w:val="20"/>
            </w:rPr>
            <w:t>1</w:t>
          </w:r>
          <w:r w:rsidRPr="003F5708">
            <w:rPr>
              <w:sz w:val="20"/>
            </w:rPr>
            <w:fldChar w:fldCharType="end"/>
          </w:r>
          <w:r w:rsidRPr="003F5708">
            <w:rPr>
              <w:sz w:val="20"/>
            </w:rPr>
            <w:t xml:space="preserve"> of </w:t>
          </w:r>
          <w:r w:rsidRPr="003F5708">
            <w:rPr>
              <w:sz w:val="20"/>
            </w:rPr>
            <w:fldChar w:fldCharType="begin"/>
          </w:r>
          <w:r w:rsidRPr="003F5708">
            <w:rPr>
              <w:sz w:val="20"/>
            </w:rPr>
            <w:instrText>NUMPAGES</w:instrText>
          </w:r>
          <w:r w:rsidRPr="003F5708">
            <w:rPr>
              <w:sz w:val="20"/>
            </w:rPr>
            <w:fldChar w:fldCharType="separate"/>
          </w:r>
          <w:r w:rsidRPr="003F5708">
            <w:rPr>
              <w:noProof/>
              <w:sz w:val="20"/>
            </w:rPr>
            <w:t>2</w:t>
          </w:r>
          <w:r w:rsidRPr="003F5708">
            <w:rPr>
              <w:sz w:val="20"/>
            </w:rPr>
            <w:fldChar w:fldCharType="end"/>
          </w:r>
        </w:p>
      </w:tc>
    </w:tr>
  </w:tbl>
  <w:p w:rsidR="00151DF9" w:rsidP="1F654932" w:rsidRDefault="00151DF9" w14:paraId="4A572C55" w14:textId="77777777">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94" w:type="dxa"/>
      <w:tblBorders>
        <w:top w:val="single" w:color="auto" w:sz="4" w:space="0"/>
      </w:tblBorders>
      <w:tblLayout w:type="fixed"/>
      <w:tblLook w:val="06A0" w:firstRow="1" w:lastRow="0" w:firstColumn="1" w:lastColumn="0" w:noHBand="1" w:noVBand="1"/>
    </w:tblPr>
    <w:tblGrid>
      <w:gridCol w:w="6330"/>
      <w:gridCol w:w="3164"/>
    </w:tblGrid>
    <w:tr w:rsidRPr="003F5708" w:rsidR="001A76C5" w:rsidTr="00D74E6A" w14:paraId="7DFDCB74" w14:textId="77777777">
      <w:trPr>
        <w:trHeight w:val="413"/>
      </w:trPr>
      <w:tc>
        <w:tcPr>
          <w:tcW w:w="6330" w:type="dxa"/>
        </w:tcPr>
        <w:p w:rsidR="001A76C5" w:rsidP="1F654932" w:rsidRDefault="001A76C5" w14:paraId="44A5E921" w14:textId="77777777">
          <w:pPr>
            <w:pStyle w:val="Header"/>
            <w:ind w:left="-115"/>
            <w:rPr>
              <w:sz w:val="20"/>
            </w:rPr>
          </w:pPr>
          <w:r w:rsidRPr="003F5708">
            <w:rPr>
              <w:sz w:val="20"/>
            </w:rPr>
            <w:t>Guidance for Odyssey Radiation Management System</w:t>
          </w:r>
          <w:r>
            <w:rPr>
              <w:sz w:val="20"/>
            </w:rPr>
            <w:t xml:space="preserve"> – Version 1.1</w:t>
          </w:r>
        </w:p>
        <w:p w:rsidRPr="003F5708" w:rsidR="001A76C5" w:rsidP="1F654932" w:rsidRDefault="001A76C5" w14:paraId="2BED5EEC" w14:textId="77777777">
          <w:pPr>
            <w:pStyle w:val="Header"/>
            <w:ind w:left="-115"/>
            <w:rPr>
              <w:sz w:val="20"/>
            </w:rPr>
          </w:pPr>
        </w:p>
      </w:tc>
      <w:tc>
        <w:tcPr>
          <w:tcW w:w="3164" w:type="dxa"/>
        </w:tcPr>
        <w:p w:rsidRPr="003F5708" w:rsidR="001A76C5" w:rsidP="1F654932" w:rsidRDefault="001A76C5" w14:paraId="4C5F4599" w14:textId="77777777">
          <w:pPr>
            <w:pStyle w:val="Header"/>
            <w:ind w:right="-115"/>
            <w:jc w:val="right"/>
            <w:rPr>
              <w:sz w:val="20"/>
            </w:rPr>
          </w:pPr>
          <w:r w:rsidRPr="003F5708">
            <w:rPr>
              <w:sz w:val="20"/>
            </w:rPr>
            <w:fldChar w:fldCharType="begin"/>
          </w:r>
          <w:r w:rsidRPr="003F5708">
            <w:rPr>
              <w:sz w:val="20"/>
            </w:rPr>
            <w:instrText>PAGE</w:instrText>
          </w:r>
          <w:r w:rsidRPr="003F5708">
            <w:rPr>
              <w:sz w:val="20"/>
            </w:rPr>
            <w:fldChar w:fldCharType="separate"/>
          </w:r>
          <w:r w:rsidRPr="003F5708">
            <w:rPr>
              <w:noProof/>
              <w:sz w:val="20"/>
            </w:rPr>
            <w:t>1</w:t>
          </w:r>
          <w:r w:rsidRPr="003F5708">
            <w:rPr>
              <w:sz w:val="20"/>
            </w:rPr>
            <w:fldChar w:fldCharType="end"/>
          </w:r>
          <w:r w:rsidRPr="003F5708">
            <w:rPr>
              <w:sz w:val="20"/>
            </w:rPr>
            <w:t xml:space="preserve"> of </w:t>
          </w:r>
          <w:r w:rsidRPr="003F5708">
            <w:rPr>
              <w:sz w:val="20"/>
            </w:rPr>
            <w:fldChar w:fldCharType="begin"/>
          </w:r>
          <w:r w:rsidRPr="003F5708">
            <w:rPr>
              <w:sz w:val="20"/>
            </w:rPr>
            <w:instrText>NUMPAGES</w:instrText>
          </w:r>
          <w:r w:rsidRPr="003F5708">
            <w:rPr>
              <w:sz w:val="20"/>
            </w:rPr>
            <w:fldChar w:fldCharType="separate"/>
          </w:r>
          <w:r w:rsidRPr="003F5708">
            <w:rPr>
              <w:noProof/>
              <w:sz w:val="20"/>
            </w:rPr>
            <w:t>2</w:t>
          </w:r>
          <w:r w:rsidRPr="003F5708">
            <w:rPr>
              <w:sz w:val="20"/>
            </w:rPr>
            <w:fldChar w:fldCharType="end"/>
          </w:r>
        </w:p>
      </w:tc>
    </w:tr>
  </w:tbl>
  <w:p w:rsidR="002C00B1" w:rsidRDefault="002C00B1" w14:paraId="0C732F48"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A0F90" w:rsidRDefault="00DA0F90" w14:paraId="2EDD005E" w14:textId="77777777">
      <w:pPr>
        <w:spacing w:after="0" w:line="240" w:lineRule="auto"/>
      </w:pPr>
      <w:r>
        <w:separator/>
      </w:r>
    </w:p>
  </w:footnote>
  <w:footnote w:type="continuationSeparator" w:id="0">
    <w:p w:rsidR="00DA0F90" w:rsidRDefault="00DA0F90" w14:paraId="64E6F204" w14:textId="77777777">
      <w:pPr>
        <w:spacing w:after="0" w:line="240" w:lineRule="auto"/>
      </w:pPr>
      <w:r>
        <w:continuationSeparator/>
      </w:r>
    </w:p>
  </w:footnote>
  <w:footnote w:type="continuationNotice" w:id="1">
    <w:p w:rsidR="00DA0F90" w:rsidRDefault="00DA0F90" w14:paraId="3877BBFC"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6500"/>
      <w:gridCol w:w="3250"/>
    </w:tblGrid>
    <w:tr w:rsidR="00AF4465" w:rsidTr="00D93A28" w14:paraId="37C7A306" w14:textId="77777777">
      <w:trPr>
        <w:trHeight w:val="300"/>
      </w:trPr>
      <w:tc>
        <w:tcPr>
          <w:tcW w:w="6500" w:type="dxa"/>
        </w:tcPr>
        <w:p w:rsidRPr="00D93A28" w:rsidR="00AF4465" w:rsidP="00D93A28" w:rsidRDefault="00AF4465" w14:paraId="719EA44A" w14:textId="6A51ACCC">
          <w:pPr>
            <w:pStyle w:val="Header"/>
            <w:rPr>
              <w:rFonts w:ascii="Roboto" w:hAnsi="Roboto"/>
              <w:sz w:val="20"/>
            </w:rPr>
          </w:pPr>
        </w:p>
      </w:tc>
      <w:tc>
        <w:tcPr>
          <w:tcW w:w="3250" w:type="dxa"/>
        </w:tcPr>
        <w:p w:rsidR="00AF4465" w:rsidP="1F654932" w:rsidRDefault="00AF4465" w14:paraId="49F21F64" w14:textId="32ACF4E3">
          <w:pPr>
            <w:pStyle w:val="Header"/>
            <w:ind w:right="-115"/>
            <w:jc w:val="right"/>
          </w:pPr>
        </w:p>
      </w:tc>
    </w:tr>
  </w:tbl>
  <w:p w:rsidR="00AF4465" w:rsidP="1F654932" w:rsidRDefault="00AF4465" w14:paraId="2DA936C5" w14:textId="57BF1AC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73BE6"/>
    <w:multiLevelType w:val="hybridMultilevel"/>
    <w:tmpl w:val="6EEE442C"/>
    <w:lvl w:ilvl="0" w:tplc="08090001">
      <w:start w:val="1"/>
      <w:numFmt w:val="bullet"/>
      <w:lvlText w:val=""/>
      <w:lvlJc w:val="left"/>
      <w:pPr>
        <w:ind w:left="1440" w:hanging="360"/>
      </w:pPr>
      <w:rPr>
        <w:rFonts w:hint="default" w:ascii="Symbol" w:hAnsi="Symbol"/>
      </w:rPr>
    </w:lvl>
    <w:lvl w:ilvl="1" w:tplc="08090003" w:tentative="1">
      <w:start w:val="1"/>
      <w:numFmt w:val="bullet"/>
      <w:lvlText w:val="o"/>
      <w:lvlJc w:val="left"/>
      <w:pPr>
        <w:ind w:left="2160" w:hanging="360"/>
      </w:pPr>
      <w:rPr>
        <w:rFonts w:hint="default" w:ascii="Courier New" w:hAnsi="Courier New" w:cs="Courier New"/>
      </w:rPr>
    </w:lvl>
    <w:lvl w:ilvl="2" w:tplc="08090005" w:tentative="1">
      <w:start w:val="1"/>
      <w:numFmt w:val="bullet"/>
      <w:lvlText w:val=""/>
      <w:lvlJc w:val="left"/>
      <w:pPr>
        <w:ind w:left="2880" w:hanging="360"/>
      </w:pPr>
      <w:rPr>
        <w:rFonts w:hint="default" w:ascii="Wingdings" w:hAnsi="Wingdings"/>
      </w:rPr>
    </w:lvl>
    <w:lvl w:ilvl="3" w:tplc="08090001" w:tentative="1">
      <w:start w:val="1"/>
      <w:numFmt w:val="bullet"/>
      <w:lvlText w:val=""/>
      <w:lvlJc w:val="left"/>
      <w:pPr>
        <w:ind w:left="3600" w:hanging="360"/>
      </w:pPr>
      <w:rPr>
        <w:rFonts w:hint="default" w:ascii="Symbol" w:hAnsi="Symbol"/>
      </w:rPr>
    </w:lvl>
    <w:lvl w:ilvl="4" w:tplc="08090003" w:tentative="1">
      <w:start w:val="1"/>
      <w:numFmt w:val="bullet"/>
      <w:lvlText w:val="o"/>
      <w:lvlJc w:val="left"/>
      <w:pPr>
        <w:ind w:left="4320" w:hanging="360"/>
      </w:pPr>
      <w:rPr>
        <w:rFonts w:hint="default" w:ascii="Courier New" w:hAnsi="Courier New" w:cs="Courier New"/>
      </w:rPr>
    </w:lvl>
    <w:lvl w:ilvl="5" w:tplc="08090005" w:tentative="1">
      <w:start w:val="1"/>
      <w:numFmt w:val="bullet"/>
      <w:lvlText w:val=""/>
      <w:lvlJc w:val="left"/>
      <w:pPr>
        <w:ind w:left="5040" w:hanging="360"/>
      </w:pPr>
      <w:rPr>
        <w:rFonts w:hint="default" w:ascii="Wingdings" w:hAnsi="Wingdings"/>
      </w:rPr>
    </w:lvl>
    <w:lvl w:ilvl="6" w:tplc="08090001" w:tentative="1">
      <w:start w:val="1"/>
      <w:numFmt w:val="bullet"/>
      <w:lvlText w:val=""/>
      <w:lvlJc w:val="left"/>
      <w:pPr>
        <w:ind w:left="5760" w:hanging="360"/>
      </w:pPr>
      <w:rPr>
        <w:rFonts w:hint="default" w:ascii="Symbol" w:hAnsi="Symbol"/>
      </w:rPr>
    </w:lvl>
    <w:lvl w:ilvl="7" w:tplc="08090003" w:tentative="1">
      <w:start w:val="1"/>
      <w:numFmt w:val="bullet"/>
      <w:lvlText w:val="o"/>
      <w:lvlJc w:val="left"/>
      <w:pPr>
        <w:ind w:left="6480" w:hanging="360"/>
      </w:pPr>
      <w:rPr>
        <w:rFonts w:hint="default" w:ascii="Courier New" w:hAnsi="Courier New" w:cs="Courier New"/>
      </w:rPr>
    </w:lvl>
    <w:lvl w:ilvl="8" w:tplc="08090005" w:tentative="1">
      <w:start w:val="1"/>
      <w:numFmt w:val="bullet"/>
      <w:lvlText w:val=""/>
      <w:lvlJc w:val="left"/>
      <w:pPr>
        <w:ind w:left="7200" w:hanging="360"/>
      </w:pPr>
      <w:rPr>
        <w:rFonts w:hint="default" w:ascii="Wingdings" w:hAnsi="Wingdings"/>
      </w:rPr>
    </w:lvl>
  </w:abstractNum>
  <w:abstractNum w:abstractNumId="1" w15:restartNumberingAfterBreak="0">
    <w:nsid w:val="058608D3"/>
    <w:multiLevelType w:val="multilevel"/>
    <w:tmpl w:val="0E92488C"/>
    <w:lvl w:ilvl="0">
      <w:start w:val="1"/>
      <w:numFmt w:val="decimal"/>
      <w:lvlText w:val="%1."/>
      <w:lvlJc w:val="left"/>
      <w:pPr>
        <w:tabs>
          <w:tab w:val="num" w:pos="720"/>
        </w:tabs>
        <w:ind w:left="720" w:hanging="360"/>
      </w:pPr>
      <w:rPr>
        <w:rFonts w:hint="default"/>
        <w:color w:val="FF0000"/>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 w15:restartNumberingAfterBreak="0">
    <w:nsid w:val="06453DD8"/>
    <w:multiLevelType w:val="hybridMultilevel"/>
    <w:tmpl w:val="6D24782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AA32F3B"/>
    <w:multiLevelType w:val="multilevel"/>
    <w:tmpl w:val="E0222178"/>
    <w:lvl w:ilvl="0">
      <w:start w:val="1"/>
      <w:numFmt w:val="decimal"/>
      <w:pStyle w:val="Heading1"/>
      <w:lvlText w:val="%1.0"/>
      <w:lvlJc w:val="left"/>
      <w:pPr>
        <w:ind w:left="360" w:hanging="360"/>
      </w:pPr>
      <w:rPr>
        <w:rFonts w:hint="default"/>
      </w:rPr>
    </w:lvl>
    <w:lvl w:ilvl="1">
      <w:start w:val="1"/>
      <w:numFmt w:val="decimal"/>
      <w:pStyle w:val="Heading2"/>
      <w:lvlText w:val="%1.%2"/>
      <w:lvlJc w:val="left"/>
      <w:pPr>
        <w:ind w:left="567" w:hanging="567"/>
      </w:pPr>
    </w:lvl>
    <w:lvl w:ilvl="2">
      <w:start w:val="1"/>
      <w:numFmt w:val="decimal"/>
      <w:pStyle w:val="Heading3"/>
      <w:lvlText w:val="%1.%2.%3"/>
      <w:lvlJc w:val="left"/>
      <w:pPr>
        <w:ind w:left="567" w:hanging="567"/>
      </w:pPr>
      <w:rPr>
        <w:rFonts w:hint="default"/>
      </w:rPr>
    </w:lvl>
    <w:lvl w:ilvl="3">
      <w:start w:val="1"/>
      <w:numFmt w:val="decimal"/>
      <w:pStyle w:val="Heading4"/>
      <w:lvlText w:val="%1.%2.%3.%4"/>
      <w:lvlJc w:val="left"/>
      <w:pPr>
        <w:ind w:left="567" w:hanging="567"/>
      </w:pPr>
      <w:rPr>
        <w:rFonts w:hint="default"/>
      </w:rPr>
    </w:lvl>
    <w:lvl w:ilvl="4">
      <w:start w:val="1"/>
      <w:numFmt w:val="decimal"/>
      <w:pStyle w:val="Heading5"/>
      <w:lvlText w:val="%1.%2.%3.%4.%5"/>
      <w:lvlJc w:val="left"/>
      <w:pPr>
        <w:ind w:left="567" w:hanging="567"/>
      </w:pPr>
      <w:rPr>
        <w:rFonts w:hint="default"/>
      </w:rPr>
    </w:lvl>
    <w:lvl w:ilvl="5">
      <w:start w:val="1"/>
      <w:numFmt w:val="decimal"/>
      <w:pStyle w:val="Heading6"/>
      <w:lvlText w:val="%1.%2.%3.%4.%5.%6"/>
      <w:lvlJc w:val="left"/>
      <w:pPr>
        <w:ind w:left="567" w:hanging="567"/>
      </w:pPr>
      <w:rPr>
        <w:rFonts w:hint="default"/>
      </w:rPr>
    </w:lvl>
    <w:lvl w:ilvl="6">
      <w:start w:val="1"/>
      <w:numFmt w:val="decimal"/>
      <w:pStyle w:val="Heading7"/>
      <w:lvlText w:val="%1.%2.%3.%4.%5.%6.%7"/>
      <w:lvlJc w:val="left"/>
      <w:pPr>
        <w:ind w:left="567" w:hanging="567"/>
      </w:pPr>
      <w:rPr>
        <w:rFonts w:hint="default"/>
      </w:rPr>
    </w:lvl>
    <w:lvl w:ilvl="7">
      <w:start w:val="1"/>
      <w:numFmt w:val="decimal"/>
      <w:pStyle w:val="Heading8"/>
      <w:lvlText w:val="%1.%2.%3.%4.%5.%6.%7.%8"/>
      <w:lvlJc w:val="left"/>
      <w:pPr>
        <w:ind w:left="567" w:hanging="567"/>
      </w:pPr>
      <w:rPr>
        <w:rFonts w:hint="default"/>
      </w:rPr>
    </w:lvl>
    <w:lvl w:ilvl="8">
      <w:start w:val="1"/>
      <w:numFmt w:val="decimal"/>
      <w:pStyle w:val="Heading9"/>
      <w:lvlText w:val="%1.%2.%3.%4.%5.%6.%7.%8.%9"/>
      <w:lvlJc w:val="left"/>
      <w:pPr>
        <w:ind w:left="567" w:hanging="567"/>
      </w:pPr>
      <w:rPr>
        <w:rFonts w:hint="default"/>
      </w:rPr>
    </w:lvl>
  </w:abstractNum>
  <w:abstractNum w:abstractNumId="4" w15:restartNumberingAfterBreak="0">
    <w:nsid w:val="0CAA16B8"/>
    <w:multiLevelType w:val="hybridMultilevel"/>
    <w:tmpl w:val="8C7E552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D01239B"/>
    <w:multiLevelType w:val="hybridMultilevel"/>
    <w:tmpl w:val="3946B600"/>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6" w15:restartNumberingAfterBreak="0">
    <w:nsid w:val="0E9B0DD4"/>
    <w:multiLevelType w:val="hybridMultilevel"/>
    <w:tmpl w:val="922E7542"/>
    <w:lvl w:ilvl="0" w:tplc="0809000F">
      <w:start w:val="1"/>
      <w:numFmt w:val="decimal"/>
      <w:lvlText w:val="%1."/>
      <w:lvlJc w:val="left"/>
      <w:pPr>
        <w:ind w:left="717" w:hanging="360"/>
      </w:pPr>
      <w:rPr>
        <w:rFonts w:hint="default"/>
      </w:rPr>
    </w:lvl>
    <w:lvl w:ilvl="1" w:tplc="08090019" w:tentative="1">
      <w:start w:val="1"/>
      <w:numFmt w:val="lowerLetter"/>
      <w:lvlText w:val="%2."/>
      <w:lvlJc w:val="left"/>
      <w:pPr>
        <w:ind w:left="1437" w:hanging="360"/>
      </w:pPr>
    </w:lvl>
    <w:lvl w:ilvl="2" w:tplc="0809001B" w:tentative="1">
      <w:start w:val="1"/>
      <w:numFmt w:val="lowerRoman"/>
      <w:lvlText w:val="%3."/>
      <w:lvlJc w:val="right"/>
      <w:pPr>
        <w:ind w:left="2157" w:hanging="180"/>
      </w:pPr>
    </w:lvl>
    <w:lvl w:ilvl="3" w:tplc="0809000F" w:tentative="1">
      <w:start w:val="1"/>
      <w:numFmt w:val="decimal"/>
      <w:lvlText w:val="%4."/>
      <w:lvlJc w:val="left"/>
      <w:pPr>
        <w:ind w:left="2877" w:hanging="360"/>
      </w:pPr>
    </w:lvl>
    <w:lvl w:ilvl="4" w:tplc="08090019" w:tentative="1">
      <w:start w:val="1"/>
      <w:numFmt w:val="lowerLetter"/>
      <w:lvlText w:val="%5."/>
      <w:lvlJc w:val="left"/>
      <w:pPr>
        <w:ind w:left="3597" w:hanging="360"/>
      </w:pPr>
    </w:lvl>
    <w:lvl w:ilvl="5" w:tplc="0809001B" w:tentative="1">
      <w:start w:val="1"/>
      <w:numFmt w:val="lowerRoman"/>
      <w:lvlText w:val="%6."/>
      <w:lvlJc w:val="right"/>
      <w:pPr>
        <w:ind w:left="4317" w:hanging="180"/>
      </w:pPr>
    </w:lvl>
    <w:lvl w:ilvl="6" w:tplc="0809000F" w:tentative="1">
      <w:start w:val="1"/>
      <w:numFmt w:val="decimal"/>
      <w:lvlText w:val="%7."/>
      <w:lvlJc w:val="left"/>
      <w:pPr>
        <w:ind w:left="5037" w:hanging="360"/>
      </w:pPr>
    </w:lvl>
    <w:lvl w:ilvl="7" w:tplc="08090019" w:tentative="1">
      <w:start w:val="1"/>
      <w:numFmt w:val="lowerLetter"/>
      <w:lvlText w:val="%8."/>
      <w:lvlJc w:val="left"/>
      <w:pPr>
        <w:ind w:left="5757" w:hanging="360"/>
      </w:pPr>
    </w:lvl>
    <w:lvl w:ilvl="8" w:tplc="0809001B" w:tentative="1">
      <w:start w:val="1"/>
      <w:numFmt w:val="lowerRoman"/>
      <w:lvlText w:val="%9."/>
      <w:lvlJc w:val="right"/>
      <w:pPr>
        <w:ind w:left="6477" w:hanging="180"/>
      </w:pPr>
    </w:lvl>
  </w:abstractNum>
  <w:abstractNum w:abstractNumId="7" w15:restartNumberingAfterBreak="0">
    <w:nsid w:val="123240BD"/>
    <w:multiLevelType w:val="multilevel"/>
    <w:tmpl w:val="0E92488C"/>
    <w:lvl w:ilvl="0">
      <w:start w:val="1"/>
      <w:numFmt w:val="decimal"/>
      <w:lvlText w:val="%1."/>
      <w:lvlJc w:val="left"/>
      <w:pPr>
        <w:tabs>
          <w:tab w:val="num" w:pos="720"/>
        </w:tabs>
        <w:ind w:left="720" w:hanging="360"/>
      </w:pPr>
      <w:rPr>
        <w:rFonts w:hint="default"/>
        <w:color w:val="FF0000"/>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8" w15:restartNumberingAfterBreak="0">
    <w:nsid w:val="16515032"/>
    <w:multiLevelType w:val="multilevel"/>
    <w:tmpl w:val="203C07E4"/>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9" w15:restartNumberingAfterBreak="0">
    <w:nsid w:val="186D3813"/>
    <w:multiLevelType w:val="hybridMultilevel"/>
    <w:tmpl w:val="9A26530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1241D3A"/>
    <w:multiLevelType w:val="hybridMultilevel"/>
    <w:tmpl w:val="E87A1004"/>
    <w:lvl w:ilvl="0" w:tplc="CA14DA38">
      <w:start w:val="1"/>
      <w:numFmt w:val="decimal"/>
      <w:pStyle w:val="KWStyle4"/>
      <w:lvlText w:val="%1.1.1.1"/>
      <w:lvlJc w:val="left"/>
      <w:pPr>
        <w:ind w:left="1440" w:hanging="360"/>
      </w:pPr>
      <w:rPr>
        <w:rFonts w:hint="default"/>
        <w:color w:val="FF0000"/>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1" w15:restartNumberingAfterBreak="0">
    <w:nsid w:val="21945E33"/>
    <w:multiLevelType w:val="hybridMultilevel"/>
    <w:tmpl w:val="290C3AEC"/>
    <w:lvl w:ilvl="0" w:tplc="08090001">
      <w:start w:val="1"/>
      <w:numFmt w:val="bullet"/>
      <w:lvlText w:val=""/>
      <w:lvlJc w:val="left"/>
      <w:pPr>
        <w:ind w:left="1440" w:hanging="360"/>
      </w:pPr>
      <w:rPr>
        <w:rFonts w:hint="default" w:ascii="Symbol" w:hAnsi="Symbol"/>
      </w:rPr>
    </w:lvl>
    <w:lvl w:ilvl="1" w:tplc="08090003" w:tentative="1">
      <w:start w:val="1"/>
      <w:numFmt w:val="bullet"/>
      <w:lvlText w:val="o"/>
      <w:lvlJc w:val="left"/>
      <w:pPr>
        <w:ind w:left="2160" w:hanging="360"/>
      </w:pPr>
      <w:rPr>
        <w:rFonts w:hint="default" w:ascii="Courier New" w:hAnsi="Courier New" w:cs="Courier New"/>
      </w:rPr>
    </w:lvl>
    <w:lvl w:ilvl="2" w:tplc="08090005" w:tentative="1">
      <w:start w:val="1"/>
      <w:numFmt w:val="bullet"/>
      <w:lvlText w:val=""/>
      <w:lvlJc w:val="left"/>
      <w:pPr>
        <w:ind w:left="2880" w:hanging="360"/>
      </w:pPr>
      <w:rPr>
        <w:rFonts w:hint="default" w:ascii="Wingdings" w:hAnsi="Wingdings"/>
      </w:rPr>
    </w:lvl>
    <w:lvl w:ilvl="3" w:tplc="08090001" w:tentative="1">
      <w:start w:val="1"/>
      <w:numFmt w:val="bullet"/>
      <w:lvlText w:val=""/>
      <w:lvlJc w:val="left"/>
      <w:pPr>
        <w:ind w:left="3600" w:hanging="360"/>
      </w:pPr>
      <w:rPr>
        <w:rFonts w:hint="default" w:ascii="Symbol" w:hAnsi="Symbol"/>
      </w:rPr>
    </w:lvl>
    <w:lvl w:ilvl="4" w:tplc="08090003" w:tentative="1">
      <w:start w:val="1"/>
      <w:numFmt w:val="bullet"/>
      <w:lvlText w:val="o"/>
      <w:lvlJc w:val="left"/>
      <w:pPr>
        <w:ind w:left="4320" w:hanging="360"/>
      </w:pPr>
      <w:rPr>
        <w:rFonts w:hint="default" w:ascii="Courier New" w:hAnsi="Courier New" w:cs="Courier New"/>
      </w:rPr>
    </w:lvl>
    <w:lvl w:ilvl="5" w:tplc="08090005" w:tentative="1">
      <w:start w:val="1"/>
      <w:numFmt w:val="bullet"/>
      <w:lvlText w:val=""/>
      <w:lvlJc w:val="left"/>
      <w:pPr>
        <w:ind w:left="5040" w:hanging="360"/>
      </w:pPr>
      <w:rPr>
        <w:rFonts w:hint="default" w:ascii="Wingdings" w:hAnsi="Wingdings"/>
      </w:rPr>
    </w:lvl>
    <w:lvl w:ilvl="6" w:tplc="08090001" w:tentative="1">
      <w:start w:val="1"/>
      <w:numFmt w:val="bullet"/>
      <w:lvlText w:val=""/>
      <w:lvlJc w:val="left"/>
      <w:pPr>
        <w:ind w:left="5760" w:hanging="360"/>
      </w:pPr>
      <w:rPr>
        <w:rFonts w:hint="default" w:ascii="Symbol" w:hAnsi="Symbol"/>
      </w:rPr>
    </w:lvl>
    <w:lvl w:ilvl="7" w:tplc="08090003" w:tentative="1">
      <w:start w:val="1"/>
      <w:numFmt w:val="bullet"/>
      <w:lvlText w:val="o"/>
      <w:lvlJc w:val="left"/>
      <w:pPr>
        <w:ind w:left="6480" w:hanging="360"/>
      </w:pPr>
      <w:rPr>
        <w:rFonts w:hint="default" w:ascii="Courier New" w:hAnsi="Courier New" w:cs="Courier New"/>
      </w:rPr>
    </w:lvl>
    <w:lvl w:ilvl="8" w:tplc="08090005" w:tentative="1">
      <w:start w:val="1"/>
      <w:numFmt w:val="bullet"/>
      <w:lvlText w:val=""/>
      <w:lvlJc w:val="left"/>
      <w:pPr>
        <w:ind w:left="7200" w:hanging="360"/>
      </w:pPr>
      <w:rPr>
        <w:rFonts w:hint="default" w:ascii="Wingdings" w:hAnsi="Wingdings"/>
      </w:rPr>
    </w:lvl>
  </w:abstractNum>
  <w:abstractNum w:abstractNumId="12" w15:restartNumberingAfterBreak="0">
    <w:nsid w:val="22CC167E"/>
    <w:multiLevelType w:val="multilevel"/>
    <w:tmpl w:val="197C31FC"/>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start w:val="1"/>
      <w:numFmt w:val="bullet"/>
      <w:lvlText w:val="-"/>
      <w:lvlJc w:val="left"/>
      <w:pPr>
        <w:ind w:left="2160" w:hanging="360"/>
      </w:pPr>
      <w:rPr>
        <w:rFonts w:hint="default" w:ascii="Noto Serif" w:hAnsi="Noto Serif" w:cs="Noto Serif" w:eastAsiaTheme="minorHAnsi"/>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3" w15:restartNumberingAfterBreak="0">
    <w:nsid w:val="255F64AD"/>
    <w:multiLevelType w:val="hybridMultilevel"/>
    <w:tmpl w:val="F48E822C"/>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4" w15:restartNumberingAfterBreak="0">
    <w:nsid w:val="268C081A"/>
    <w:multiLevelType w:val="hybridMultilevel"/>
    <w:tmpl w:val="5150FC92"/>
    <w:lvl w:ilvl="0" w:tplc="0BF8A1E6">
      <w:start w:val="1"/>
      <w:numFmt w:val="decimal"/>
      <w:pStyle w:val="ReportName"/>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27EA05E5"/>
    <w:multiLevelType w:val="hybridMultilevel"/>
    <w:tmpl w:val="BC325C62"/>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6" w15:restartNumberingAfterBreak="0">
    <w:nsid w:val="29C0556C"/>
    <w:multiLevelType w:val="hybridMultilevel"/>
    <w:tmpl w:val="A8BA87E0"/>
    <w:lvl w:ilvl="0" w:tplc="08090001">
      <w:start w:val="1"/>
      <w:numFmt w:val="bullet"/>
      <w:lvlText w:val=""/>
      <w:lvlJc w:val="left"/>
      <w:pPr>
        <w:ind w:left="1440" w:hanging="360"/>
      </w:pPr>
      <w:rPr>
        <w:rFonts w:hint="default" w:ascii="Symbol" w:hAnsi="Symbol"/>
      </w:rPr>
    </w:lvl>
    <w:lvl w:ilvl="1" w:tplc="08090003" w:tentative="1">
      <w:start w:val="1"/>
      <w:numFmt w:val="bullet"/>
      <w:lvlText w:val="o"/>
      <w:lvlJc w:val="left"/>
      <w:pPr>
        <w:ind w:left="2160" w:hanging="360"/>
      </w:pPr>
      <w:rPr>
        <w:rFonts w:hint="default" w:ascii="Courier New" w:hAnsi="Courier New" w:cs="Courier New"/>
      </w:rPr>
    </w:lvl>
    <w:lvl w:ilvl="2" w:tplc="08090005" w:tentative="1">
      <w:start w:val="1"/>
      <w:numFmt w:val="bullet"/>
      <w:lvlText w:val=""/>
      <w:lvlJc w:val="left"/>
      <w:pPr>
        <w:ind w:left="2880" w:hanging="360"/>
      </w:pPr>
      <w:rPr>
        <w:rFonts w:hint="default" w:ascii="Wingdings" w:hAnsi="Wingdings"/>
      </w:rPr>
    </w:lvl>
    <w:lvl w:ilvl="3" w:tplc="08090001" w:tentative="1">
      <w:start w:val="1"/>
      <w:numFmt w:val="bullet"/>
      <w:lvlText w:val=""/>
      <w:lvlJc w:val="left"/>
      <w:pPr>
        <w:ind w:left="3600" w:hanging="360"/>
      </w:pPr>
      <w:rPr>
        <w:rFonts w:hint="default" w:ascii="Symbol" w:hAnsi="Symbol"/>
      </w:rPr>
    </w:lvl>
    <w:lvl w:ilvl="4" w:tplc="08090003" w:tentative="1">
      <w:start w:val="1"/>
      <w:numFmt w:val="bullet"/>
      <w:lvlText w:val="o"/>
      <w:lvlJc w:val="left"/>
      <w:pPr>
        <w:ind w:left="4320" w:hanging="360"/>
      </w:pPr>
      <w:rPr>
        <w:rFonts w:hint="default" w:ascii="Courier New" w:hAnsi="Courier New" w:cs="Courier New"/>
      </w:rPr>
    </w:lvl>
    <w:lvl w:ilvl="5" w:tplc="08090005" w:tentative="1">
      <w:start w:val="1"/>
      <w:numFmt w:val="bullet"/>
      <w:lvlText w:val=""/>
      <w:lvlJc w:val="left"/>
      <w:pPr>
        <w:ind w:left="5040" w:hanging="360"/>
      </w:pPr>
      <w:rPr>
        <w:rFonts w:hint="default" w:ascii="Wingdings" w:hAnsi="Wingdings"/>
      </w:rPr>
    </w:lvl>
    <w:lvl w:ilvl="6" w:tplc="08090001" w:tentative="1">
      <w:start w:val="1"/>
      <w:numFmt w:val="bullet"/>
      <w:lvlText w:val=""/>
      <w:lvlJc w:val="left"/>
      <w:pPr>
        <w:ind w:left="5760" w:hanging="360"/>
      </w:pPr>
      <w:rPr>
        <w:rFonts w:hint="default" w:ascii="Symbol" w:hAnsi="Symbol"/>
      </w:rPr>
    </w:lvl>
    <w:lvl w:ilvl="7" w:tplc="08090003" w:tentative="1">
      <w:start w:val="1"/>
      <w:numFmt w:val="bullet"/>
      <w:lvlText w:val="o"/>
      <w:lvlJc w:val="left"/>
      <w:pPr>
        <w:ind w:left="6480" w:hanging="360"/>
      </w:pPr>
      <w:rPr>
        <w:rFonts w:hint="default" w:ascii="Courier New" w:hAnsi="Courier New" w:cs="Courier New"/>
      </w:rPr>
    </w:lvl>
    <w:lvl w:ilvl="8" w:tplc="08090005" w:tentative="1">
      <w:start w:val="1"/>
      <w:numFmt w:val="bullet"/>
      <w:lvlText w:val=""/>
      <w:lvlJc w:val="left"/>
      <w:pPr>
        <w:ind w:left="7200" w:hanging="360"/>
      </w:pPr>
      <w:rPr>
        <w:rFonts w:hint="default" w:ascii="Wingdings" w:hAnsi="Wingdings"/>
      </w:rPr>
    </w:lvl>
  </w:abstractNum>
  <w:abstractNum w:abstractNumId="17" w15:restartNumberingAfterBreak="0">
    <w:nsid w:val="324661AF"/>
    <w:multiLevelType w:val="hybridMultilevel"/>
    <w:tmpl w:val="A858D706"/>
    <w:lvl w:ilvl="0" w:tplc="89564C5C">
      <w:start w:val="1"/>
      <w:numFmt w:val="decimal"/>
      <w:lvlText w:val="%1."/>
      <w:lvlJc w:val="left"/>
      <w:pPr>
        <w:ind w:left="720" w:hanging="360"/>
      </w:pPr>
      <w:rPr>
        <w:rFonts w:hint="default"/>
        <w:color w:val="FF000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36A35B10"/>
    <w:multiLevelType w:val="hybridMultilevel"/>
    <w:tmpl w:val="75E654C2"/>
    <w:lvl w:ilvl="0" w:tplc="0809000F">
      <w:start w:val="1"/>
      <w:numFmt w:val="decimal"/>
      <w:lvlText w:val="%1."/>
      <w:lvlJc w:val="left"/>
      <w:pPr>
        <w:ind w:left="771" w:hanging="360"/>
      </w:pPr>
      <w:rPr>
        <w:rFonts w:hint="default"/>
      </w:rPr>
    </w:lvl>
    <w:lvl w:ilvl="1" w:tplc="08090019" w:tentative="1">
      <w:start w:val="1"/>
      <w:numFmt w:val="lowerLetter"/>
      <w:lvlText w:val="%2."/>
      <w:lvlJc w:val="left"/>
      <w:pPr>
        <w:ind w:left="1491" w:hanging="360"/>
      </w:pPr>
    </w:lvl>
    <w:lvl w:ilvl="2" w:tplc="0809001B" w:tentative="1">
      <w:start w:val="1"/>
      <w:numFmt w:val="lowerRoman"/>
      <w:lvlText w:val="%3."/>
      <w:lvlJc w:val="right"/>
      <w:pPr>
        <w:ind w:left="2211" w:hanging="180"/>
      </w:pPr>
    </w:lvl>
    <w:lvl w:ilvl="3" w:tplc="0809000F" w:tentative="1">
      <w:start w:val="1"/>
      <w:numFmt w:val="decimal"/>
      <w:lvlText w:val="%4."/>
      <w:lvlJc w:val="left"/>
      <w:pPr>
        <w:ind w:left="2931" w:hanging="360"/>
      </w:pPr>
    </w:lvl>
    <w:lvl w:ilvl="4" w:tplc="08090019" w:tentative="1">
      <w:start w:val="1"/>
      <w:numFmt w:val="lowerLetter"/>
      <w:lvlText w:val="%5."/>
      <w:lvlJc w:val="left"/>
      <w:pPr>
        <w:ind w:left="3651" w:hanging="360"/>
      </w:pPr>
    </w:lvl>
    <w:lvl w:ilvl="5" w:tplc="0809001B" w:tentative="1">
      <w:start w:val="1"/>
      <w:numFmt w:val="lowerRoman"/>
      <w:lvlText w:val="%6."/>
      <w:lvlJc w:val="right"/>
      <w:pPr>
        <w:ind w:left="4371" w:hanging="180"/>
      </w:pPr>
    </w:lvl>
    <w:lvl w:ilvl="6" w:tplc="0809000F" w:tentative="1">
      <w:start w:val="1"/>
      <w:numFmt w:val="decimal"/>
      <w:lvlText w:val="%7."/>
      <w:lvlJc w:val="left"/>
      <w:pPr>
        <w:ind w:left="5091" w:hanging="360"/>
      </w:pPr>
    </w:lvl>
    <w:lvl w:ilvl="7" w:tplc="08090019" w:tentative="1">
      <w:start w:val="1"/>
      <w:numFmt w:val="lowerLetter"/>
      <w:lvlText w:val="%8."/>
      <w:lvlJc w:val="left"/>
      <w:pPr>
        <w:ind w:left="5811" w:hanging="360"/>
      </w:pPr>
    </w:lvl>
    <w:lvl w:ilvl="8" w:tplc="0809001B" w:tentative="1">
      <w:start w:val="1"/>
      <w:numFmt w:val="lowerRoman"/>
      <w:lvlText w:val="%9."/>
      <w:lvlJc w:val="right"/>
      <w:pPr>
        <w:ind w:left="6531" w:hanging="180"/>
      </w:pPr>
    </w:lvl>
  </w:abstractNum>
  <w:abstractNum w:abstractNumId="19" w15:restartNumberingAfterBreak="0">
    <w:nsid w:val="376C56AD"/>
    <w:multiLevelType w:val="hybridMultilevel"/>
    <w:tmpl w:val="DB6A294E"/>
    <w:lvl w:ilvl="0" w:tplc="CAC8E3A4">
      <w:start w:val="1"/>
      <w:numFmt w:val="decimal"/>
      <w:lvlText w:val="%1."/>
      <w:lvlJc w:val="left"/>
      <w:pPr>
        <w:ind w:left="753" w:hanging="360"/>
      </w:pPr>
      <w:rPr>
        <w:rFonts w:hint="default"/>
      </w:rPr>
    </w:lvl>
    <w:lvl w:ilvl="1" w:tplc="08090019" w:tentative="1">
      <w:start w:val="1"/>
      <w:numFmt w:val="lowerLetter"/>
      <w:lvlText w:val="%2."/>
      <w:lvlJc w:val="left"/>
      <w:pPr>
        <w:ind w:left="1473" w:hanging="360"/>
      </w:pPr>
    </w:lvl>
    <w:lvl w:ilvl="2" w:tplc="0809001B" w:tentative="1">
      <w:start w:val="1"/>
      <w:numFmt w:val="lowerRoman"/>
      <w:lvlText w:val="%3."/>
      <w:lvlJc w:val="right"/>
      <w:pPr>
        <w:ind w:left="2193" w:hanging="180"/>
      </w:pPr>
    </w:lvl>
    <w:lvl w:ilvl="3" w:tplc="0809000F" w:tentative="1">
      <w:start w:val="1"/>
      <w:numFmt w:val="decimal"/>
      <w:lvlText w:val="%4."/>
      <w:lvlJc w:val="left"/>
      <w:pPr>
        <w:ind w:left="2913" w:hanging="360"/>
      </w:pPr>
    </w:lvl>
    <w:lvl w:ilvl="4" w:tplc="08090019" w:tentative="1">
      <w:start w:val="1"/>
      <w:numFmt w:val="lowerLetter"/>
      <w:lvlText w:val="%5."/>
      <w:lvlJc w:val="left"/>
      <w:pPr>
        <w:ind w:left="3633" w:hanging="360"/>
      </w:pPr>
    </w:lvl>
    <w:lvl w:ilvl="5" w:tplc="0809001B" w:tentative="1">
      <w:start w:val="1"/>
      <w:numFmt w:val="lowerRoman"/>
      <w:lvlText w:val="%6."/>
      <w:lvlJc w:val="right"/>
      <w:pPr>
        <w:ind w:left="4353" w:hanging="180"/>
      </w:pPr>
    </w:lvl>
    <w:lvl w:ilvl="6" w:tplc="0809000F" w:tentative="1">
      <w:start w:val="1"/>
      <w:numFmt w:val="decimal"/>
      <w:lvlText w:val="%7."/>
      <w:lvlJc w:val="left"/>
      <w:pPr>
        <w:ind w:left="5073" w:hanging="360"/>
      </w:pPr>
    </w:lvl>
    <w:lvl w:ilvl="7" w:tplc="08090019" w:tentative="1">
      <w:start w:val="1"/>
      <w:numFmt w:val="lowerLetter"/>
      <w:lvlText w:val="%8."/>
      <w:lvlJc w:val="left"/>
      <w:pPr>
        <w:ind w:left="5793" w:hanging="360"/>
      </w:pPr>
    </w:lvl>
    <w:lvl w:ilvl="8" w:tplc="0809001B" w:tentative="1">
      <w:start w:val="1"/>
      <w:numFmt w:val="lowerRoman"/>
      <w:lvlText w:val="%9."/>
      <w:lvlJc w:val="right"/>
      <w:pPr>
        <w:ind w:left="6513" w:hanging="180"/>
      </w:pPr>
    </w:lvl>
  </w:abstractNum>
  <w:abstractNum w:abstractNumId="20" w15:restartNumberingAfterBreak="0">
    <w:nsid w:val="39860F74"/>
    <w:multiLevelType w:val="hybridMultilevel"/>
    <w:tmpl w:val="22CC5E48"/>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1" w15:restartNumberingAfterBreak="0">
    <w:nsid w:val="39DA20F9"/>
    <w:multiLevelType w:val="hybridMultilevel"/>
    <w:tmpl w:val="2CF64F40"/>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2" w15:restartNumberingAfterBreak="0">
    <w:nsid w:val="3A645472"/>
    <w:multiLevelType w:val="hybridMultilevel"/>
    <w:tmpl w:val="04BA952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3DB62A4C"/>
    <w:multiLevelType w:val="hybridMultilevel"/>
    <w:tmpl w:val="15A47A4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4" w15:restartNumberingAfterBreak="0">
    <w:nsid w:val="3FA90055"/>
    <w:multiLevelType w:val="hybridMultilevel"/>
    <w:tmpl w:val="3B188B80"/>
    <w:lvl w:ilvl="0" w:tplc="DED8C32A">
      <w:start w:val="1"/>
      <w:numFmt w:val="decimal"/>
      <w:pStyle w:val="BulletsinRed-Style4"/>
      <w:lvlText w:val="%1."/>
      <w:lvlJc w:val="left"/>
      <w:pPr>
        <w:ind w:left="720" w:hanging="360"/>
      </w:pPr>
      <w:rPr>
        <w:rFonts w:hint="default"/>
        <w:color w:val="FF0000"/>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40793166"/>
    <w:multiLevelType w:val="hybridMultilevel"/>
    <w:tmpl w:val="B5A04C4C"/>
    <w:lvl w:ilvl="0" w:tplc="08090001">
      <w:start w:val="1"/>
      <w:numFmt w:val="bullet"/>
      <w:lvlText w:val=""/>
      <w:lvlJc w:val="left"/>
      <w:pPr>
        <w:ind w:left="1440" w:hanging="360"/>
      </w:pPr>
      <w:rPr>
        <w:rFonts w:hint="default" w:ascii="Symbol" w:hAnsi="Symbol"/>
      </w:rPr>
    </w:lvl>
    <w:lvl w:ilvl="1" w:tplc="08090003" w:tentative="1">
      <w:start w:val="1"/>
      <w:numFmt w:val="bullet"/>
      <w:lvlText w:val="o"/>
      <w:lvlJc w:val="left"/>
      <w:pPr>
        <w:ind w:left="2160" w:hanging="360"/>
      </w:pPr>
      <w:rPr>
        <w:rFonts w:hint="default" w:ascii="Courier New" w:hAnsi="Courier New" w:cs="Courier New"/>
      </w:rPr>
    </w:lvl>
    <w:lvl w:ilvl="2" w:tplc="08090005" w:tentative="1">
      <w:start w:val="1"/>
      <w:numFmt w:val="bullet"/>
      <w:lvlText w:val=""/>
      <w:lvlJc w:val="left"/>
      <w:pPr>
        <w:ind w:left="2880" w:hanging="360"/>
      </w:pPr>
      <w:rPr>
        <w:rFonts w:hint="default" w:ascii="Wingdings" w:hAnsi="Wingdings"/>
      </w:rPr>
    </w:lvl>
    <w:lvl w:ilvl="3" w:tplc="08090001" w:tentative="1">
      <w:start w:val="1"/>
      <w:numFmt w:val="bullet"/>
      <w:lvlText w:val=""/>
      <w:lvlJc w:val="left"/>
      <w:pPr>
        <w:ind w:left="3600" w:hanging="360"/>
      </w:pPr>
      <w:rPr>
        <w:rFonts w:hint="default" w:ascii="Symbol" w:hAnsi="Symbol"/>
      </w:rPr>
    </w:lvl>
    <w:lvl w:ilvl="4" w:tplc="08090003" w:tentative="1">
      <w:start w:val="1"/>
      <w:numFmt w:val="bullet"/>
      <w:lvlText w:val="o"/>
      <w:lvlJc w:val="left"/>
      <w:pPr>
        <w:ind w:left="4320" w:hanging="360"/>
      </w:pPr>
      <w:rPr>
        <w:rFonts w:hint="default" w:ascii="Courier New" w:hAnsi="Courier New" w:cs="Courier New"/>
      </w:rPr>
    </w:lvl>
    <w:lvl w:ilvl="5" w:tplc="08090005" w:tentative="1">
      <w:start w:val="1"/>
      <w:numFmt w:val="bullet"/>
      <w:lvlText w:val=""/>
      <w:lvlJc w:val="left"/>
      <w:pPr>
        <w:ind w:left="5040" w:hanging="360"/>
      </w:pPr>
      <w:rPr>
        <w:rFonts w:hint="default" w:ascii="Wingdings" w:hAnsi="Wingdings"/>
      </w:rPr>
    </w:lvl>
    <w:lvl w:ilvl="6" w:tplc="08090001" w:tentative="1">
      <w:start w:val="1"/>
      <w:numFmt w:val="bullet"/>
      <w:lvlText w:val=""/>
      <w:lvlJc w:val="left"/>
      <w:pPr>
        <w:ind w:left="5760" w:hanging="360"/>
      </w:pPr>
      <w:rPr>
        <w:rFonts w:hint="default" w:ascii="Symbol" w:hAnsi="Symbol"/>
      </w:rPr>
    </w:lvl>
    <w:lvl w:ilvl="7" w:tplc="08090003" w:tentative="1">
      <w:start w:val="1"/>
      <w:numFmt w:val="bullet"/>
      <w:lvlText w:val="o"/>
      <w:lvlJc w:val="left"/>
      <w:pPr>
        <w:ind w:left="6480" w:hanging="360"/>
      </w:pPr>
      <w:rPr>
        <w:rFonts w:hint="default" w:ascii="Courier New" w:hAnsi="Courier New" w:cs="Courier New"/>
      </w:rPr>
    </w:lvl>
    <w:lvl w:ilvl="8" w:tplc="08090005" w:tentative="1">
      <w:start w:val="1"/>
      <w:numFmt w:val="bullet"/>
      <w:lvlText w:val=""/>
      <w:lvlJc w:val="left"/>
      <w:pPr>
        <w:ind w:left="7200" w:hanging="360"/>
      </w:pPr>
      <w:rPr>
        <w:rFonts w:hint="default" w:ascii="Wingdings" w:hAnsi="Wingdings"/>
      </w:rPr>
    </w:lvl>
  </w:abstractNum>
  <w:abstractNum w:abstractNumId="26" w15:restartNumberingAfterBreak="0">
    <w:nsid w:val="41286085"/>
    <w:multiLevelType w:val="hybridMultilevel"/>
    <w:tmpl w:val="3BC44E48"/>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7" w15:restartNumberingAfterBreak="0">
    <w:nsid w:val="42C23DB5"/>
    <w:multiLevelType w:val="hybridMultilevel"/>
    <w:tmpl w:val="1C88104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8" w15:restartNumberingAfterBreak="0">
    <w:nsid w:val="4EDC05CA"/>
    <w:multiLevelType w:val="hybridMultilevel"/>
    <w:tmpl w:val="893678F6"/>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9" w15:restartNumberingAfterBreak="0">
    <w:nsid w:val="586D1E96"/>
    <w:multiLevelType w:val="hybridMultilevel"/>
    <w:tmpl w:val="0ACEBA70"/>
    <w:lvl w:ilvl="0" w:tplc="08090001">
      <w:start w:val="1"/>
      <w:numFmt w:val="bullet"/>
      <w:lvlText w:val=""/>
      <w:lvlJc w:val="left"/>
      <w:pPr>
        <w:ind w:left="1440" w:hanging="360"/>
      </w:pPr>
      <w:rPr>
        <w:rFonts w:hint="default" w:ascii="Symbol" w:hAnsi="Symbol"/>
      </w:rPr>
    </w:lvl>
    <w:lvl w:ilvl="1" w:tplc="08090003" w:tentative="1">
      <w:start w:val="1"/>
      <w:numFmt w:val="bullet"/>
      <w:lvlText w:val="o"/>
      <w:lvlJc w:val="left"/>
      <w:pPr>
        <w:ind w:left="2160" w:hanging="360"/>
      </w:pPr>
      <w:rPr>
        <w:rFonts w:hint="default" w:ascii="Courier New" w:hAnsi="Courier New" w:cs="Courier New"/>
      </w:rPr>
    </w:lvl>
    <w:lvl w:ilvl="2" w:tplc="08090005" w:tentative="1">
      <w:start w:val="1"/>
      <w:numFmt w:val="bullet"/>
      <w:lvlText w:val=""/>
      <w:lvlJc w:val="left"/>
      <w:pPr>
        <w:ind w:left="2880" w:hanging="360"/>
      </w:pPr>
      <w:rPr>
        <w:rFonts w:hint="default" w:ascii="Wingdings" w:hAnsi="Wingdings"/>
      </w:rPr>
    </w:lvl>
    <w:lvl w:ilvl="3" w:tplc="08090001" w:tentative="1">
      <w:start w:val="1"/>
      <w:numFmt w:val="bullet"/>
      <w:lvlText w:val=""/>
      <w:lvlJc w:val="left"/>
      <w:pPr>
        <w:ind w:left="3600" w:hanging="360"/>
      </w:pPr>
      <w:rPr>
        <w:rFonts w:hint="default" w:ascii="Symbol" w:hAnsi="Symbol"/>
      </w:rPr>
    </w:lvl>
    <w:lvl w:ilvl="4" w:tplc="08090003" w:tentative="1">
      <w:start w:val="1"/>
      <w:numFmt w:val="bullet"/>
      <w:lvlText w:val="o"/>
      <w:lvlJc w:val="left"/>
      <w:pPr>
        <w:ind w:left="4320" w:hanging="360"/>
      </w:pPr>
      <w:rPr>
        <w:rFonts w:hint="default" w:ascii="Courier New" w:hAnsi="Courier New" w:cs="Courier New"/>
      </w:rPr>
    </w:lvl>
    <w:lvl w:ilvl="5" w:tplc="08090005" w:tentative="1">
      <w:start w:val="1"/>
      <w:numFmt w:val="bullet"/>
      <w:lvlText w:val=""/>
      <w:lvlJc w:val="left"/>
      <w:pPr>
        <w:ind w:left="5040" w:hanging="360"/>
      </w:pPr>
      <w:rPr>
        <w:rFonts w:hint="default" w:ascii="Wingdings" w:hAnsi="Wingdings"/>
      </w:rPr>
    </w:lvl>
    <w:lvl w:ilvl="6" w:tplc="08090001" w:tentative="1">
      <w:start w:val="1"/>
      <w:numFmt w:val="bullet"/>
      <w:lvlText w:val=""/>
      <w:lvlJc w:val="left"/>
      <w:pPr>
        <w:ind w:left="5760" w:hanging="360"/>
      </w:pPr>
      <w:rPr>
        <w:rFonts w:hint="default" w:ascii="Symbol" w:hAnsi="Symbol"/>
      </w:rPr>
    </w:lvl>
    <w:lvl w:ilvl="7" w:tplc="08090003" w:tentative="1">
      <w:start w:val="1"/>
      <w:numFmt w:val="bullet"/>
      <w:lvlText w:val="o"/>
      <w:lvlJc w:val="left"/>
      <w:pPr>
        <w:ind w:left="6480" w:hanging="360"/>
      </w:pPr>
      <w:rPr>
        <w:rFonts w:hint="default" w:ascii="Courier New" w:hAnsi="Courier New" w:cs="Courier New"/>
      </w:rPr>
    </w:lvl>
    <w:lvl w:ilvl="8" w:tplc="08090005" w:tentative="1">
      <w:start w:val="1"/>
      <w:numFmt w:val="bullet"/>
      <w:lvlText w:val=""/>
      <w:lvlJc w:val="left"/>
      <w:pPr>
        <w:ind w:left="7200" w:hanging="360"/>
      </w:pPr>
      <w:rPr>
        <w:rFonts w:hint="default" w:ascii="Wingdings" w:hAnsi="Wingdings"/>
      </w:rPr>
    </w:lvl>
  </w:abstractNum>
  <w:abstractNum w:abstractNumId="30" w15:restartNumberingAfterBreak="0">
    <w:nsid w:val="5CCB2D0B"/>
    <w:multiLevelType w:val="hybridMultilevel"/>
    <w:tmpl w:val="8AFEB28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1" w15:restartNumberingAfterBreak="0">
    <w:nsid w:val="644F0056"/>
    <w:multiLevelType w:val="hybridMultilevel"/>
    <w:tmpl w:val="C66491C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2" w15:restartNumberingAfterBreak="0">
    <w:nsid w:val="64C9D6B8"/>
    <w:multiLevelType w:val="hybridMultilevel"/>
    <w:tmpl w:val="FFFFFFFF"/>
    <w:lvl w:ilvl="0" w:tplc="489C1FFA">
      <w:start w:val="9"/>
      <w:numFmt w:val="decimal"/>
      <w:lvlText w:val="%1.0"/>
      <w:lvlJc w:val="left"/>
      <w:pPr>
        <w:ind w:left="360" w:hanging="360"/>
      </w:pPr>
    </w:lvl>
    <w:lvl w:ilvl="1" w:tplc="0F9068F0">
      <w:start w:val="1"/>
      <w:numFmt w:val="lowerLetter"/>
      <w:lvlText w:val="%2."/>
      <w:lvlJc w:val="left"/>
      <w:pPr>
        <w:ind w:left="567" w:hanging="360"/>
      </w:pPr>
    </w:lvl>
    <w:lvl w:ilvl="2" w:tplc="19F06A10">
      <w:start w:val="1"/>
      <w:numFmt w:val="lowerRoman"/>
      <w:lvlText w:val="%3."/>
      <w:lvlJc w:val="right"/>
      <w:pPr>
        <w:ind w:left="567" w:hanging="180"/>
      </w:pPr>
    </w:lvl>
    <w:lvl w:ilvl="3" w:tplc="66B81E82">
      <w:start w:val="1"/>
      <w:numFmt w:val="decimal"/>
      <w:lvlText w:val="%4."/>
      <w:lvlJc w:val="left"/>
      <w:pPr>
        <w:ind w:left="567" w:hanging="360"/>
      </w:pPr>
    </w:lvl>
    <w:lvl w:ilvl="4" w:tplc="E9FE55B6">
      <w:start w:val="1"/>
      <w:numFmt w:val="lowerLetter"/>
      <w:lvlText w:val="%5."/>
      <w:lvlJc w:val="left"/>
      <w:pPr>
        <w:ind w:left="567" w:hanging="360"/>
      </w:pPr>
    </w:lvl>
    <w:lvl w:ilvl="5" w:tplc="9D9AAAB2">
      <w:start w:val="1"/>
      <w:numFmt w:val="lowerRoman"/>
      <w:lvlText w:val="%6."/>
      <w:lvlJc w:val="right"/>
      <w:pPr>
        <w:ind w:left="567" w:hanging="180"/>
      </w:pPr>
    </w:lvl>
    <w:lvl w:ilvl="6" w:tplc="DB84DEBA">
      <w:start w:val="1"/>
      <w:numFmt w:val="decimal"/>
      <w:lvlText w:val="%7."/>
      <w:lvlJc w:val="left"/>
      <w:pPr>
        <w:ind w:left="567" w:hanging="360"/>
      </w:pPr>
    </w:lvl>
    <w:lvl w:ilvl="7" w:tplc="41F4835A">
      <w:start w:val="1"/>
      <w:numFmt w:val="lowerLetter"/>
      <w:lvlText w:val="%8."/>
      <w:lvlJc w:val="left"/>
      <w:pPr>
        <w:ind w:left="567" w:hanging="360"/>
      </w:pPr>
    </w:lvl>
    <w:lvl w:ilvl="8" w:tplc="961674AA">
      <w:start w:val="1"/>
      <w:numFmt w:val="lowerRoman"/>
      <w:lvlText w:val="%9."/>
      <w:lvlJc w:val="right"/>
      <w:pPr>
        <w:ind w:left="567" w:hanging="180"/>
      </w:pPr>
    </w:lvl>
  </w:abstractNum>
  <w:abstractNum w:abstractNumId="33" w15:restartNumberingAfterBreak="0">
    <w:nsid w:val="662271C4"/>
    <w:multiLevelType w:val="hybridMultilevel"/>
    <w:tmpl w:val="984AE236"/>
    <w:lvl w:ilvl="0" w:tplc="08090001">
      <w:start w:val="1"/>
      <w:numFmt w:val="bullet"/>
      <w:lvlText w:val=""/>
      <w:lvlJc w:val="left"/>
      <w:pPr>
        <w:ind w:left="1440" w:hanging="360"/>
      </w:pPr>
      <w:rPr>
        <w:rFonts w:hint="default" w:ascii="Symbol" w:hAnsi="Symbol"/>
      </w:rPr>
    </w:lvl>
    <w:lvl w:ilvl="1" w:tplc="08090003" w:tentative="1">
      <w:start w:val="1"/>
      <w:numFmt w:val="bullet"/>
      <w:lvlText w:val="o"/>
      <w:lvlJc w:val="left"/>
      <w:pPr>
        <w:ind w:left="2160" w:hanging="360"/>
      </w:pPr>
      <w:rPr>
        <w:rFonts w:hint="default" w:ascii="Courier New" w:hAnsi="Courier New" w:cs="Courier New"/>
      </w:rPr>
    </w:lvl>
    <w:lvl w:ilvl="2" w:tplc="08090005" w:tentative="1">
      <w:start w:val="1"/>
      <w:numFmt w:val="bullet"/>
      <w:lvlText w:val=""/>
      <w:lvlJc w:val="left"/>
      <w:pPr>
        <w:ind w:left="2880" w:hanging="360"/>
      </w:pPr>
      <w:rPr>
        <w:rFonts w:hint="default" w:ascii="Wingdings" w:hAnsi="Wingdings"/>
      </w:rPr>
    </w:lvl>
    <w:lvl w:ilvl="3" w:tplc="08090001" w:tentative="1">
      <w:start w:val="1"/>
      <w:numFmt w:val="bullet"/>
      <w:lvlText w:val=""/>
      <w:lvlJc w:val="left"/>
      <w:pPr>
        <w:ind w:left="3600" w:hanging="360"/>
      </w:pPr>
      <w:rPr>
        <w:rFonts w:hint="default" w:ascii="Symbol" w:hAnsi="Symbol"/>
      </w:rPr>
    </w:lvl>
    <w:lvl w:ilvl="4" w:tplc="08090003" w:tentative="1">
      <w:start w:val="1"/>
      <w:numFmt w:val="bullet"/>
      <w:lvlText w:val="o"/>
      <w:lvlJc w:val="left"/>
      <w:pPr>
        <w:ind w:left="4320" w:hanging="360"/>
      </w:pPr>
      <w:rPr>
        <w:rFonts w:hint="default" w:ascii="Courier New" w:hAnsi="Courier New" w:cs="Courier New"/>
      </w:rPr>
    </w:lvl>
    <w:lvl w:ilvl="5" w:tplc="08090005" w:tentative="1">
      <w:start w:val="1"/>
      <w:numFmt w:val="bullet"/>
      <w:lvlText w:val=""/>
      <w:lvlJc w:val="left"/>
      <w:pPr>
        <w:ind w:left="5040" w:hanging="360"/>
      </w:pPr>
      <w:rPr>
        <w:rFonts w:hint="default" w:ascii="Wingdings" w:hAnsi="Wingdings"/>
      </w:rPr>
    </w:lvl>
    <w:lvl w:ilvl="6" w:tplc="08090001" w:tentative="1">
      <w:start w:val="1"/>
      <w:numFmt w:val="bullet"/>
      <w:lvlText w:val=""/>
      <w:lvlJc w:val="left"/>
      <w:pPr>
        <w:ind w:left="5760" w:hanging="360"/>
      </w:pPr>
      <w:rPr>
        <w:rFonts w:hint="default" w:ascii="Symbol" w:hAnsi="Symbol"/>
      </w:rPr>
    </w:lvl>
    <w:lvl w:ilvl="7" w:tplc="08090003" w:tentative="1">
      <w:start w:val="1"/>
      <w:numFmt w:val="bullet"/>
      <w:lvlText w:val="o"/>
      <w:lvlJc w:val="left"/>
      <w:pPr>
        <w:ind w:left="6480" w:hanging="360"/>
      </w:pPr>
      <w:rPr>
        <w:rFonts w:hint="default" w:ascii="Courier New" w:hAnsi="Courier New" w:cs="Courier New"/>
      </w:rPr>
    </w:lvl>
    <w:lvl w:ilvl="8" w:tplc="08090005" w:tentative="1">
      <w:start w:val="1"/>
      <w:numFmt w:val="bullet"/>
      <w:lvlText w:val=""/>
      <w:lvlJc w:val="left"/>
      <w:pPr>
        <w:ind w:left="7200" w:hanging="360"/>
      </w:pPr>
      <w:rPr>
        <w:rFonts w:hint="default" w:ascii="Wingdings" w:hAnsi="Wingdings"/>
      </w:rPr>
    </w:lvl>
  </w:abstractNum>
  <w:abstractNum w:abstractNumId="34" w15:restartNumberingAfterBreak="0">
    <w:nsid w:val="67102199"/>
    <w:multiLevelType w:val="multilevel"/>
    <w:tmpl w:val="D1064E50"/>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5" w15:restartNumberingAfterBreak="0">
    <w:nsid w:val="6BB424C2"/>
    <w:multiLevelType w:val="hybridMultilevel"/>
    <w:tmpl w:val="FFFFFFFF"/>
    <w:lvl w:ilvl="0" w:tplc="42E0E4D4">
      <w:start w:val="1"/>
      <w:numFmt w:val="bullet"/>
      <w:lvlText w:val=""/>
      <w:lvlJc w:val="left"/>
      <w:pPr>
        <w:ind w:left="720" w:hanging="360"/>
      </w:pPr>
      <w:rPr>
        <w:rFonts w:hint="default" w:ascii="Symbol" w:hAnsi="Symbol"/>
      </w:rPr>
    </w:lvl>
    <w:lvl w:ilvl="1" w:tplc="13D63D48">
      <w:start w:val="1"/>
      <w:numFmt w:val="bullet"/>
      <w:lvlText w:val="o"/>
      <w:lvlJc w:val="left"/>
      <w:pPr>
        <w:ind w:left="1440" w:hanging="360"/>
      </w:pPr>
      <w:rPr>
        <w:rFonts w:hint="default" w:ascii="Courier New" w:hAnsi="Courier New"/>
      </w:rPr>
    </w:lvl>
    <w:lvl w:ilvl="2" w:tplc="40E85C40">
      <w:start w:val="1"/>
      <w:numFmt w:val="bullet"/>
      <w:lvlText w:val=""/>
      <w:lvlJc w:val="left"/>
      <w:pPr>
        <w:ind w:left="2160" w:hanging="360"/>
      </w:pPr>
      <w:rPr>
        <w:rFonts w:hint="default" w:ascii="Wingdings" w:hAnsi="Wingdings"/>
      </w:rPr>
    </w:lvl>
    <w:lvl w:ilvl="3" w:tplc="7D7C6548">
      <w:start w:val="1"/>
      <w:numFmt w:val="bullet"/>
      <w:lvlText w:val=""/>
      <w:lvlJc w:val="left"/>
      <w:pPr>
        <w:ind w:left="2880" w:hanging="360"/>
      </w:pPr>
      <w:rPr>
        <w:rFonts w:hint="default" w:ascii="Symbol" w:hAnsi="Symbol"/>
      </w:rPr>
    </w:lvl>
    <w:lvl w:ilvl="4" w:tplc="D5E09BE4">
      <w:start w:val="1"/>
      <w:numFmt w:val="bullet"/>
      <w:lvlText w:val="o"/>
      <w:lvlJc w:val="left"/>
      <w:pPr>
        <w:ind w:left="3600" w:hanging="360"/>
      </w:pPr>
      <w:rPr>
        <w:rFonts w:hint="default" w:ascii="Courier New" w:hAnsi="Courier New"/>
      </w:rPr>
    </w:lvl>
    <w:lvl w:ilvl="5" w:tplc="1B7232BC">
      <w:start w:val="1"/>
      <w:numFmt w:val="bullet"/>
      <w:lvlText w:val=""/>
      <w:lvlJc w:val="left"/>
      <w:pPr>
        <w:ind w:left="4320" w:hanging="360"/>
      </w:pPr>
      <w:rPr>
        <w:rFonts w:hint="default" w:ascii="Wingdings" w:hAnsi="Wingdings"/>
      </w:rPr>
    </w:lvl>
    <w:lvl w:ilvl="6" w:tplc="BFD4BDA6">
      <w:start w:val="1"/>
      <w:numFmt w:val="bullet"/>
      <w:lvlText w:val=""/>
      <w:lvlJc w:val="left"/>
      <w:pPr>
        <w:ind w:left="5040" w:hanging="360"/>
      </w:pPr>
      <w:rPr>
        <w:rFonts w:hint="default" w:ascii="Symbol" w:hAnsi="Symbol"/>
      </w:rPr>
    </w:lvl>
    <w:lvl w:ilvl="7" w:tplc="44A245AC">
      <w:start w:val="1"/>
      <w:numFmt w:val="bullet"/>
      <w:lvlText w:val="o"/>
      <w:lvlJc w:val="left"/>
      <w:pPr>
        <w:ind w:left="5760" w:hanging="360"/>
      </w:pPr>
      <w:rPr>
        <w:rFonts w:hint="default" w:ascii="Courier New" w:hAnsi="Courier New"/>
      </w:rPr>
    </w:lvl>
    <w:lvl w:ilvl="8" w:tplc="5A3286DC">
      <w:start w:val="1"/>
      <w:numFmt w:val="bullet"/>
      <w:lvlText w:val=""/>
      <w:lvlJc w:val="left"/>
      <w:pPr>
        <w:ind w:left="6480" w:hanging="360"/>
      </w:pPr>
      <w:rPr>
        <w:rFonts w:hint="default" w:ascii="Wingdings" w:hAnsi="Wingdings"/>
      </w:rPr>
    </w:lvl>
  </w:abstractNum>
  <w:abstractNum w:abstractNumId="36" w15:restartNumberingAfterBreak="0">
    <w:nsid w:val="6C4B5499"/>
    <w:multiLevelType w:val="hybridMultilevel"/>
    <w:tmpl w:val="79D68A8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6D5D4E2A"/>
    <w:multiLevelType w:val="hybridMultilevel"/>
    <w:tmpl w:val="CFC44FE4"/>
    <w:lvl w:ilvl="0" w:tplc="08090001">
      <w:start w:val="1"/>
      <w:numFmt w:val="bullet"/>
      <w:lvlText w:val=""/>
      <w:lvlJc w:val="left"/>
      <w:pPr>
        <w:ind w:left="1440" w:hanging="360"/>
      </w:pPr>
      <w:rPr>
        <w:rFonts w:hint="default" w:ascii="Symbol" w:hAnsi="Symbol"/>
      </w:rPr>
    </w:lvl>
    <w:lvl w:ilvl="1" w:tplc="08090003" w:tentative="1">
      <w:start w:val="1"/>
      <w:numFmt w:val="bullet"/>
      <w:lvlText w:val="o"/>
      <w:lvlJc w:val="left"/>
      <w:pPr>
        <w:ind w:left="2160" w:hanging="360"/>
      </w:pPr>
      <w:rPr>
        <w:rFonts w:hint="default" w:ascii="Courier New" w:hAnsi="Courier New" w:cs="Courier New"/>
      </w:rPr>
    </w:lvl>
    <w:lvl w:ilvl="2" w:tplc="08090005" w:tentative="1">
      <w:start w:val="1"/>
      <w:numFmt w:val="bullet"/>
      <w:lvlText w:val=""/>
      <w:lvlJc w:val="left"/>
      <w:pPr>
        <w:ind w:left="2880" w:hanging="360"/>
      </w:pPr>
      <w:rPr>
        <w:rFonts w:hint="default" w:ascii="Wingdings" w:hAnsi="Wingdings"/>
      </w:rPr>
    </w:lvl>
    <w:lvl w:ilvl="3" w:tplc="08090001" w:tentative="1">
      <w:start w:val="1"/>
      <w:numFmt w:val="bullet"/>
      <w:lvlText w:val=""/>
      <w:lvlJc w:val="left"/>
      <w:pPr>
        <w:ind w:left="3600" w:hanging="360"/>
      </w:pPr>
      <w:rPr>
        <w:rFonts w:hint="default" w:ascii="Symbol" w:hAnsi="Symbol"/>
      </w:rPr>
    </w:lvl>
    <w:lvl w:ilvl="4" w:tplc="08090003" w:tentative="1">
      <w:start w:val="1"/>
      <w:numFmt w:val="bullet"/>
      <w:lvlText w:val="o"/>
      <w:lvlJc w:val="left"/>
      <w:pPr>
        <w:ind w:left="4320" w:hanging="360"/>
      </w:pPr>
      <w:rPr>
        <w:rFonts w:hint="default" w:ascii="Courier New" w:hAnsi="Courier New" w:cs="Courier New"/>
      </w:rPr>
    </w:lvl>
    <w:lvl w:ilvl="5" w:tplc="08090005" w:tentative="1">
      <w:start w:val="1"/>
      <w:numFmt w:val="bullet"/>
      <w:lvlText w:val=""/>
      <w:lvlJc w:val="left"/>
      <w:pPr>
        <w:ind w:left="5040" w:hanging="360"/>
      </w:pPr>
      <w:rPr>
        <w:rFonts w:hint="default" w:ascii="Wingdings" w:hAnsi="Wingdings"/>
      </w:rPr>
    </w:lvl>
    <w:lvl w:ilvl="6" w:tplc="08090001" w:tentative="1">
      <w:start w:val="1"/>
      <w:numFmt w:val="bullet"/>
      <w:lvlText w:val=""/>
      <w:lvlJc w:val="left"/>
      <w:pPr>
        <w:ind w:left="5760" w:hanging="360"/>
      </w:pPr>
      <w:rPr>
        <w:rFonts w:hint="default" w:ascii="Symbol" w:hAnsi="Symbol"/>
      </w:rPr>
    </w:lvl>
    <w:lvl w:ilvl="7" w:tplc="08090003" w:tentative="1">
      <w:start w:val="1"/>
      <w:numFmt w:val="bullet"/>
      <w:lvlText w:val="o"/>
      <w:lvlJc w:val="left"/>
      <w:pPr>
        <w:ind w:left="6480" w:hanging="360"/>
      </w:pPr>
      <w:rPr>
        <w:rFonts w:hint="default" w:ascii="Courier New" w:hAnsi="Courier New" w:cs="Courier New"/>
      </w:rPr>
    </w:lvl>
    <w:lvl w:ilvl="8" w:tplc="08090005" w:tentative="1">
      <w:start w:val="1"/>
      <w:numFmt w:val="bullet"/>
      <w:lvlText w:val=""/>
      <w:lvlJc w:val="left"/>
      <w:pPr>
        <w:ind w:left="7200" w:hanging="360"/>
      </w:pPr>
      <w:rPr>
        <w:rFonts w:hint="default" w:ascii="Wingdings" w:hAnsi="Wingdings"/>
      </w:rPr>
    </w:lvl>
  </w:abstractNum>
  <w:abstractNum w:abstractNumId="38" w15:restartNumberingAfterBreak="0">
    <w:nsid w:val="6EEE65DA"/>
    <w:multiLevelType w:val="hybridMultilevel"/>
    <w:tmpl w:val="3ECA17A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79B2640C"/>
    <w:multiLevelType w:val="hybridMultilevel"/>
    <w:tmpl w:val="5996678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0" w15:restartNumberingAfterBreak="0">
    <w:nsid w:val="7D132801"/>
    <w:multiLevelType w:val="hybridMultilevel"/>
    <w:tmpl w:val="B0728A14"/>
    <w:lvl w:ilvl="0" w:tplc="89564C5C">
      <w:start w:val="1"/>
      <w:numFmt w:val="decimal"/>
      <w:lvlText w:val="%1."/>
      <w:lvlJc w:val="left"/>
      <w:pPr>
        <w:ind w:left="720" w:hanging="360"/>
      </w:pPr>
      <w:rPr>
        <w:rFonts w:hint="default"/>
        <w:color w:val="FF000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478497059">
    <w:abstractNumId w:val="3"/>
  </w:num>
  <w:num w:numId="2" w16cid:durableId="1554199300">
    <w:abstractNumId w:val="14"/>
  </w:num>
  <w:num w:numId="3" w16cid:durableId="957026314">
    <w:abstractNumId w:val="22"/>
  </w:num>
  <w:num w:numId="4" w16cid:durableId="1211185622">
    <w:abstractNumId w:val="5"/>
  </w:num>
  <w:num w:numId="5" w16cid:durableId="596795713">
    <w:abstractNumId w:val="26"/>
  </w:num>
  <w:num w:numId="6" w16cid:durableId="2132700670">
    <w:abstractNumId w:val="2"/>
  </w:num>
  <w:num w:numId="7" w16cid:durableId="1461997170">
    <w:abstractNumId w:val="36"/>
  </w:num>
  <w:num w:numId="8" w16cid:durableId="100227388">
    <w:abstractNumId w:val="38"/>
  </w:num>
  <w:num w:numId="9" w16cid:durableId="2019772501">
    <w:abstractNumId w:val="20"/>
  </w:num>
  <w:num w:numId="10" w16cid:durableId="585000221">
    <w:abstractNumId w:val="6"/>
  </w:num>
  <w:num w:numId="11" w16cid:durableId="1807313906">
    <w:abstractNumId w:val="9"/>
  </w:num>
  <w:num w:numId="12" w16cid:durableId="1239096788">
    <w:abstractNumId w:val="12"/>
  </w:num>
  <w:num w:numId="13" w16cid:durableId="1060789024">
    <w:abstractNumId w:val="1"/>
  </w:num>
  <w:num w:numId="14" w16cid:durableId="779564757">
    <w:abstractNumId w:val="18"/>
  </w:num>
  <w:num w:numId="15" w16cid:durableId="700976338">
    <w:abstractNumId w:val="7"/>
  </w:num>
  <w:num w:numId="16" w16cid:durableId="1577086190">
    <w:abstractNumId w:val="17"/>
  </w:num>
  <w:num w:numId="17" w16cid:durableId="2000039995">
    <w:abstractNumId w:val="40"/>
  </w:num>
  <w:num w:numId="18" w16cid:durableId="1664237716">
    <w:abstractNumId w:val="24"/>
  </w:num>
  <w:num w:numId="19" w16cid:durableId="387462318">
    <w:abstractNumId w:val="24"/>
    <w:lvlOverride w:ilvl="0">
      <w:startOverride w:val="1"/>
    </w:lvlOverride>
  </w:num>
  <w:num w:numId="20" w16cid:durableId="1129394059">
    <w:abstractNumId w:val="16"/>
  </w:num>
  <w:num w:numId="21" w16cid:durableId="1518469498">
    <w:abstractNumId w:val="29"/>
  </w:num>
  <w:num w:numId="22" w16cid:durableId="1385257344">
    <w:abstractNumId w:val="25"/>
  </w:num>
  <w:num w:numId="23" w16cid:durableId="1935045235">
    <w:abstractNumId w:val="37"/>
  </w:num>
  <w:num w:numId="24" w16cid:durableId="1725443347">
    <w:abstractNumId w:val="33"/>
  </w:num>
  <w:num w:numId="25" w16cid:durableId="1095906935">
    <w:abstractNumId w:val="11"/>
  </w:num>
  <w:num w:numId="26" w16cid:durableId="2131581597">
    <w:abstractNumId w:val="0"/>
  </w:num>
  <w:num w:numId="27" w16cid:durableId="1456673443">
    <w:abstractNumId w:val="19"/>
  </w:num>
  <w:num w:numId="28" w16cid:durableId="617033631">
    <w:abstractNumId w:val="10"/>
  </w:num>
  <w:num w:numId="29" w16cid:durableId="485587783">
    <w:abstractNumId w:val="8"/>
  </w:num>
  <w:num w:numId="30" w16cid:durableId="713383923">
    <w:abstractNumId w:val="34"/>
  </w:num>
  <w:num w:numId="31" w16cid:durableId="782455149">
    <w:abstractNumId w:val="35"/>
  </w:num>
  <w:num w:numId="32" w16cid:durableId="425005535">
    <w:abstractNumId w:val="32"/>
  </w:num>
  <w:num w:numId="33" w16cid:durableId="872115308">
    <w:abstractNumId w:val="27"/>
  </w:num>
  <w:num w:numId="34" w16cid:durableId="1683163011">
    <w:abstractNumId w:val="31"/>
  </w:num>
  <w:num w:numId="35" w16cid:durableId="180048172">
    <w:abstractNumId w:val="23"/>
  </w:num>
  <w:num w:numId="36" w16cid:durableId="131869475">
    <w:abstractNumId w:val="4"/>
  </w:num>
  <w:num w:numId="37" w16cid:durableId="1460686212">
    <w:abstractNumId w:val="39"/>
  </w:num>
  <w:num w:numId="38" w16cid:durableId="1356733282">
    <w:abstractNumId w:val="21"/>
  </w:num>
  <w:num w:numId="39" w16cid:durableId="10111161">
    <w:abstractNumId w:val="13"/>
  </w:num>
  <w:num w:numId="40" w16cid:durableId="2120681070">
    <w:abstractNumId w:val="30"/>
  </w:num>
  <w:num w:numId="41" w16cid:durableId="348993853">
    <w:abstractNumId w:val="15"/>
  </w:num>
  <w:num w:numId="42" w16cid:durableId="720522240">
    <w:abstractNumId w:val="28"/>
  </w:num>
  <w:numIdMacAtCleanup w:val="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ammi Williams">
    <w15:presenceInfo w15:providerId="AD" w15:userId="S::ouit0407@ox.ac.uk::6c6ba4d4-6652-49a9-8289-2eb922c099ef"/>
  </w15:person>
  <w15:person w15:author="Simon Welsh">
    <w15:presenceInfo w15:providerId="AD" w15:userId="S::safe0046@ox.ac.uk::ade92490-a11f-4f70-ae20-08ddc0d21b29"/>
  </w15:person>
  <w15:person w15:author="Karen Williams">
    <w15:presenceInfo w15:providerId="AD" w15:userId="S::otss0781@ox.ac.uk::835616c1-90f8-4ec2-8b48-d9aff75ee815"/>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trackRevisions w:val="false"/>
  <w:defaultTabStop w:val="0"/>
  <w:characterSpacingControl w:val="doNotCompress"/>
  <w:hdrShapeDefaults>
    <o:shapedefaults v:ext="edit" spidmax="2052"/>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6BF4"/>
    <w:rsid w:val="0000013B"/>
    <w:rsid w:val="000002D0"/>
    <w:rsid w:val="0000046B"/>
    <w:rsid w:val="000004F7"/>
    <w:rsid w:val="00001D3E"/>
    <w:rsid w:val="0000272A"/>
    <w:rsid w:val="00002E58"/>
    <w:rsid w:val="00003360"/>
    <w:rsid w:val="000034EB"/>
    <w:rsid w:val="00003A89"/>
    <w:rsid w:val="00003DCF"/>
    <w:rsid w:val="00004E82"/>
    <w:rsid w:val="00005005"/>
    <w:rsid w:val="0000555E"/>
    <w:rsid w:val="0000567E"/>
    <w:rsid w:val="0000592C"/>
    <w:rsid w:val="00005E38"/>
    <w:rsid w:val="00005F83"/>
    <w:rsid w:val="000067FC"/>
    <w:rsid w:val="00006B64"/>
    <w:rsid w:val="00006C06"/>
    <w:rsid w:val="00006D24"/>
    <w:rsid w:val="0000779C"/>
    <w:rsid w:val="00010444"/>
    <w:rsid w:val="000114F3"/>
    <w:rsid w:val="000119C4"/>
    <w:rsid w:val="00011D78"/>
    <w:rsid w:val="000127E2"/>
    <w:rsid w:val="00012811"/>
    <w:rsid w:val="000128CB"/>
    <w:rsid w:val="000129C5"/>
    <w:rsid w:val="00012CC9"/>
    <w:rsid w:val="00013C14"/>
    <w:rsid w:val="00014155"/>
    <w:rsid w:val="0001423C"/>
    <w:rsid w:val="0001437A"/>
    <w:rsid w:val="000148B5"/>
    <w:rsid w:val="00014985"/>
    <w:rsid w:val="00015129"/>
    <w:rsid w:val="00015372"/>
    <w:rsid w:val="00015BB5"/>
    <w:rsid w:val="000165D8"/>
    <w:rsid w:val="00016869"/>
    <w:rsid w:val="0001690A"/>
    <w:rsid w:val="00016950"/>
    <w:rsid w:val="000170A2"/>
    <w:rsid w:val="00017A1B"/>
    <w:rsid w:val="00017E21"/>
    <w:rsid w:val="00020008"/>
    <w:rsid w:val="0002060D"/>
    <w:rsid w:val="00020B1D"/>
    <w:rsid w:val="000210D2"/>
    <w:rsid w:val="000210DF"/>
    <w:rsid w:val="0002184D"/>
    <w:rsid w:val="00021C3E"/>
    <w:rsid w:val="00021D88"/>
    <w:rsid w:val="00021EC4"/>
    <w:rsid w:val="00021FEF"/>
    <w:rsid w:val="00022605"/>
    <w:rsid w:val="00022B82"/>
    <w:rsid w:val="000230C0"/>
    <w:rsid w:val="000230DF"/>
    <w:rsid w:val="00023779"/>
    <w:rsid w:val="000242C0"/>
    <w:rsid w:val="00025282"/>
    <w:rsid w:val="00025A8B"/>
    <w:rsid w:val="00025E22"/>
    <w:rsid w:val="00026D0E"/>
    <w:rsid w:val="00026E82"/>
    <w:rsid w:val="00026F51"/>
    <w:rsid w:val="00027EAD"/>
    <w:rsid w:val="0003007B"/>
    <w:rsid w:val="00030181"/>
    <w:rsid w:val="00030341"/>
    <w:rsid w:val="00030A7E"/>
    <w:rsid w:val="00030CAD"/>
    <w:rsid w:val="00030E77"/>
    <w:rsid w:val="00031818"/>
    <w:rsid w:val="00031879"/>
    <w:rsid w:val="00031EBA"/>
    <w:rsid w:val="00032011"/>
    <w:rsid w:val="00032093"/>
    <w:rsid w:val="000325CC"/>
    <w:rsid w:val="00032799"/>
    <w:rsid w:val="00032F7C"/>
    <w:rsid w:val="0003333B"/>
    <w:rsid w:val="00033B30"/>
    <w:rsid w:val="000343F3"/>
    <w:rsid w:val="00034BBD"/>
    <w:rsid w:val="00034EAF"/>
    <w:rsid w:val="00034ECD"/>
    <w:rsid w:val="00035408"/>
    <w:rsid w:val="00035EB2"/>
    <w:rsid w:val="0003630A"/>
    <w:rsid w:val="00036418"/>
    <w:rsid w:val="0003644F"/>
    <w:rsid w:val="00036636"/>
    <w:rsid w:val="00036F9A"/>
    <w:rsid w:val="00037367"/>
    <w:rsid w:val="0003737B"/>
    <w:rsid w:val="00037763"/>
    <w:rsid w:val="00040234"/>
    <w:rsid w:val="00040BBB"/>
    <w:rsid w:val="0004145C"/>
    <w:rsid w:val="00043323"/>
    <w:rsid w:val="000434C8"/>
    <w:rsid w:val="00044101"/>
    <w:rsid w:val="00044732"/>
    <w:rsid w:val="00045089"/>
    <w:rsid w:val="000454D5"/>
    <w:rsid w:val="00045811"/>
    <w:rsid w:val="00045CBA"/>
    <w:rsid w:val="00045E29"/>
    <w:rsid w:val="00046151"/>
    <w:rsid w:val="0004639F"/>
    <w:rsid w:val="0004783B"/>
    <w:rsid w:val="00047DDD"/>
    <w:rsid w:val="00047FEB"/>
    <w:rsid w:val="000505D5"/>
    <w:rsid w:val="00050CDA"/>
    <w:rsid w:val="00051638"/>
    <w:rsid w:val="00051A07"/>
    <w:rsid w:val="00051C6F"/>
    <w:rsid w:val="00052087"/>
    <w:rsid w:val="00052210"/>
    <w:rsid w:val="0005316A"/>
    <w:rsid w:val="00054330"/>
    <w:rsid w:val="00054467"/>
    <w:rsid w:val="00054CD9"/>
    <w:rsid w:val="00054E2D"/>
    <w:rsid w:val="00055015"/>
    <w:rsid w:val="00055D5D"/>
    <w:rsid w:val="00056435"/>
    <w:rsid w:val="000568BD"/>
    <w:rsid w:val="0005724F"/>
    <w:rsid w:val="00057CF0"/>
    <w:rsid w:val="000609BF"/>
    <w:rsid w:val="000618CB"/>
    <w:rsid w:val="000620E0"/>
    <w:rsid w:val="00062125"/>
    <w:rsid w:val="00062719"/>
    <w:rsid w:val="00062F9C"/>
    <w:rsid w:val="000631A5"/>
    <w:rsid w:val="000634CF"/>
    <w:rsid w:val="000637AB"/>
    <w:rsid w:val="00063A33"/>
    <w:rsid w:val="00063BB5"/>
    <w:rsid w:val="00064249"/>
    <w:rsid w:val="00064862"/>
    <w:rsid w:val="00064A31"/>
    <w:rsid w:val="00064B19"/>
    <w:rsid w:val="0006514E"/>
    <w:rsid w:val="0006576E"/>
    <w:rsid w:val="000657DC"/>
    <w:rsid w:val="00066070"/>
    <w:rsid w:val="000663BA"/>
    <w:rsid w:val="000665B1"/>
    <w:rsid w:val="0006738A"/>
    <w:rsid w:val="0007084C"/>
    <w:rsid w:val="00070A6F"/>
    <w:rsid w:val="0007109B"/>
    <w:rsid w:val="000712F9"/>
    <w:rsid w:val="00071400"/>
    <w:rsid w:val="00071CCA"/>
    <w:rsid w:val="00071F2B"/>
    <w:rsid w:val="0007235B"/>
    <w:rsid w:val="000723E5"/>
    <w:rsid w:val="00072A42"/>
    <w:rsid w:val="00072A50"/>
    <w:rsid w:val="00072C7F"/>
    <w:rsid w:val="00072E8E"/>
    <w:rsid w:val="00073850"/>
    <w:rsid w:val="000745D0"/>
    <w:rsid w:val="000746B7"/>
    <w:rsid w:val="00074BBC"/>
    <w:rsid w:val="000755D5"/>
    <w:rsid w:val="00076CC6"/>
    <w:rsid w:val="000777EF"/>
    <w:rsid w:val="0007782B"/>
    <w:rsid w:val="00077A3C"/>
    <w:rsid w:val="0008170B"/>
    <w:rsid w:val="00081BDA"/>
    <w:rsid w:val="00082F5C"/>
    <w:rsid w:val="000836B9"/>
    <w:rsid w:val="00084FB9"/>
    <w:rsid w:val="00085809"/>
    <w:rsid w:val="000858EA"/>
    <w:rsid w:val="00086A7B"/>
    <w:rsid w:val="00086B7F"/>
    <w:rsid w:val="0008775C"/>
    <w:rsid w:val="0008777E"/>
    <w:rsid w:val="00087F89"/>
    <w:rsid w:val="0009012A"/>
    <w:rsid w:val="000901DC"/>
    <w:rsid w:val="000916B1"/>
    <w:rsid w:val="000929F9"/>
    <w:rsid w:val="00092C01"/>
    <w:rsid w:val="00093293"/>
    <w:rsid w:val="00093A19"/>
    <w:rsid w:val="00093BD4"/>
    <w:rsid w:val="00093D72"/>
    <w:rsid w:val="0009405B"/>
    <w:rsid w:val="000943E4"/>
    <w:rsid w:val="00094975"/>
    <w:rsid w:val="00094ADF"/>
    <w:rsid w:val="000957B7"/>
    <w:rsid w:val="00095C1D"/>
    <w:rsid w:val="0009609E"/>
    <w:rsid w:val="00096980"/>
    <w:rsid w:val="000972A7"/>
    <w:rsid w:val="00097EBC"/>
    <w:rsid w:val="0009EEE9"/>
    <w:rsid w:val="000A0449"/>
    <w:rsid w:val="000A04E4"/>
    <w:rsid w:val="000A0504"/>
    <w:rsid w:val="000A0D40"/>
    <w:rsid w:val="000A1478"/>
    <w:rsid w:val="000A15CF"/>
    <w:rsid w:val="000A30EB"/>
    <w:rsid w:val="000A3C7B"/>
    <w:rsid w:val="000A3C91"/>
    <w:rsid w:val="000A55DE"/>
    <w:rsid w:val="000A5661"/>
    <w:rsid w:val="000A5741"/>
    <w:rsid w:val="000A5C52"/>
    <w:rsid w:val="000A5CA9"/>
    <w:rsid w:val="000A69CA"/>
    <w:rsid w:val="000A6ED8"/>
    <w:rsid w:val="000A7406"/>
    <w:rsid w:val="000A7E1E"/>
    <w:rsid w:val="000A7FED"/>
    <w:rsid w:val="000A7FEE"/>
    <w:rsid w:val="000B02FA"/>
    <w:rsid w:val="000B049C"/>
    <w:rsid w:val="000B0B0D"/>
    <w:rsid w:val="000B0F15"/>
    <w:rsid w:val="000B1349"/>
    <w:rsid w:val="000B18CE"/>
    <w:rsid w:val="000B2710"/>
    <w:rsid w:val="000B27AE"/>
    <w:rsid w:val="000B287B"/>
    <w:rsid w:val="000B2D06"/>
    <w:rsid w:val="000B2D2D"/>
    <w:rsid w:val="000B3381"/>
    <w:rsid w:val="000B3AE8"/>
    <w:rsid w:val="000B41A9"/>
    <w:rsid w:val="000B41DC"/>
    <w:rsid w:val="000B4310"/>
    <w:rsid w:val="000B4B00"/>
    <w:rsid w:val="000B587E"/>
    <w:rsid w:val="000B5C00"/>
    <w:rsid w:val="000B5E30"/>
    <w:rsid w:val="000B5FA4"/>
    <w:rsid w:val="000B61D7"/>
    <w:rsid w:val="000B6626"/>
    <w:rsid w:val="000B7742"/>
    <w:rsid w:val="000B7831"/>
    <w:rsid w:val="000C0DB7"/>
    <w:rsid w:val="000C1904"/>
    <w:rsid w:val="000C1A39"/>
    <w:rsid w:val="000C27C8"/>
    <w:rsid w:val="000C2E6A"/>
    <w:rsid w:val="000C3AC9"/>
    <w:rsid w:val="000C3D0B"/>
    <w:rsid w:val="000C43EC"/>
    <w:rsid w:val="000C45DF"/>
    <w:rsid w:val="000C47E8"/>
    <w:rsid w:val="000C51AC"/>
    <w:rsid w:val="000C5A04"/>
    <w:rsid w:val="000C5F2C"/>
    <w:rsid w:val="000C6799"/>
    <w:rsid w:val="000C68E1"/>
    <w:rsid w:val="000C69D6"/>
    <w:rsid w:val="000C6DE3"/>
    <w:rsid w:val="000C7979"/>
    <w:rsid w:val="000C7F2A"/>
    <w:rsid w:val="000D0AE5"/>
    <w:rsid w:val="000D1362"/>
    <w:rsid w:val="000D1838"/>
    <w:rsid w:val="000D19F1"/>
    <w:rsid w:val="000D1B13"/>
    <w:rsid w:val="000D255F"/>
    <w:rsid w:val="000D2B86"/>
    <w:rsid w:val="000D2C0C"/>
    <w:rsid w:val="000D2D4B"/>
    <w:rsid w:val="000D2E48"/>
    <w:rsid w:val="000D3114"/>
    <w:rsid w:val="000D39A9"/>
    <w:rsid w:val="000D3DAD"/>
    <w:rsid w:val="000D4051"/>
    <w:rsid w:val="000D414E"/>
    <w:rsid w:val="000D4745"/>
    <w:rsid w:val="000D4B64"/>
    <w:rsid w:val="000D5154"/>
    <w:rsid w:val="000D5956"/>
    <w:rsid w:val="000D6252"/>
    <w:rsid w:val="000D63FD"/>
    <w:rsid w:val="000D6505"/>
    <w:rsid w:val="000D700F"/>
    <w:rsid w:val="000D7271"/>
    <w:rsid w:val="000D78B1"/>
    <w:rsid w:val="000D7E49"/>
    <w:rsid w:val="000D7FCB"/>
    <w:rsid w:val="000E01DD"/>
    <w:rsid w:val="000E0558"/>
    <w:rsid w:val="000E057C"/>
    <w:rsid w:val="000E06A1"/>
    <w:rsid w:val="000E0D55"/>
    <w:rsid w:val="000E139C"/>
    <w:rsid w:val="000E16B0"/>
    <w:rsid w:val="000E1B0D"/>
    <w:rsid w:val="000E1B62"/>
    <w:rsid w:val="000E1BB9"/>
    <w:rsid w:val="000E1D65"/>
    <w:rsid w:val="000E2135"/>
    <w:rsid w:val="000E2444"/>
    <w:rsid w:val="000E24A3"/>
    <w:rsid w:val="000E2B6C"/>
    <w:rsid w:val="000E2F8B"/>
    <w:rsid w:val="000E334E"/>
    <w:rsid w:val="000E3427"/>
    <w:rsid w:val="000E3EB7"/>
    <w:rsid w:val="000E50E8"/>
    <w:rsid w:val="000E5D77"/>
    <w:rsid w:val="000E6207"/>
    <w:rsid w:val="000E6664"/>
    <w:rsid w:val="000E6995"/>
    <w:rsid w:val="000E6A49"/>
    <w:rsid w:val="000E6D47"/>
    <w:rsid w:val="000E77E3"/>
    <w:rsid w:val="000F149E"/>
    <w:rsid w:val="000F25DE"/>
    <w:rsid w:val="000F29DE"/>
    <w:rsid w:val="000F2DD8"/>
    <w:rsid w:val="000F2F8F"/>
    <w:rsid w:val="000F3DEF"/>
    <w:rsid w:val="000F45F4"/>
    <w:rsid w:val="000F47CC"/>
    <w:rsid w:val="000F4B19"/>
    <w:rsid w:val="000F53AD"/>
    <w:rsid w:val="000F5631"/>
    <w:rsid w:val="000F5649"/>
    <w:rsid w:val="000F6574"/>
    <w:rsid w:val="000F678E"/>
    <w:rsid w:val="000F6CAD"/>
    <w:rsid w:val="000F6DD1"/>
    <w:rsid w:val="000F6FD1"/>
    <w:rsid w:val="000F6FE0"/>
    <w:rsid w:val="000F79E6"/>
    <w:rsid w:val="000F7A40"/>
    <w:rsid w:val="00100C04"/>
    <w:rsid w:val="00100E2F"/>
    <w:rsid w:val="0010157A"/>
    <w:rsid w:val="00101583"/>
    <w:rsid w:val="00101A4C"/>
    <w:rsid w:val="00101A75"/>
    <w:rsid w:val="00101CB7"/>
    <w:rsid w:val="00101CE1"/>
    <w:rsid w:val="00102202"/>
    <w:rsid w:val="001023D4"/>
    <w:rsid w:val="0010273D"/>
    <w:rsid w:val="00103354"/>
    <w:rsid w:val="00103577"/>
    <w:rsid w:val="00103B87"/>
    <w:rsid w:val="00103DE7"/>
    <w:rsid w:val="00104106"/>
    <w:rsid w:val="0010465B"/>
    <w:rsid w:val="0010483F"/>
    <w:rsid w:val="0010493A"/>
    <w:rsid w:val="0010505D"/>
    <w:rsid w:val="00105194"/>
    <w:rsid w:val="00105358"/>
    <w:rsid w:val="001054C9"/>
    <w:rsid w:val="001056CC"/>
    <w:rsid w:val="0010593E"/>
    <w:rsid w:val="00106157"/>
    <w:rsid w:val="0010646B"/>
    <w:rsid w:val="001064CA"/>
    <w:rsid w:val="00106936"/>
    <w:rsid w:val="00107082"/>
    <w:rsid w:val="00107442"/>
    <w:rsid w:val="00110950"/>
    <w:rsid w:val="001111C3"/>
    <w:rsid w:val="00111B55"/>
    <w:rsid w:val="00111BDE"/>
    <w:rsid w:val="00111DA1"/>
    <w:rsid w:val="0011208F"/>
    <w:rsid w:val="00112312"/>
    <w:rsid w:val="00112595"/>
    <w:rsid w:val="00112717"/>
    <w:rsid w:val="001136B4"/>
    <w:rsid w:val="001136C7"/>
    <w:rsid w:val="00113A9A"/>
    <w:rsid w:val="001146B0"/>
    <w:rsid w:val="001149A8"/>
    <w:rsid w:val="00114A0C"/>
    <w:rsid w:val="001150B5"/>
    <w:rsid w:val="00115452"/>
    <w:rsid w:val="0011576E"/>
    <w:rsid w:val="0011646F"/>
    <w:rsid w:val="001177CD"/>
    <w:rsid w:val="00120688"/>
    <w:rsid w:val="00120705"/>
    <w:rsid w:val="00120F12"/>
    <w:rsid w:val="00121773"/>
    <w:rsid w:val="001219C4"/>
    <w:rsid w:val="00122093"/>
    <w:rsid w:val="0012237A"/>
    <w:rsid w:val="001232B7"/>
    <w:rsid w:val="001232D2"/>
    <w:rsid w:val="0012394A"/>
    <w:rsid w:val="00123A5E"/>
    <w:rsid w:val="00123D04"/>
    <w:rsid w:val="00123FD9"/>
    <w:rsid w:val="001245EC"/>
    <w:rsid w:val="0012463E"/>
    <w:rsid w:val="001248E3"/>
    <w:rsid w:val="0012539F"/>
    <w:rsid w:val="0012544F"/>
    <w:rsid w:val="001254F9"/>
    <w:rsid w:val="0012564F"/>
    <w:rsid w:val="0012594D"/>
    <w:rsid w:val="00125E58"/>
    <w:rsid w:val="00126481"/>
    <w:rsid w:val="00126A46"/>
    <w:rsid w:val="00126E77"/>
    <w:rsid w:val="00126EAB"/>
    <w:rsid w:val="00127056"/>
    <w:rsid w:val="00127568"/>
    <w:rsid w:val="00127A90"/>
    <w:rsid w:val="00127D05"/>
    <w:rsid w:val="00130075"/>
    <w:rsid w:val="001307BF"/>
    <w:rsid w:val="00130CDC"/>
    <w:rsid w:val="00131210"/>
    <w:rsid w:val="00131CDF"/>
    <w:rsid w:val="00132316"/>
    <w:rsid w:val="00132F7C"/>
    <w:rsid w:val="0013306C"/>
    <w:rsid w:val="0013341C"/>
    <w:rsid w:val="00133957"/>
    <w:rsid w:val="00133ABE"/>
    <w:rsid w:val="00133B95"/>
    <w:rsid w:val="0013419F"/>
    <w:rsid w:val="0013445F"/>
    <w:rsid w:val="001352C0"/>
    <w:rsid w:val="0013545C"/>
    <w:rsid w:val="00135884"/>
    <w:rsid w:val="00135A04"/>
    <w:rsid w:val="00135E5D"/>
    <w:rsid w:val="00136801"/>
    <w:rsid w:val="00140B54"/>
    <w:rsid w:val="00140D5B"/>
    <w:rsid w:val="00141412"/>
    <w:rsid w:val="00141771"/>
    <w:rsid w:val="00141BD3"/>
    <w:rsid w:val="001423DD"/>
    <w:rsid w:val="0014268C"/>
    <w:rsid w:val="0014336C"/>
    <w:rsid w:val="00143AF5"/>
    <w:rsid w:val="00144289"/>
    <w:rsid w:val="001442F9"/>
    <w:rsid w:val="00144FD0"/>
    <w:rsid w:val="00144FE7"/>
    <w:rsid w:val="00145477"/>
    <w:rsid w:val="00145CD9"/>
    <w:rsid w:val="0014644C"/>
    <w:rsid w:val="0014674F"/>
    <w:rsid w:val="00146A59"/>
    <w:rsid w:val="00147018"/>
    <w:rsid w:val="00147471"/>
    <w:rsid w:val="00147591"/>
    <w:rsid w:val="00147A7E"/>
    <w:rsid w:val="0014874C"/>
    <w:rsid w:val="0015026C"/>
    <w:rsid w:val="001506B5"/>
    <w:rsid w:val="00150D51"/>
    <w:rsid w:val="00151DF9"/>
    <w:rsid w:val="00151F51"/>
    <w:rsid w:val="0015263D"/>
    <w:rsid w:val="0015311A"/>
    <w:rsid w:val="001533C8"/>
    <w:rsid w:val="00153BE7"/>
    <w:rsid w:val="00153F41"/>
    <w:rsid w:val="001541E2"/>
    <w:rsid w:val="00155CC6"/>
    <w:rsid w:val="001567A9"/>
    <w:rsid w:val="0015696F"/>
    <w:rsid w:val="00156C98"/>
    <w:rsid w:val="0015702C"/>
    <w:rsid w:val="001572D6"/>
    <w:rsid w:val="00157971"/>
    <w:rsid w:val="00157B18"/>
    <w:rsid w:val="0016064C"/>
    <w:rsid w:val="0016065C"/>
    <w:rsid w:val="001608B4"/>
    <w:rsid w:val="00161334"/>
    <w:rsid w:val="001619DD"/>
    <w:rsid w:val="00161A3D"/>
    <w:rsid w:val="001623CE"/>
    <w:rsid w:val="001625DE"/>
    <w:rsid w:val="00162882"/>
    <w:rsid w:val="00162B1B"/>
    <w:rsid w:val="0016306D"/>
    <w:rsid w:val="0016317B"/>
    <w:rsid w:val="001636EE"/>
    <w:rsid w:val="00163B33"/>
    <w:rsid w:val="00163C0C"/>
    <w:rsid w:val="0016428D"/>
    <w:rsid w:val="001644AD"/>
    <w:rsid w:val="00164D19"/>
    <w:rsid w:val="001652BA"/>
    <w:rsid w:val="00165C2E"/>
    <w:rsid w:val="00166146"/>
    <w:rsid w:val="00166438"/>
    <w:rsid w:val="001665C4"/>
    <w:rsid w:val="00166AE0"/>
    <w:rsid w:val="00166C55"/>
    <w:rsid w:val="001670CC"/>
    <w:rsid w:val="0016713A"/>
    <w:rsid w:val="001673AD"/>
    <w:rsid w:val="00167942"/>
    <w:rsid w:val="00167D2A"/>
    <w:rsid w:val="00170239"/>
    <w:rsid w:val="001703AE"/>
    <w:rsid w:val="0017054C"/>
    <w:rsid w:val="00170B8A"/>
    <w:rsid w:val="00170D9B"/>
    <w:rsid w:val="00170EFD"/>
    <w:rsid w:val="001719E9"/>
    <w:rsid w:val="00171A97"/>
    <w:rsid w:val="00172470"/>
    <w:rsid w:val="0017432A"/>
    <w:rsid w:val="001758A3"/>
    <w:rsid w:val="001761DB"/>
    <w:rsid w:val="0017636B"/>
    <w:rsid w:val="001764D2"/>
    <w:rsid w:val="0017659F"/>
    <w:rsid w:val="0017686D"/>
    <w:rsid w:val="001769B8"/>
    <w:rsid w:val="00176BE4"/>
    <w:rsid w:val="00176E06"/>
    <w:rsid w:val="00177FE3"/>
    <w:rsid w:val="001800AB"/>
    <w:rsid w:val="001802B2"/>
    <w:rsid w:val="00180317"/>
    <w:rsid w:val="0018087B"/>
    <w:rsid w:val="00180B4C"/>
    <w:rsid w:val="00180C12"/>
    <w:rsid w:val="001814D8"/>
    <w:rsid w:val="00181C18"/>
    <w:rsid w:val="00182F5E"/>
    <w:rsid w:val="001837F6"/>
    <w:rsid w:val="001842DF"/>
    <w:rsid w:val="001850D0"/>
    <w:rsid w:val="001853A6"/>
    <w:rsid w:val="00185BBA"/>
    <w:rsid w:val="001860AD"/>
    <w:rsid w:val="00186FC4"/>
    <w:rsid w:val="001874E1"/>
    <w:rsid w:val="00187C01"/>
    <w:rsid w:val="00187DA0"/>
    <w:rsid w:val="0019082F"/>
    <w:rsid w:val="00190B38"/>
    <w:rsid w:val="00191B07"/>
    <w:rsid w:val="00191BD3"/>
    <w:rsid w:val="00191D03"/>
    <w:rsid w:val="00192E1C"/>
    <w:rsid w:val="001933CE"/>
    <w:rsid w:val="00193509"/>
    <w:rsid w:val="00193913"/>
    <w:rsid w:val="001939AB"/>
    <w:rsid w:val="00193CEE"/>
    <w:rsid w:val="00193E2A"/>
    <w:rsid w:val="001941E2"/>
    <w:rsid w:val="0019445C"/>
    <w:rsid w:val="00194743"/>
    <w:rsid w:val="00194758"/>
    <w:rsid w:val="001951DF"/>
    <w:rsid w:val="001954B0"/>
    <w:rsid w:val="00195A37"/>
    <w:rsid w:val="00195CAA"/>
    <w:rsid w:val="00195DC7"/>
    <w:rsid w:val="00196858"/>
    <w:rsid w:val="00196D6F"/>
    <w:rsid w:val="00196F4A"/>
    <w:rsid w:val="001970EB"/>
    <w:rsid w:val="00197120"/>
    <w:rsid w:val="00197505"/>
    <w:rsid w:val="0019759A"/>
    <w:rsid w:val="00197A34"/>
    <w:rsid w:val="00197C97"/>
    <w:rsid w:val="001A0004"/>
    <w:rsid w:val="001A00CE"/>
    <w:rsid w:val="001A0651"/>
    <w:rsid w:val="001A0861"/>
    <w:rsid w:val="001A0A65"/>
    <w:rsid w:val="001A12D8"/>
    <w:rsid w:val="001A2B93"/>
    <w:rsid w:val="001A2E45"/>
    <w:rsid w:val="001A3D6A"/>
    <w:rsid w:val="001A4028"/>
    <w:rsid w:val="001A4B6F"/>
    <w:rsid w:val="001A4DF9"/>
    <w:rsid w:val="001A519D"/>
    <w:rsid w:val="001A581C"/>
    <w:rsid w:val="001A5CE8"/>
    <w:rsid w:val="001A6119"/>
    <w:rsid w:val="001A6752"/>
    <w:rsid w:val="001A6CB0"/>
    <w:rsid w:val="001A7173"/>
    <w:rsid w:val="001A75EF"/>
    <w:rsid w:val="001A76C5"/>
    <w:rsid w:val="001B087A"/>
    <w:rsid w:val="001B0CC4"/>
    <w:rsid w:val="001B0D2A"/>
    <w:rsid w:val="001B104F"/>
    <w:rsid w:val="001B1203"/>
    <w:rsid w:val="001B1304"/>
    <w:rsid w:val="001B1B4C"/>
    <w:rsid w:val="001B23B9"/>
    <w:rsid w:val="001B268C"/>
    <w:rsid w:val="001B2D53"/>
    <w:rsid w:val="001B2D68"/>
    <w:rsid w:val="001B2FE0"/>
    <w:rsid w:val="001B3458"/>
    <w:rsid w:val="001B498A"/>
    <w:rsid w:val="001B5F5E"/>
    <w:rsid w:val="001B5FFC"/>
    <w:rsid w:val="001B61D7"/>
    <w:rsid w:val="001B67EB"/>
    <w:rsid w:val="001B6A4F"/>
    <w:rsid w:val="001B6BA2"/>
    <w:rsid w:val="001B6EE7"/>
    <w:rsid w:val="001B740D"/>
    <w:rsid w:val="001B7717"/>
    <w:rsid w:val="001C0094"/>
    <w:rsid w:val="001C0BE4"/>
    <w:rsid w:val="001C2FAA"/>
    <w:rsid w:val="001C2FE9"/>
    <w:rsid w:val="001C309A"/>
    <w:rsid w:val="001C3A6E"/>
    <w:rsid w:val="001C42BE"/>
    <w:rsid w:val="001C4425"/>
    <w:rsid w:val="001C4507"/>
    <w:rsid w:val="001C4761"/>
    <w:rsid w:val="001C4772"/>
    <w:rsid w:val="001C4903"/>
    <w:rsid w:val="001C59FF"/>
    <w:rsid w:val="001C691A"/>
    <w:rsid w:val="001C76C7"/>
    <w:rsid w:val="001C77FA"/>
    <w:rsid w:val="001C7CAC"/>
    <w:rsid w:val="001C7D7D"/>
    <w:rsid w:val="001D0F5D"/>
    <w:rsid w:val="001D10F6"/>
    <w:rsid w:val="001D145A"/>
    <w:rsid w:val="001D1725"/>
    <w:rsid w:val="001D181B"/>
    <w:rsid w:val="001D1DC0"/>
    <w:rsid w:val="001D2036"/>
    <w:rsid w:val="001D2D84"/>
    <w:rsid w:val="001D3239"/>
    <w:rsid w:val="001D361B"/>
    <w:rsid w:val="001D377A"/>
    <w:rsid w:val="001D4039"/>
    <w:rsid w:val="001D415E"/>
    <w:rsid w:val="001D465A"/>
    <w:rsid w:val="001D4CFE"/>
    <w:rsid w:val="001D5315"/>
    <w:rsid w:val="001D53DE"/>
    <w:rsid w:val="001D6368"/>
    <w:rsid w:val="001D6D80"/>
    <w:rsid w:val="001D71C1"/>
    <w:rsid w:val="001D7793"/>
    <w:rsid w:val="001D780A"/>
    <w:rsid w:val="001D789C"/>
    <w:rsid w:val="001D7B19"/>
    <w:rsid w:val="001D7B63"/>
    <w:rsid w:val="001D7FB6"/>
    <w:rsid w:val="001E016E"/>
    <w:rsid w:val="001E0BF1"/>
    <w:rsid w:val="001E1E1B"/>
    <w:rsid w:val="001E22B3"/>
    <w:rsid w:val="001E2532"/>
    <w:rsid w:val="001E26A8"/>
    <w:rsid w:val="001E2D1E"/>
    <w:rsid w:val="001E2DFF"/>
    <w:rsid w:val="001E3138"/>
    <w:rsid w:val="001E3F4A"/>
    <w:rsid w:val="001E47F5"/>
    <w:rsid w:val="001E4B8C"/>
    <w:rsid w:val="001E4BB5"/>
    <w:rsid w:val="001E51A1"/>
    <w:rsid w:val="001E52CF"/>
    <w:rsid w:val="001E6E32"/>
    <w:rsid w:val="001E6E6E"/>
    <w:rsid w:val="001E6EDB"/>
    <w:rsid w:val="001E707C"/>
    <w:rsid w:val="001E764F"/>
    <w:rsid w:val="001F024E"/>
    <w:rsid w:val="001F0671"/>
    <w:rsid w:val="001F0C91"/>
    <w:rsid w:val="001F13F9"/>
    <w:rsid w:val="001F15D7"/>
    <w:rsid w:val="001F1E2D"/>
    <w:rsid w:val="001F20EA"/>
    <w:rsid w:val="001F287E"/>
    <w:rsid w:val="001F2CB6"/>
    <w:rsid w:val="001F343D"/>
    <w:rsid w:val="001F3A58"/>
    <w:rsid w:val="001F41F0"/>
    <w:rsid w:val="001F4541"/>
    <w:rsid w:val="001F5177"/>
    <w:rsid w:val="001F51A8"/>
    <w:rsid w:val="001F622C"/>
    <w:rsid w:val="001F7529"/>
    <w:rsid w:val="001F76CA"/>
    <w:rsid w:val="0020011B"/>
    <w:rsid w:val="0020063E"/>
    <w:rsid w:val="00200CF6"/>
    <w:rsid w:val="00200D5B"/>
    <w:rsid w:val="00200EFB"/>
    <w:rsid w:val="00200F2F"/>
    <w:rsid w:val="002023F0"/>
    <w:rsid w:val="0020250D"/>
    <w:rsid w:val="00202542"/>
    <w:rsid w:val="00202629"/>
    <w:rsid w:val="00202AFA"/>
    <w:rsid w:val="0020364D"/>
    <w:rsid w:val="00203BAC"/>
    <w:rsid w:val="00203CD6"/>
    <w:rsid w:val="00204D00"/>
    <w:rsid w:val="00204D12"/>
    <w:rsid w:val="002051A1"/>
    <w:rsid w:val="00205DE3"/>
    <w:rsid w:val="00206083"/>
    <w:rsid w:val="002074BD"/>
    <w:rsid w:val="00207952"/>
    <w:rsid w:val="0021009A"/>
    <w:rsid w:val="00210429"/>
    <w:rsid w:val="00210718"/>
    <w:rsid w:val="00210724"/>
    <w:rsid w:val="0021078F"/>
    <w:rsid w:val="00210BC1"/>
    <w:rsid w:val="00211A3F"/>
    <w:rsid w:val="00211A4A"/>
    <w:rsid w:val="00211AC0"/>
    <w:rsid w:val="00211AD1"/>
    <w:rsid w:val="00212329"/>
    <w:rsid w:val="0021256C"/>
    <w:rsid w:val="0021293D"/>
    <w:rsid w:val="00212D47"/>
    <w:rsid w:val="00212D92"/>
    <w:rsid w:val="00212E98"/>
    <w:rsid w:val="0021336E"/>
    <w:rsid w:val="002133C4"/>
    <w:rsid w:val="00213631"/>
    <w:rsid w:val="00214452"/>
    <w:rsid w:val="0021477A"/>
    <w:rsid w:val="00214881"/>
    <w:rsid w:val="00214989"/>
    <w:rsid w:val="00214FE2"/>
    <w:rsid w:val="002152EB"/>
    <w:rsid w:val="00215358"/>
    <w:rsid w:val="002163D0"/>
    <w:rsid w:val="0021655B"/>
    <w:rsid w:val="002166C6"/>
    <w:rsid w:val="00216AEE"/>
    <w:rsid w:val="00216E85"/>
    <w:rsid w:val="002171F5"/>
    <w:rsid w:val="00217AD1"/>
    <w:rsid w:val="0022130E"/>
    <w:rsid w:val="00221665"/>
    <w:rsid w:val="00221BD6"/>
    <w:rsid w:val="00221FE8"/>
    <w:rsid w:val="0022263F"/>
    <w:rsid w:val="00222AB9"/>
    <w:rsid w:val="0022321D"/>
    <w:rsid w:val="002236BE"/>
    <w:rsid w:val="00223D52"/>
    <w:rsid w:val="00224034"/>
    <w:rsid w:val="00224F16"/>
    <w:rsid w:val="00225926"/>
    <w:rsid w:val="00225E79"/>
    <w:rsid w:val="00225F53"/>
    <w:rsid w:val="00226AA3"/>
    <w:rsid w:val="00226F0F"/>
    <w:rsid w:val="00227A60"/>
    <w:rsid w:val="00230125"/>
    <w:rsid w:val="002308E6"/>
    <w:rsid w:val="002309EA"/>
    <w:rsid w:val="00230D43"/>
    <w:rsid w:val="00230E57"/>
    <w:rsid w:val="0023230E"/>
    <w:rsid w:val="00232333"/>
    <w:rsid w:val="00232551"/>
    <w:rsid w:val="0023255D"/>
    <w:rsid w:val="00232645"/>
    <w:rsid w:val="00232FA0"/>
    <w:rsid w:val="002330B8"/>
    <w:rsid w:val="0023310C"/>
    <w:rsid w:val="00233205"/>
    <w:rsid w:val="002342FE"/>
    <w:rsid w:val="002351FD"/>
    <w:rsid w:val="0023538D"/>
    <w:rsid w:val="002366DC"/>
    <w:rsid w:val="00236CE5"/>
    <w:rsid w:val="00236F1C"/>
    <w:rsid w:val="00237277"/>
    <w:rsid w:val="002402E2"/>
    <w:rsid w:val="00240FE2"/>
    <w:rsid w:val="0024130B"/>
    <w:rsid w:val="00242266"/>
    <w:rsid w:val="0024271B"/>
    <w:rsid w:val="00242B2C"/>
    <w:rsid w:val="00242CCF"/>
    <w:rsid w:val="00243053"/>
    <w:rsid w:val="00243102"/>
    <w:rsid w:val="0024327E"/>
    <w:rsid w:val="002432C7"/>
    <w:rsid w:val="00243CA4"/>
    <w:rsid w:val="0024549F"/>
    <w:rsid w:val="002454A0"/>
    <w:rsid w:val="0024588B"/>
    <w:rsid w:val="00245B35"/>
    <w:rsid w:val="00245BDC"/>
    <w:rsid w:val="00245BEE"/>
    <w:rsid w:val="00245BFC"/>
    <w:rsid w:val="00245D76"/>
    <w:rsid w:val="00246906"/>
    <w:rsid w:val="00246B63"/>
    <w:rsid w:val="00247177"/>
    <w:rsid w:val="002502DD"/>
    <w:rsid w:val="002502FC"/>
    <w:rsid w:val="002509B0"/>
    <w:rsid w:val="00250A58"/>
    <w:rsid w:val="00251DF5"/>
    <w:rsid w:val="002522D6"/>
    <w:rsid w:val="002529E9"/>
    <w:rsid w:val="00252CC6"/>
    <w:rsid w:val="0025340B"/>
    <w:rsid w:val="00254274"/>
    <w:rsid w:val="00254A72"/>
    <w:rsid w:val="00254CB8"/>
    <w:rsid w:val="00254DAD"/>
    <w:rsid w:val="00255D9E"/>
    <w:rsid w:val="00255E92"/>
    <w:rsid w:val="00255F1E"/>
    <w:rsid w:val="0025634F"/>
    <w:rsid w:val="00256EF3"/>
    <w:rsid w:val="00260590"/>
    <w:rsid w:val="002609FA"/>
    <w:rsid w:val="002614CA"/>
    <w:rsid w:val="00261596"/>
    <w:rsid w:val="002617C4"/>
    <w:rsid w:val="00261C8E"/>
    <w:rsid w:val="00262607"/>
    <w:rsid w:val="00262A4B"/>
    <w:rsid w:val="00263076"/>
    <w:rsid w:val="0026323F"/>
    <w:rsid w:val="00263A61"/>
    <w:rsid w:val="00263DAD"/>
    <w:rsid w:val="00263E37"/>
    <w:rsid w:val="002641CF"/>
    <w:rsid w:val="00264FE0"/>
    <w:rsid w:val="00265811"/>
    <w:rsid w:val="0026583E"/>
    <w:rsid w:val="002658FF"/>
    <w:rsid w:val="00265F2F"/>
    <w:rsid w:val="00266438"/>
    <w:rsid w:val="00266634"/>
    <w:rsid w:val="00266981"/>
    <w:rsid w:val="00266CAF"/>
    <w:rsid w:val="00266D41"/>
    <w:rsid w:val="0026741A"/>
    <w:rsid w:val="00267AF1"/>
    <w:rsid w:val="002700AD"/>
    <w:rsid w:val="00270E19"/>
    <w:rsid w:val="002711E0"/>
    <w:rsid w:val="002717B1"/>
    <w:rsid w:val="00271FBD"/>
    <w:rsid w:val="00272333"/>
    <w:rsid w:val="002723C7"/>
    <w:rsid w:val="0027254B"/>
    <w:rsid w:val="00272B0B"/>
    <w:rsid w:val="00272ED2"/>
    <w:rsid w:val="002731D2"/>
    <w:rsid w:val="002738FF"/>
    <w:rsid w:val="00273CFA"/>
    <w:rsid w:val="00274230"/>
    <w:rsid w:val="00274E09"/>
    <w:rsid w:val="0027525D"/>
    <w:rsid w:val="00275377"/>
    <w:rsid w:val="00276933"/>
    <w:rsid w:val="00276A2F"/>
    <w:rsid w:val="00277645"/>
    <w:rsid w:val="002776BD"/>
    <w:rsid w:val="002807CE"/>
    <w:rsid w:val="0028091E"/>
    <w:rsid w:val="00281770"/>
    <w:rsid w:val="00281CAD"/>
    <w:rsid w:val="00281F09"/>
    <w:rsid w:val="00282050"/>
    <w:rsid w:val="002821F4"/>
    <w:rsid w:val="00282333"/>
    <w:rsid w:val="002823E2"/>
    <w:rsid w:val="00282442"/>
    <w:rsid w:val="0028256F"/>
    <w:rsid w:val="002828F0"/>
    <w:rsid w:val="0028311E"/>
    <w:rsid w:val="00283603"/>
    <w:rsid w:val="002836F4"/>
    <w:rsid w:val="002838F0"/>
    <w:rsid w:val="00283A92"/>
    <w:rsid w:val="00283AB8"/>
    <w:rsid w:val="00283AF3"/>
    <w:rsid w:val="00284F47"/>
    <w:rsid w:val="002856E8"/>
    <w:rsid w:val="002865ED"/>
    <w:rsid w:val="002866CA"/>
    <w:rsid w:val="00286AB9"/>
    <w:rsid w:val="00286E4F"/>
    <w:rsid w:val="00286FAC"/>
    <w:rsid w:val="0028742B"/>
    <w:rsid w:val="002875EF"/>
    <w:rsid w:val="00287865"/>
    <w:rsid w:val="00287AE0"/>
    <w:rsid w:val="00287AF1"/>
    <w:rsid w:val="00287B85"/>
    <w:rsid w:val="00290A97"/>
    <w:rsid w:val="00291594"/>
    <w:rsid w:val="0029188D"/>
    <w:rsid w:val="0029202C"/>
    <w:rsid w:val="002928C5"/>
    <w:rsid w:val="00292ACE"/>
    <w:rsid w:val="00293B2F"/>
    <w:rsid w:val="00294422"/>
    <w:rsid w:val="00294D1C"/>
    <w:rsid w:val="00294EF1"/>
    <w:rsid w:val="00295AAE"/>
    <w:rsid w:val="0029620A"/>
    <w:rsid w:val="002966DF"/>
    <w:rsid w:val="00296A6D"/>
    <w:rsid w:val="00297428"/>
    <w:rsid w:val="002979F8"/>
    <w:rsid w:val="00297AD9"/>
    <w:rsid w:val="002A065C"/>
    <w:rsid w:val="002A0A13"/>
    <w:rsid w:val="002A25C9"/>
    <w:rsid w:val="002A296D"/>
    <w:rsid w:val="002A31E9"/>
    <w:rsid w:val="002A34DB"/>
    <w:rsid w:val="002A3605"/>
    <w:rsid w:val="002A4144"/>
    <w:rsid w:val="002A49E2"/>
    <w:rsid w:val="002A5DDD"/>
    <w:rsid w:val="002A7716"/>
    <w:rsid w:val="002A7759"/>
    <w:rsid w:val="002A7CDE"/>
    <w:rsid w:val="002A7F96"/>
    <w:rsid w:val="002A7FD9"/>
    <w:rsid w:val="002B01C4"/>
    <w:rsid w:val="002B033B"/>
    <w:rsid w:val="002B05CF"/>
    <w:rsid w:val="002B0670"/>
    <w:rsid w:val="002B074A"/>
    <w:rsid w:val="002B09F0"/>
    <w:rsid w:val="002B11A0"/>
    <w:rsid w:val="002B12CD"/>
    <w:rsid w:val="002B1463"/>
    <w:rsid w:val="002B15EF"/>
    <w:rsid w:val="002B1926"/>
    <w:rsid w:val="002B1AB8"/>
    <w:rsid w:val="002B1B05"/>
    <w:rsid w:val="002B2EEE"/>
    <w:rsid w:val="002B2FC1"/>
    <w:rsid w:val="002B303F"/>
    <w:rsid w:val="002B3DF8"/>
    <w:rsid w:val="002B43BC"/>
    <w:rsid w:val="002B4920"/>
    <w:rsid w:val="002B5D7F"/>
    <w:rsid w:val="002B5EA1"/>
    <w:rsid w:val="002B644E"/>
    <w:rsid w:val="002B6532"/>
    <w:rsid w:val="002B666C"/>
    <w:rsid w:val="002B66DC"/>
    <w:rsid w:val="002B6712"/>
    <w:rsid w:val="002B67A7"/>
    <w:rsid w:val="002B6B55"/>
    <w:rsid w:val="002B739C"/>
    <w:rsid w:val="002B752E"/>
    <w:rsid w:val="002B7805"/>
    <w:rsid w:val="002C00B1"/>
    <w:rsid w:val="002C0C2B"/>
    <w:rsid w:val="002C0E82"/>
    <w:rsid w:val="002C1A51"/>
    <w:rsid w:val="002C2043"/>
    <w:rsid w:val="002C21A9"/>
    <w:rsid w:val="002C23F3"/>
    <w:rsid w:val="002C24A2"/>
    <w:rsid w:val="002C2673"/>
    <w:rsid w:val="002C2C9C"/>
    <w:rsid w:val="002C2E9A"/>
    <w:rsid w:val="002C3247"/>
    <w:rsid w:val="002C3BD6"/>
    <w:rsid w:val="002C4C7E"/>
    <w:rsid w:val="002C502B"/>
    <w:rsid w:val="002C5038"/>
    <w:rsid w:val="002C5D27"/>
    <w:rsid w:val="002C6447"/>
    <w:rsid w:val="002D05AE"/>
    <w:rsid w:val="002D067F"/>
    <w:rsid w:val="002D0B62"/>
    <w:rsid w:val="002D1144"/>
    <w:rsid w:val="002D12B0"/>
    <w:rsid w:val="002D149D"/>
    <w:rsid w:val="002D1633"/>
    <w:rsid w:val="002D21BC"/>
    <w:rsid w:val="002D2640"/>
    <w:rsid w:val="002D2728"/>
    <w:rsid w:val="002D337D"/>
    <w:rsid w:val="002D3578"/>
    <w:rsid w:val="002D3807"/>
    <w:rsid w:val="002D3B8B"/>
    <w:rsid w:val="002D3E3E"/>
    <w:rsid w:val="002D4F42"/>
    <w:rsid w:val="002D5AAA"/>
    <w:rsid w:val="002D5E4E"/>
    <w:rsid w:val="002D64D1"/>
    <w:rsid w:val="002D68CE"/>
    <w:rsid w:val="002D7CF6"/>
    <w:rsid w:val="002E0283"/>
    <w:rsid w:val="002E04ED"/>
    <w:rsid w:val="002E05B1"/>
    <w:rsid w:val="002E0C44"/>
    <w:rsid w:val="002E0E72"/>
    <w:rsid w:val="002E0ECB"/>
    <w:rsid w:val="002E1207"/>
    <w:rsid w:val="002E16E5"/>
    <w:rsid w:val="002E19B2"/>
    <w:rsid w:val="002E2256"/>
    <w:rsid w:val="002E25FD"/>
    <w:rsid w:val="002E375C"/>
    <w:rsid w:val="002E382C"/>
    <w:rsid w:val="002E38C1"/>
    <w:rsid w:val="002E46E6"/>
    <w:rsid w:val="002E47D9"/>
    <w:rsid w:val="002E4B60"/>
    <w:rsid w:val="002E4CD0"/>
    <w:rsid w:val="002E5B20"/>
    <w:rsid w:val="002E5C8A"/>
    <w:rsid w:val="002E6540"/>
    <w:rsid w:val="002E6C40"/>
    <w:rsid w:val="002E6EFE"/>
    <w:rsid w:val="002E7A18"/>
    <w:rsid w:val="002E7C4B"/>
    <w:rsid w:val="002E7F42"/>
    <w:rsid w:val="002F0353"/>
    <w:rsid w:val="002F1089"/>
    <w:rsid w:val="002F1299"/>
    <w:rsid w:val="002F12DA"/>
    <w:rsid w:val="002F1867"/>
    <w:rsid w:val="002F1C49"/>
    <w:rsid w:val="002F1CC4"/>
    <w:rsid w:val="002F1F47"/>
    <w:rsid w:val="002F20C0"/>
    <w:rsid w:val="002F27E1"/>
    <w:rsid w:val="002F2FD5"/>
    <w:rsid w:val="002F30A5"/>
    <w:rsid w:val="002F38B4"/>
    <w:rsid w:val="002F3ED5"/>
    <w:rsid w:val="002F40CC"/>
    <w:rsid w:val="002F4130"/>
    <w:rsid w:val="002F471D"/>
    <w:rsid w:val="002F4B82"/>
    <w:rsid w:val="002F58CD"/>
    <w:rsid w:val="002F63F0"/>
    <w:rsid w:val="002F6560"/>
    <w:rsid w:val="002F66EB"/>
    <w:rsid w:val="002F69C1"/>
    <w:rsid w:val="002F705A"/>
    <w:rsid w:val="002F7D0A"/>
    <w:rsid w:val="002F7E94"/>
    <w:rsid w:val="002F7F16"/>
    <w:rsid w:val="003000FD"/>
    <w:rsid w:val="0030049F"/>
    <w:rsid w:val="0030066A"/>
    <w:rsid w:val="00300D66"/>
    <w:rsid w:val="00300D98"/>
    <w:rsid w:val="00301656"/>
    <w:rsid w:val="00301996"/>
    <w:rsid w:val="003026F0"/>
    <w:rsid w:val="00302771"/>
    <w:rsid w:val="00302AE8"/>
    <w:rsid w:val="00302C7C"/>
    <w:rsid w:val="00302DD8"/>
    <w:rsid w:val="00303975"/>
    <w:rsid w:val="00303FBF"/>
    <w:rsid w:val="00304929"/>
    <w:rsid w:val="00304D80"/>
    <w:rsid w:val="003051C7"/>
    <w:rsid w:val="003063C8"/>
    <w:rsid w:val="00306607"/>
    <w:rsid w:val="003072F1"/>
    <w:rsid w:val="003073C6"/>
    <w:rsid w:val="003078F2"/>
    <w:rsid w:val="00307B73"/>
    <w:rsid w:val="00307D40"/>
    <w:rsid w:val="00310151"/>
    <w:rsid w:val="003104BA"/>
    <w:rsid w:val="003105B6"/>
    <w:rsid w:val="003105F2"/>
    <w:rsid w:val="003109B1"/>
    <w:rsid w:val="0031142D"/>
    <w:rsid w:val="00311C75"/>
    <w:rsid w:val="00312639"/>
    <w:rsid w:val="00313935"/>
    <w:rsid w:val="003144B5"/>
    <w:rsid w:val="00314A41"/>
    <w:rsid w:val="00314D20"/>
    <w:rsid w:val="00314DB5"/>
    <w:rsid w:val="00314DF8"/>
    <w:rsid w:val="00315090"/>
    <w:rsid w:val="003150C4"/>
    <w:rsid w:val="00315104"/>
    <w:rsid w:val="00315C12"/>
    <w:rsid w:val="00317532"/>
    <w:rsid w:val="00317890"/>
    <w:rsid w:val="00320965"/>
    <w:rsid w:val="00320FDE"/>
    <w:rsid w:val="003212A2"/>
    <w:rsid w:val="00321EE3"/>
    <w:rsid w:val="0032228A"/>
    <w:rsid w:val="003227DA"/>
    <w:rsid w:val="003229BE"/>
    <w:rsid w:val="00323082"/>
    <w:rsid w:val="003234C9"/>
    <w:rsid w:val="00324718"/>
    <w:rsid w:val="00324885"/>
    <w:rsid w:val="00324C5A"/>
    <w:rsid w:val="0032508F"/>
    <w:rsid w:val="00325787"/>
    <w:rsid w:val="003257C5"/>
    <w:rsid w:val="00325BBD"/>
    <w:rsid w:val="0032623B"/>
    <w:rsid w:val="00326D3F"/>
    <w:rsid w:val="003273C7"/>
    <w:rsid w:val="00327C49"/>
    <w:rsid w:val="00327FF3"/>
    <w:rsid w:val="0033098E"/>
    <w:rsid w:val="00330C98"/>
    <w:rsid w:val="003311A3"/>
    <w:rsid w:val="0033148F"/>
    <w:rsid w:val="00331616"/>
    <w:rsid w:val="00331A6D"/>
    <w:rsid w:val="0033222B"/>
    <w:rsid w:val="00332421"/>
    <w:rsid w:val="00332494"/>
    <w:rsid w:val="00332E81"/>
    <w:rsid w:val="00333603"/>
    <w:rsid w:val="00334286"/>
    <w:rsid w:val="003343BB"/>
    <w:rsid w:val="00334B96"/>
    <w:rsid w:val="00334EEA"/>
    <w:rsid w:val="003356D1"/>
    <w:rsid w:val="00335974"/>
    <w:rsid w:val="00336D09"/>
    <w:rsid w:val="003370E2"/>
    <w:rsid w:val="00337276"/>
    <w:rsid w:val="0033745D"/>
    <w:rsid w:val="00337D1D"/>
    <w:rsid w:val="00337F59"/>
    <w:rsid w:val="00340F63"/>
    <w:rsid w:val="00340F65"/>
    <w:rsid w:val="00341217"/>
    <w:rsid w:val="003415A1"/>
    <w:rsid w:val="00341A62"/>
    <w:rsid w:val="00342178"/>
    <w:rsid w:val="003427B9"/>
    <w:rsid w:val="00342865"/>
    <w:rsid w:val="00342CF2"/>
    <w:rsid w:val="003430A4"/>
    <w:rsid w:val="00343CA4"/>
    <w:rsid w:val="00345E23"/>
    <w:rsid w:val="00345F0D"/>
    <w:rsid w:val="00345F32"/>
    <w:rsid w:val="003469EE"/>
    <w:rsid w:val="00347241"/>
    <w:rsid w:val="00347A0B"/>
    <w:rsid w:val="00347CBF"/>
    <w:rsid w:val="00347E79"/>
    <w:rsid w:val="00347FFA"/>
    <w:rsid w:val="00350904"/>
    <w:rsid w:val="003514C1"/>
    <w:rsid w:val="00352855"/>
    <w:rsid w:val="0035286D"/>
    <w:rsid w:val="003528C0"/>
    <w:rsid w:val="003531A5"/>
    <w:rsid w:val="00353218"/>
    <w:rsid w:val="00353452"/>
    <w:rsid w:val="0035457E"/>
    <w:rsid w:val="003548AB"/>
    <w:rsid w:val="00354955"/>
    <w:rsid w:val="003549B9"/>
    <w:rsid w:val="00354AA5"/>
    <w:rsid w:val="00354C13"/>
    <w:rsid w:val="00355360"/>
    <w:rsid w:val="003561A5"/>
    <w:rsid w:val="003564BF"/>
    <w:rsid w:val="0035747A"/>
    <w:rsid w:val="00357927"/>
    <w:rsid w:val="00357AA4"/>
    <w:rsid w:val="003606AC"/>
    <w:rsid w:val="00360921"/>
    <w:rsid w:val="00361AA5"/>
    <w:rsid w:val="00362158"/>
    <w:rsid w:val="003621B2"/>
    <w:rsid w:val="0036247A"/>
    <w:rsid w:val="00362726"/>
    <w:rsid w:val="00362A26"/>
    <w:rsid w:val="00362C86"/>
    <w:rsid w:val="00362FCC"/>
    <w:rsid w:val="0036316E"/>
    <w:rsid w:val="00363B97"/>
    <w:rsid w:val="003654E4"/>
    <w:rsid w:val="00365956"/>
    <w:rsid w:val="003664D9"/>
    <w:rsid w:val="00366784"/>
    <w:rsid w:val="00366B7A"/>
    <w:rsid w:val="00367C8A"/>
    <w:rsid w:val="0037002D"/>
    <w:rsid w:val="003700CD"/>
    <w:rsid w:val="003706CC"/>
    <w:rsid w:val="00370706"/>
    <w:rsid w:val="0037073A"/>
    <w:rsid w:val="00370AA3"/>
    <w:rsid w:val="00371086"/>
    <w:rsid w:val="003715F2"/>
    <w:rsid w:val="003719AC"/>
    <w:rsid w:val="00371AF2"/>
    <w:rsid w:val="00372CE1"/>
    <w:rsid w:val="00374107"/>
    <w:rsid w:val="0037418A"/>
    <w:rsid w:val="003742D3"/>
    <w:rsid w:val="00374468"/>
    <w:rsid w:val="003745C3"/>
    <w:rsid w:val="003749AE"/>
    <w:rsid w:val="00374BA0"/>
    <w:rsid w:val="00375192"/>
    <w:rsid w:val="00376D40"/>
    <w:rsid w:val="0037739D"/>
    <w:rsid w:val="003810B5"/>
    <w:rsid w:val="00381119"/>
    <w:rsid w:val="003814F8"/>
    <w:rsid w:val="00381555"/>
    <w:rsid w:val="00381F28"/>
    <w:rsid w:val="00382485"/>
    <w:rsid w:val="00382F74"/>
    <w:rsid w:val="00382FF8"/>
    <w:rsid w:val="003838AD"/>
    <w:rsid w:val="003850DD"/>
    <w:rsid w:val="0038520A"/>
    <w:rsid w:val="00386212"/>
    <w:rsid w:val="0038659F"/>
    <w:rsid w:val="003868AB"/>
    <w:rsid w:val="00386D6C"/>
    <w:rsid w:val="00386FCD"/>
    <w:rsid w:val="003873B6"/>
    <w:rsid w:val="00387E03"/>
    <w:rsid w:val="00387FEF"/>
    <w:rsid w:val="00391459"/>
    <w:rsid w:val="00392931"/>
    <w:rsid w:val="00392ADB"/>
    <w:rsid w:val="00392EE3"/>
    <w:rsid w:val="0039369F"/>
    <w:rsid w:val="00393B13"/>
    <w:rsid w:val="00393C29"/>
    <w:rsid w:val="003951EB"/>
    <w:rsid w:val="00396139"/>
    <w:rsid w:val="003962DC"/>
    <w:rsid w:val="0039709F"/>
    <w:rsid w:val="003977B1"/>
    <w:rsid w:val="003A02B3"/>
    <w:rsid w:val="003A07C5"/>
    <w:rsid w:val="003A099C"/>
    <w:rsid w:val="003A0E9B"/>
    <w:rsid w:val="003A14EC"/>
    <w:rsid w:val="003A22F9"/>
    <w:rsid w:val="003A2311"/>
    <w:rsid w:val="003A2C87"/>
    <w:rsid w:val="003A3598"/>
    <w:rsid w:val="003A39C3"/>
    <w:rsid w:val="003A3F0D"/>
    <w:rsid w:val="003A4C45"/>
    <w:rsid w:val="003A5A1D"/>
    <w:rsid w:val="003A5AC5"/>
    <w:rsid w:val="003A5D8D"/>
    <w:rsid w:val="003A5DC1"/>
    <w:rsid w:val="003A63B1"/>
    <w:rsid w:val="003A63F7"/>
    <w:rsid w:val="003A66C2"/>
    <w:rsid w:val="003A68FA"/>
    <w:rsid w:val="003A69C8"/>
    <w:rsid w:val="003A6AC8"/>
    <w:rsid w:val="003A6CE4"/>
    <w:rsid w:val="003A6EC6"/>
    <w:rsid w:val="003A6FC2"/>
    <w:rsid w:val="003A7678"/>
    <w:rsid w:val="003A768C"/>
    <w:rsid w:val="003A79CD"/>
    <w:rsid w:val="003A7F2C"/>
    <w:rsid w:val="003B0248"/>
    <w:rsid w:val="003B0906"/>
    <w:rsid w:val="003B13EF"/>
    <w:rsid w:val="003B1BC2"/>
    <w:rsid w:val="003B2F56"/>
    <w:rsid w:val="003B3481"/>
    <w:rsid w:val="003B3B15"/>
    <w:rsid w:val="003B3D16"/>
    <w:rsid w:val="003B3FCC"/>
    <w:rsid w:val="003B45F7"/>
    <w:rsid w:val="003B4AA3"/>
    <w:rsid w:val="003B4D3A"/>
    <w:rsid w:val="003B4E82"/>
    <w:rsid w:val="003B4ECC"/>
    <w:rsid w:val="003B5EEB"/>
    <w:rsid w:val="003B6872"/>
    <w:rsid w:val="003B6C25"/>
    <w:rsid w:val="003B7023"/>
    <w:rsid w:val="003B7048"/>
    <w:rsid w:val="003B735C"/>
    <w:rsid w:val="003B7426"/>
    <w:rsid w:val="003B7806"/>
    <w:rsid w:val="003B7CAC"/>
    <w:rsid w:val="003C0042"/>
    <w:rsid w:val="003C03B5"/>
    <w:rsid w:val="003C0923"/>
    <w:rsid w:val="003C1C43"/>
    <w:rsid w:val="003C2E16"/>
    <w:rsid w:val="003C3F9E"/>
    <w:rsid w:val="003C4635"/>
    <w:rsid w:val="003C4753"/>
    <w:rsid w:val="003C47D4"/>
    <w:rsid w:val="003C49A5"/>
    <w:rsid w:val="003C4EE5"/>
    <w:rsid w:val="003C5531"/>
    <w:rsid w:val="003C57FD"/>
    <w:rsid w:val="003C5857"/>
    <w:rsid w:val="003C5BAD"/>
    <w:rsid w:val="003C6839"/>
    <w:rsid w:val="003C6BA6"/>
    <w:rsid w:val="003C72BA"/>
    <w:rsid w:val="003C737C"/>
    <w:rsid w:val="003C7FE7"/>
    <w:rsid w:val="003D017C"/>
    <w:rsid w:val="003D01FC"/>
    <w:rsid w:val="003D034C"/>
    <w:rsid w:val="003D0575"/>
    <w:rsid w:val="003D2151"/>
    <w:rsid w:val="003D240F"/>
    <w:rsid w:val="003D4051"/>
    <w:rsid w:val="003D52B7"/>
    <w:rsid w:val="003D535F"/>
    <w:rsid w:val="003D5419"/>
    <w:rsid w:val="003D5453"/>
    <w:rsid w:val="003D588E"/>
    <w:rsid w:val="003D5C27"/>
    <w:rsid w:val="003D6411"/>
    <w:rsid w:val="003E0086"/>
    <w:rsid w:val="003E0D24"/>
    <w:rsid w:val="003E166C"/>
    <w:rsid w:val="003E23F1"/>
    <w:rsid w:val="003E2514"/>
    <w:rsid w:val="003E291F"/>
    <w:rsid w:val="003E34D6"/>
    <w:rsid w:val="003E3F41"/>
    <w:rsid w:val="003E4D8D"/>
    <w:rsid w:val="003E52E6"/>
    <w:rsid w:val="003E551F"/>
    <w:rsid w:val="003E5E5F"/>
    <w:rsid w:val="003E6262"/>
    <w:rsid w:val="003E6365"/>
    <w:rsid w:val="003E6A11"/>
    <w:rsid w:val="003E6B65"/>
    <w:rsid w:val="003E70FD"/>
    <w:rsid w:val="003E7955"/>
    <w:rsid w:val="003E7A6F"/>
    <w:rsid w:val="003F0FC8"/>
    <w:rsid w:val="003F10B5"/>
    <w:rsid w:val="003F118C"/>
    <w:rsid w:val="003F1285"/>
    <w:rsid w:val="003F2143"/>
    <w:rsid w:val="003F2585"/>
    <w:rsid w:val="003F2B07"/>
    <w:rsid w:val="003F2BB9"/>
    <w:rsid w:val="003F2F5D"/>
    <w:rsid w:val="003F319A"/>
    <w:rsid w:val="003F37F0"/>
    <w:rsid w:val="003F3ECA"/>
    <w:rsid w:val="003F4BCD"/>
    <w:rsid w:val="003F4C28"/>
    <w:rsid w:val="003F4EA5"/>
    <w:rsid w:val="003F5708"/>
    <w:rsid w:val="003F5841"/>
    <w:rsid w:val="003F5933"/>
    <w:rsid w:val="003F5B61"/>
    <w:rsid w:val="003F5F91"/>
    <w:rsid w:val="003F67EB"/>
    <w:rsid w:val="003F6A3A"/>
    <w:rsid w:val="003F758A"/>
    <w:rsid w:val="00400576"/>
    <w:rsid w:val="004005CB"/>
    <w:rsid w:val="0040069C"/>
    <w:rsid w:val="00400E55"/>
    <w:rsid w:val="00400EE3"/>
    <w:rsid w:val="004013C8"/>
    <w:rsid w:val="004014C5"/>
    <w:rsid w:val="00401EC8"/>
    <w:rsid w:val="00401F5C"/>
    <w:rsid w:val="00402003"/>
    <w:rsid w:val="0040209F"/>
    <w:rsid w:val="0040226D"/>
    <w:rsid w:val="004022CE"/>
    <w:rsid w:val="00402B3C"/>
    <w:rsid w:val="00402F25"/>
    <w:rsid w:val="0040313B"/>
    <w:rsid w:val="00403E05"/>
    <w:rsid w:val="00403FCB"/>
    <w:rsid w:val="0040415B"/>
    <w:rsid w:val="00405663"/>
    <w:rsid w:val="00406977"/>
    <w:rsid w:val="004070FA"/>
    <w:rsid w:val="00407AA6"/>
    <w:rsid w:val="00407B72"/>
    <w:rsid w:val="00410635"/>
    <w:rsid w:val="004116DB"/>
    <w:rsid w:val="0041197E"/>
    <w:rsid w:val="004124F2"/>
    <w:rsid w:val="004126C6"/>
    <w:rsid w:val="00412803"/>
    <w:rsid w:val="00412D10"/>
    <w:rsid w:val="00412D12"/>
    <w:rsid w:val="00413755"/>
    <w:rsid w:val="00413C96"/>
    <w:rsid w:val="00413F0F"/>
    <w:rsid w:val="0041496A"/>
    <w:rsid w:val="00414978"/>
    <w:rsid w:val="00414B4F"/>
    <w:rsid w:val="00414CF8"/>
    <w:rsid w:val="00415483"/>
    <w:rsid w:val="004157E3"/>
    <w:rsid w:val="00416148"/>
    <w:rsid w:val="004161A1"/>
    <w:rsid w:val="004161C5"/>
    <w:rsid w:val="00416372"/>
    <w:rsid w:val="00417EEA"/>
    <w:rsid w:val="004200DB"/>
    <w:rsid w:val="004201DE"/>
    <w:rsid w:val="0042056B"/>
    <w:rsid w:val="0042075C"/>
    <w:rsid w:val="004211EA"/>
    <w:rsid w:val="004211FF"/>
    <w:rsid w:val="00421D9E"/>
    <w:rsid w:val="004228AE"/>
    <w:rsid w:val="00423228"/>
    <w:rsid w:val="00423D81"/>
    <w:rsid w:val="00423FC9"/>
    <w:rsid w:val="0042559F"/>
    <w:rsid w:val="00426C77"/>
    <w:rsid w:val="00426D41"/>
    <w:rsid w:val="00427305"/>
    <w:rsid w:val="00427B31"/>
    <w:rsid w:val="004301C5"/>
    <w:rsid w:val="00431419"/>
    <w:rsid w:val="00431CCF"/>
    <w:rsid w:val="00431D23"/>
    <w:rsid w:val="0043223D"/>
    <w:rsid w:val="00432E29"/>
    <w:rsid w:val="004336A2"/>
    <w:rsid w:val="00433A73"/>
    <w:rsid w:val="00434A88"/>
    <w:rsid w:val="00434FDB"/>
    <w:rsid w:val="0043502A"/>
    <w:rsid w:val="00435335"/>
    <w:rsid w:val="00436B38"/>
    <w:rsid w:val="00436B67"/>
    <w:rsid w:val="00436EAF"/>
    <w:rsid w:val="00437648"/>
    <w:rsid w:val="00437898"/>
    <w:rsid w:val="0044007F"/>
    <w:rsid w:val="0044012C"/>
    <w:rsid w:val="0044078A"/>
    <w:rsid w:val="00440B5C"/>
    <w:rsid w:val="00440CB6"/>
    <w:rsid w:val="00441030"/>
    <w:rsid w:val="004417D1"/>
    <w:rsid w:val="004422F4"/>
    <w:rsid w:val="004425E7"/>
    <w:rsid w:val="00442917"/>
    <w:rsid w:val="00442B0E"/>
    <w:rsid w:val="00442B29"/>
    <w:rsid w:val="00442D99"/>
    <w:rsid w:val="00443A1F"/>
    <w:rsid w:val="00444332"/>
    <w:rsid w:val="00444ECE"/>
    <w:rsid w:val="00444F90"/>
    <w:rsid w:val="00445905"/>
    <w:rsid w:val="00445D66"/>
    <w:rsid w:val="00450122"/>
    <w:rsid w:val="00450C44"/>
    <w:rsid w:val="0045113A"/>
    <w:rsid w:val="004514E7"/>
    <w:rsid w:val="0045152B"/>
    <w:rsid w:val="00451537"/>
    <w:rsid w:val="00451F72"/>
    <w:rsid w:val="00452236"/>
    <w:rsid w:val="0045285A"/>
    <w:rsid w:val="0045357F"/>
    <w:rsid w:val="004547ED"/>
    <w:rsid w:val="00455C6E"/>
    <w:rsid w:val="0045663A"/>
    <w:rsid w:val="004575A8"/>
    <w:rsid w:val="00460348"/>
    <w:rsid w:val="004608DB"/>
    <w:rsid w:val="00460AC7"/>
    <w:rsid w:val="0046100F"/>
    <w:rsid w:val="004611CC"/>
    <w:rsid w:val="0046170A"/>
    <w:rsid w:val="004618E9"/>
    <w:rsid w:val="00461C19"/>
    <w:rsid w:val="0046277F"/>
    <w:rsid w:val="004629FC"/>
    <w:rsid w:val="00462E09"/>
    <w:rsid w:val="004639EA"/>
    <w:rsid w:val="00463A41"/>
    <w:rsid w:val="00463C1B"/>
    <w:rsid w:val="00464186"/>
    <w:rsid w:val="00464EC3"/>
    <w:rsid w:val="00465476"/>
    <w:rsid w:val="0046552E"/>
    <w:rsid w:val="00465764"/>
    <w:rsid w:val="0046597A"/>
    <w:rsid w:val="00465E1A"/>
    <w:rsid w:val="00466C90"/>
    <w:rsid w:val="00466E39"/>
    <w:rsid w:val="004678C4"/>
    <w:rsid w:val="00467973"/>
    <w:rsid w:val="004704A9"/>
    <w:rsid w:val="00470848"/>
    <w:rsid w:val="00471011"/>
    <w:rsid w:val="00471056"/>
    <w:rsid w:val="004712EA"/>
    <w:rsid w:val="00471CB0"/>
    <w:rsid w:val="00471DCD"/>
    <w:rsid w:val="004720B2"/>
    <w:rsid w:val="00472176"/>
    <w:rsid w:val="004730E8"/>
    <w:rsid w:val="00473D44"/>
    <w:rsid w:val="004740BA"/>
    <w:rsid w:val="004741E0"/>
    <w:rsid w:val="004743FA"/>
    <w:rsid w:val="0047536A"/>
    <w:rsid w:val="004762BA"/>
    <w:rsid w:val="00476373"/>
    <w:rsid w:val="00476BF4"/>
    <w:rsid w:val="00476C0F"/>
    <w:rsid w:val="00476DA6"/>
    <w:rsid w:val="004777B6"/>
    <w:rsid w:val="0048039F"/>
    <w:rsid w:val="00480764"/>
    <w:rsid w:val="004807C6"/>
    <w:rsid w:val="0048099B"/>
    <w:rsid w:val="00480D21"/>
    <w:rsid w:val="00481046"/>
    <w:rsid w:val="00481DC3"/>
    <w:rsid w:val="004822EC"/>
    <w:rsid w:val="0048234C"/>
    <w:rsid w:val="00482576"/>
    <w:rsid w:val="0048289B"/>
    <w:rsid w:val="00482F9B"/>
    <w:rsid w:val="00483453"/>
    <w:rsid w:val="0048366D"/>
    <w:rsid w:val="00483D70"/>
    <w:rsid w:val="00485143"/>
    <w:rsid w:val="00485453"/>
    <w:rsid w:val="00485EEF"/>
    <w:rsid w:val="00486BF0"/>
    <w:rsid w:val="00486E8B"/>
    <w:rsid w:val="00487C39"/>
    <w:rsid w:val="00487D9B"/>
    <w:rsid w:val="00487EBF"/>
    <w:rsid w:val="00490084"/>
    <w:rsid w:val="004904C4"/>
    <w:rsid w:val="00490590"/>
    <w:rsid w:val="0049142A"/>
    <w:rsid w:val="00491699"/>
    <w:rsid w:val="00491C2A"/>
    <w:rsid w:val="00493096"/>
    <w:rsid w:val="00493559"/>
    <w:rsid w:val="00493B32"/>
    <w:rsid w:val="004946A9"/>
    <w:rsid w:val="00494C8F"/>
    <w:rsid w:val="00495464"/>
    <w:rsid w:val="0049552E"/>
    <w:rsid w:val="004963A4"/>
    <w:rsid w:val="00496906"/>
    <w:rsid w:val="004976EC"/>
    <w:rsid w:val="0049785A"/>
    <w:rsid w:val="00497DD3"/>
    <w:rsid w:val="00497F3A"/>
    <w:rsid w:val="004A04C5"/>
    <w:rsid w:val="004A0705"/>
    <w:rsid w:val="004A0754"/>
    <w:rsid w:val="004A0980"/>
    <w:rsid w:val="004A0E97"/>
    <w:rsid w:val="004A1759"/>
    <w:rsid w:val="004A17D5"/>
    <w:rsid w:val="004A318E"/>
    <w:rsid w:val="004A3621"/>
    <w:rsid w:val="004A36C1"/>
    <w:rsid w:val="004A36E5"/>
    <w:rsid w:val="004A43CA"/>
    <w:rsid w:val="004A50BD"/>
    <w:rsid w:val="004A5296"/>
    <w:rsid w:val="004A542F"/>
    <w:rsid w:val="004A58FF"/>
    <w:rsid w:val="004A5A9A"/>
    <w:rsid w:val="004A5AB8"/>
    <w:rsid w:val="004A6A11"/>
    <w:rsid w:val="004A6CF2"/>
    <w:rsid w:val="004A7699"/>
    <w:rsid w:val="004B038E"/>
    <w:rsid w:val="004B0711"/>
    <w:rsid w:val="004B189B"/>
    <w:rsid w:val="004B189E"/>
    <w:rsid w:val="004B25C1"/>
    <w:rsid w:val="004B26BE"/>
    <w:rsid w:val="004B284D"/>
    <w:rsid w:val="004B2987"/>
    <w:rsid w:val="004B31A2"/>
    <w:rsid w:val="004B3544"/>
    <w:rsid w:val="004B3E0C"/>
    <w:rsid w:val="004B55C8"/>
    <w:rsid w:val="004B5999"/>
    <w:rsid w:val="004B6DBF"/>
    <w:rsid w:val="004B6FF2"/>
    <w:rsid w:val="004B7143"/>
    <w:rsid w:val="004B7FEE"/>
    <w:rsid w:val="004C01C8"/>
    <w:rsid w:val="004C0582"/>
    <w:rsid w:val="004C0762"/>
    <w:rsid w:val="004C08F9"/>
    <w:rsid w:val="004C0E51"/>
    <w:rsid w:val="004C1390"/>
    <w:rsid w:val="004C1ADC"/>
    <w:rsid w:val="004C22DB"/>
    <w:rsid w:val="004C266D"/>
    <w:rsid w:val="004C2AB1"/>
    <w:rsid w:val="004C2CC4"/>
    <w:rsid w:val="004C3155"/>
    <w:rsid w:val="004C3478"/>
    <w:rsid w:val="004C447E"/>
    <w:rsid w:val="004C46C1"/>
    <w:rsid w:val="004C4C70"/>
    <w:rsid w:val="004C57AF"/>
    <w:rsid w:val="004C6BF1"/>
    <w:rsid w:val="004C6E93"/>
    <w:rsid w:val="004C70D5"/>
    <w:rsid w:val="004C71FA"/>
    <w:rsid w:val="004C7C55"/>
    <w:rsid w:val="004C7DAB"/>
    <w:rsid w:val="004CC578"/>
    <w:rsid w:val="004D014E"/>
    <w:rsid w:val="004D051D"/>
    <w:rsid w:val="004D07BE"/>
    <w:rsid w:val="004D0CCB"/>
    <w:rsid w:val="004D14D1"/>
    <w:rsid w:val="004D1725"/>
    <w:rsid w:val="004D2E43"/>
    <w:rsid w:val="004D2E50"/>
    <w:rsid w:val="004D30B1"/>
    <w:rsid w:val="004D45EB"/>
    <w:rsid w:val="004D4C34"/>
    <w:rsid w:val="004D579A"/>
    <w:rsid w:val="004D57D0"/>
    <w:rsid w:val="004D605B"/>
    <w:rsid w:val="004D6B45"/>
    <w:rsid w:val="004D6C00"/>
    <w:rsid w:val="004D6FBB"/>
    <w:rsid w:val="004D7D7B"/>
    <w:rsid w:val="004E001A"/>
    <w:rsid w:val="004E0273"/>
    <w:rsid w:val="004E0564"/>
    <w:rsid w:val="004E0B41"/>
    <w:rsid w:val="004E0C7D"/>
    <w:rsid w:val="004E1106"/>
    <w:rsid w:val="004E1873"/>
    <w:rsid w:val="004E1B49"/>
    <w:rsid w:val="004E2140"/>
    <w:rsid w:val="004E2C3A"/>
    <w:rsid w:val="004E2D4F"/>
    <w:rsid w:val="004E31A9"/>
    <w:rsid w:val="004E4687"/>
    <w:rsid w:val="004E4E0E"/>
    <w:rsid w:val="004E5171"/>
    <w:rsid w:val="004E5924"/>
    <w:rsid w:val="004E6041"/>
    <w:rsid w:val="004E6356"/>
    <w:rsid w:val="004E6633"/>
    <w:rsid w:val="004E68FA"/>
    <w:rsid w:val="004E6A4C"/>
    <w:rsid w:val="004E6EB1"/>
    <w:rsid w:val="004E7381"/>
    <w:rsid w:val="004E77F0"/>
    <w:rsid w:val="004E788E"/>
    <w:rsid w:val="004E7A83"/>
    <w:rsid w:val="004E7B84"/>
    <w:rsid w:val="004F0331"/>
    <w:rsid w:val="004F1A79"/>
    <w:rsid w:val="004F1ACD"/>
    <w:rsid w:val="004F1C56"/>
    <w:rsid w:val="004F210E"/>
    <w:rsid w:val="004F24B6"/>
    <w:rsid w:val="004F2DB5"/>
    <w:rsid w:val="004F31C0"/>
    <w:rsid w:val="004F3743"/>
    <w:rsid w:val="004F3BC9"/>
    <w:rsid w:val="004F48CF"/>
    <w:rsid w:val="004F492A"/>
    <w:rsid w:val="004F55B8"/>
    <w:rsid w:val="004F593D"/>
    <w:rsid w:val="004F5D58"/>
    <w:rsid w:val="004F6E1D"/>
    <w:rsid w:val="004F70F0"/>
    <w:rsid w:val="00500C89"/>
    <w:rsid w:val="0050146E"/>
    <w:rsid w:val="00501501"/>
    <w:rsid w:val="005018A4"/>
    <w:rsid w:val="00501DA2"/>
    <w:rsid w:val="0050267F"/>
    <w:rsid w:val="00502EBD"/>
    <w:rsid w:val="005032CF"/>
    <w:rsid w:val="00503644"/>
    <w:rsid w:val="00503C88"/>
    <w:rsid w:val="00505A5F"/>
    <w:rsid w:val="00505DCB"/>
    <w:rsid w:val="00505E57"/>
    <w:rsid w:val="0050607F"/>
    <w:rsid w:val="00506CC2"/>
    <w:rsid w:val="0050713E"/>
    <w:rsid w:val="0050770D"/>
    <w:rsid w:val="00507BEF"/>
    <w:rsid w:val="00510904"/>
    <w:rsid w:val="00510CD6"/>
    <w:rsid w:val="00511870"/>
    <w:rsid w:val="00511C36"/>
    <w:rsid w:val="00512F36"/>
    <w:rsid w:val="00513319"/>
    <w:rsid w:val="00513B79"/>
    <w:rsid w:val="005146FF"/>
    <w:rsid w:val="005148A1"/>
    <w:rsid w:val="00515457"/>
    <w:rsid w:val="005154EE"/>
    <w:rsid w:val="0051620F"/>
    <w:rsid w:val="00516B3E"/>
    <w:rsid w:val="00516D5F"/>
    <w:rsid w:val="00516F85"/>
    <w:rsid w:val="005174CF"/>
    <w:rsid w:val="005179CC"/>
    <w:rsid w:val="00517D91"/>
    <w:rsid w:val="00520E0A"/>
    <w:rsid w:val="00521493"/>
    <w:rsid w:val="00521834"/>
    <w:rsid w:val="005223FC"/>
    <w:rsid w:val="00522F73"/>
    <w:rsid w:val="00523216"/>
    <w:rsid w:val="00523450"/>
    <w:rsid w:val="00523E1E"/>
    <w:rsid w:val="00523EF6"/>
    <w:rsid w:val="005242EF"/>
    <w:rsid w:val="00524431"/>
    <w:rsid w:val="00525492"/>
    <w:rsid w:val="0052559E"/>
    <w:rsid w:val="0052573F"/>
    <w:rsid w:val="00525850"/>
    <w:rsid w:val="005265AD"/>
    <w:rsid w:val="0052684D"/>
    <w:rsid w:val="005268F0"/>
    <w:rsid w:val="005269CE"/>
    <w:rsid w:val="00526B68"/>
    <w:rsid w:val="00526D83"/>
    <w:rsid w:val="00527D5F"/>
    <w:rsid w:val="00531020"/>
    <w:rsid w:val="005310E4"/>
    <w:rsid w:val="00531477"/>
    <w:rsid w:val="00531626"/>
    <w:rsid w:val="005316A7"/>
    <w:rsid w:val="00531912"/>
    <w:rsid w:val="00532BCA"/>
    <w:rsid w:val="00532CB6"/>
    <w:rsid w:val="005339A5"/>
    <w:rsid w:val="00534E53"/>
    <w:rsid w:val="00534F8E"/>
    <w:rsid w:val="00535BA9"/>
    <w:rsid w:val="00535E21"/>
    <w:rsid w:val="00536263"/>
    <w:rsid w:val="005362D9"/>
    <w:rsid w:val="00536458"/>
    <w:rsid w:val="0053661B"/>
    <w:rsid w:val="005371C1"/>
    <w:rsid w:val="00537AE6"/>
    <w:rsid w:val="00537F7C"/>
    <w:rsid w:val="005402F3"/>
    <w:rsid w:val="00540790"/>
    <w:rsid w:val="00540D5E"/>
    <w:rsid w:val="005411CA"/>
    <w:rsid w:val="00541398"/>
    <w:rsid w:val="00541679"/>
    <w:rsid w:val="005421F5"/>
    <w:rsid w:val="00542228"/>
    <w:rsid w:val="005422FA"/>
    <w:rsid w:val="005425E5"/>
    <w:rsid w:val="00542996"/>
    <w:rsid w:val="00542B6E"/>
    <w:rsid w:val="00542F46"/>
    <w:rsid w:val="00542FB7"/>
    <w:rsid w:val="005433C2"/>
    <w:rsid w:val="00543913"/>
    <w:rsid w:val="005439A6"/>
    <w:rsid w:val="00543BAF"/>
    <w:rsid w:val="00544922"/>
    <w:rsid w:val="00544F14"/>
    <w:rsid w:val="00545345"/>
    <w:rsid w:val="00545644"/>
    <w:rsid w:val="00545B6C"/>
    <w:rsid w:val="00545ECB"/>
    <w:rsid w:val="0054696B"/>
    <w:rsid w:val="00547740"/>
    <w:rsid w:val="00550540"/>
    <w:rsid w:val="00550646"/>
    <w:rsid w:val="00550953"/>
    <w:rsid w:val="005512E0"/>
    <w:rsid w:val="00551912"/>
    <w:rsid w:val="00551E1C"/>
    <w:rsid w:val="00552EF7"/>
    <w:rsid w:val="00552FB3"/>
    <w:rsid w:val="005532C9"/>
    <w:rsid w:val="005533B8"/>
    <w:rsid w:val="00553AAE"/>
    <w:rsid w:val="00553FE3"/>
    <w:rsid w:val="005544C2"/>
    <w:rsid w:val="00554871"/>
    <w:rsid w:val="005552E0"/>
    <w:rsid w:val="005554C7"/>
    <w:rsid w:val="005556FD"/>
    <w:rsid w:val="0055605A"/>
    <w:rsid w:val="00556229"/>
    <w:rsid w:val="00556242"/>
    <w:rsid w:val="00556610"/>
    <w:rsid w:val="005571B3"/>
    <w:rsid w:val="0055784A"/>
    <w:rsid w:val="00557A6E"/>
    <w:rsid w:val="00557C62"/>
    <w:rsid w:val="00557CDE"/>
    <w:rsid w:val="00560083"/>
    <w:rsid w:val="0056009D"/>
    <w:rsid w:val="0056034B"/>
    <w:rsid w:val="005603F1"/>
    <w:rsid w:val="005606BC"/>
    <w:rsid w:val="00561314"/>
    <w:rsid w:val="00561497"/>
    <w:rsid w:val="005616C0"/>
    <w:rsid w:val="00561B21"/>
    <w:rsid w:val="0056231F"/>
    <w:rsid w:val="0056286D"/>
    <w:rsid w:val="00562F2E"/>
    <w:rsid w:val="0056448C"/>
    <w:rsid w:val="00565006"/>
    <w:rsid w:val="00565B73"/>
    <w:rsid w:val="00565C18"/>
    <w:rsid w:val="005660A4"/>
    <w:rsid w:val="005661AB"/>
    <w:rsid w:val="00566539"/>
    <w:rsid w:val="005667AE"/>
    <w:rsid w:val="00566843"/>
    <w:rsid w:val="005676B4"/>
    <w:rsid w:val="00567D8B"/>
    <w:rsid w:val="00570269"/>
    <w:rsid w:val="005702CF"/>
    <w:rsid w:val="005704EF"/>
    <w:rsid w:val="00570C63"/>
    <w:rsid w:val="00571B93"/>
    <w:rsid w:val="00572414"/>
    <w:rsid w:val="0057246F"/>
    <w:rsid w:val="00572BC1"/>
    <w:rsid w:val="00572D53"/>
    <w:rsid w:val="00572FBB"/>
    <w:rsid w:val="005732D2"/>
    <w:rsid w:val="00573668"/>
    <w:rsid w:val="00573FB6"/>
    <w:rsid w:val="005740EA"/>
    <w:rsid w:val="005748BA"/>
    <w:rsid w:val="00574B86"/>
    <w:rsid w:val="00574C15"/>
    <w:rsid w:val="00574F35"/>
    <w:rsid w:val="005751C5"/>
    <w:rsid w:val="0057545A"/>
    <w:rsid w:val="00575594"/>
    <w:rsid w:val="005757BC"/>
    <w:rsid w:val="00575BF5"/>
    <w:rsid w:val="00575F60"/>
    <w:rsid w:val="00576047"/>
    <w:rsid w:val="005764F2"/>
    <w:rsid w:val="00576E3F"/>
    <w:rsid w:val="005774D7"/>
    <w:rsid w:val="005775F2"/>
    <w:rsid w:val="005777F4"/>
    <w:rsid w:val="00580941"/>
    <w:rsid w:val="00580DDE"/>
    <w:rsid w:val="0058111D"/>
    <w:rsid w:val="0058165E"/>
    <w:rsid w:val="005821FB"/>
    <w:rsid w:val="00582281"/>
    <w:rsid w:val="005822C5"/>
    <w:rsid w:val="00582CC4"/>
    <w:rsid w:val="00583048"/>
    <w:rsid w:val="00583589"/>
    <w:rsid w:val="0058379A"/>
    <w:rsid w:val="005837F4"/>
    <w:rsid w:val="005844BE"/>
    <w:rsid w:val="00584666"/>
    <w:rsid w:val="005846C4"/>
    <w:rsid w:val="0058548C"/>
    <w:rsid w:val="0058658F"/>
    <w:rsid w:val="005866AC"/>
    <w:rsid w:val="00586925"/>
    <w:rsid w:val="00587720"/>
    <w:rsid w:val="005877FE"/>
    <w:rsid w:val="00587B0B"/>
    <w:rsid w:val="005901BF"/>
    <w:rsid w:val="00590E95"/>
    <w:rsid w:val="0059190C"/>
    <w:rsid w:val="00592454"/>
    <w:rsid w:val="005932EB"/>
    <w:rsid w:val="00593839"/>
    <w:rsid w:val="00593959"/>
    <w:rsid w:val="005955FA"/>
    <w:rsid w:val="005955FC"/>
    <w:rsid w:val="00595CE3"/>
    <w:rsid w:val="00595F6F"/>
    <w:rsid w:val="00596117"/>
    <w:rsid w:val="005966E5"/>
    <w:rsid w:val="0059704B"/>
    <w:rsid w:val="005974DC"/>
    <w:rsid w:val="005A00DC"/>
    <w:rsid w:val="005A0780"/>
    <w:rsid w:val="005A08DA"/>
    <w:rsid w:val="005A1033"/>
    <w:rsid w:val="005A1480"/>
    <w:rsid w:val="005A1B05"/>
    <w:rsid w:val="005A1DB8"/>
    <w:rsid w:val="005A2789"/>
    <w:rsid w:val="005A280B"/>
    <w:rsid w:val="005A2847"/>
    <w:rsid w:val="005A2E9D"/>
    <w:rsid w:val="005A3857"/>
    <w:rsid w:val="005A3A07"/>
    <w:rsid w:val="005A3B87"/>
    <w:rsid w:val="005A3DB5"/>
    <w:rsid w:val="005A4406"/>
    <w:rsid w:val="005A4C40"/>
    <w:rsid w:val="005A4D06"/>
    <w:rsid w:val="005A51A5"/>
    <w:rsid w:val="005A5AA3"/>
    <w:rsid w:val="005A7889"/>
    <w:rsid w:val="005A7CAF"/>
    <w:rsid w:val="005B01D5"/>
    <w:rsid w:val="005B0379"/>
    <w:rsid w:val="005B03A6"/>
    <w:rsid w:val="005B0A58"/>
    <w:rsid w:val="005B0BA1"/>
    <w:rsid w:val="005B0D40"/>
    <w:rsid w:val="005B1D47"/>
    <w:rsid w:val="005B219D"/>
    <w:rsid w:val="005B252C"/>
    <w:rsid w:val="005B2C3F"/>
    <w:rsid w:val="005B3498"/>
    <w:rsid w:val="005B34AB"/>
    <w:rsid w:val="005B457F"/>
    <w:rsid w:val="005B5975"/>
    <w:rsid w:val="005B5E7A"/>
    <w:rsid w:val="005B60A4"/>
    <w:rsid w:val="005B6779"/>
    <w:rsid w:val="005B68C9"/>
    <w:rsid w:val="005B7BBE"/>
    <w:rsid w:val="005B7D44"/>
    <w:rsid w:val="005C065D"/>
    <w:rsid w:val="005C096F"/>
    <w:rsid w:val="005C14AF"/>
    <w:rsid w:val="005C15F4"/>
    <w:rsid w:val="005C2CD8"/>
    <w:rsid w:val="005C2F1E"/>
    <w:rsid w:val="005C33BF"/>
    <w:rsid w:val="005C3428"/>
    <w:rsid w:val="005C3ECE"/>
    <w:rsid w:val="005C43B3"/>
    <w:rsid w:val="005C4568"/>
    <w:rsid w:val="005C45A4"/>
    <w:rsid w:val="005C4FC9"/>
    <w:rsid w:val="005C538F"/>
    <w:rsid w:val="005C5AE0"/>
    <w:rsid w:val="005C5BD0"/>
    <w:rsid w:val="005C6641"/>
    <w:rsid w:val="005C6660"/>
    <w:rsid w:val="005C6B70"/>
    <w:rsid w:val="005C7158"/>
    <w:rsid w:val="005C7B41"/>
    <w:rsid w:val="005D0087"/>
    <w:rsid w:val="005D0968"/>
    <w:rsid w:val="005D14ED"/>
    <w:rsid w:val="005D1E7D"/>
    <w:rsid w:val="005D2545"/>
    <w:rsid w:val="005D2A14"/>
    <w:rsid w:val="005D4121"/>
    <w:rsid w:val="005D458E"/>
    <w:rsid w:val="005D4760"/>
    <w:rsid w:val="005D4F27"/>
    <w:rsid w:val="005D65E5"/>
    <w:rsid w:val="005D6749"/>
    <w:rsid w:val="005D6875"/>
    <w:rsid w:val="005D6BB8"/>
    <w:rsid w:val="005D7580"/>
    <w:rsid w:val="005D7729"/>
    <w:rsid w:val="005D7921"/>
    <w:rsid w:val="005D7C72"/>
    <w:rsid w:val="005E03A3"/>
    <w:rsid w:val="005E0563"/>
    <w:rsid w:val="005E0745"/>
    <w:rsid w:val="005E087F"/>
    <w:rsid w:val="005E0ECF"/>
    <w:rsid w:val="005E1365"/>
    <w:rsid w:val="005E18F8"/>
    <w:rsid w:val="005E1ADD"/>
    <w:rsid w:val="005E1C33"/>
    <w:rsid w:val="005E1F64"/>
    <w:rsid w:val="005E2F09"/>
    <w:rsid w:val="005E32B6"/>
    <w:rsid w:val="005E383B"/>
    <w:rsid w:val="005E3C0D"/>
    <w:rsid w:val="005E3F47"/>
    <w:rsid w:val="005E4399"/>
    <w:rsid w:val="005E474F"/>
    <w:rsid w:val="005E4BF8"/>
    <w:rsid w:val="005E4D5C"/>
    <w:rsid w:val="005E610A"/>
    <w:rsid w:val="005E6A9B"/>
    <w:rsid w:val="005E6B83"/>
    <w:rsid w:val="005E726A"/>
    <w:rsid w:val="005E7920"/>
    <w:rsid w:val="005E792B"/>
    <w:rsid w:val="005E7B20"/>
    <w:rsid w:val="005F05D8"/>
    <w:rsid w:val="005F0968"/>
    <w:rsid w:val="005F0986"/>
    <w:rsid w:val="005F1674"/>
    <w:rsid w:val="005F196C"/>
    <w:rsid w:val="005F1CB9"/>
    <w:rsid w:val="005F25F4"/>
    <w:rsid w:val="005F2814"/>
    <w:rsid w:val="005F282F"/>
    <w:rsid w:val="005F2B47"/>
    <w:rsid w:val="005F2D9C"/>
    <w:rsid w:val="005F2DF9"/>
    <w:rsid w:val="005F2EDB"/>
    <w:rsid w:val="005F4283"/>
    <w:rsid w:val="005F4555"/>
    <w:rsid w:val="005F459C"/>
    <w:rsid w:val="005F526D"/>
    <w:rsid w:val="005F5448"/>
    <w:rsid w:val="005F55D8"/>
    <w:rsid w:val="005F5824"/>
    <w:rsid w:val="005F6081"/>
    <w:rsid w:val="005F611E"/>
    <w:rsid w:val="005F649D"/>
    <w:rsid w:val="005F667B"/>
    <w:rsid w:val="005F67DB"/>
    <w:rsid w:val="005F682A"/>
    <w:rsid w:val="005F69DE"/>
    <w:rsid w:val="005F7079"/>
    <w:rsid w:val="005F7267"/>
    <w:rsid w:val="005F7949"/>
    <w:rsid w:val="005F79C9"/>
    <w:rsid w:val="005F7FBF"/>
    <w:rsid w:val="00600BDE"/>
    <w:rsid w:val="00601840"/>
    <w:rsid w:val="006019F3"/>
    <w:rsid w:val="00601B86"/>
    <w:rsid w:val="00602290"/>
    <w:rsid w:val="00602709"/>
    <w:rsid w:val="006028DD"/>
    <w:rsid w:val="00602F66"/>
    <w:rsid w:val="00603702"/>
    <w:rsid w:val="00603AC8"/>
    <w:rsid w:val="00603FD7"/>
    <w:rsid w:val="00604339"/>
    <w:rsid w:val="00604C7B"/>
    <w:rsid w:val="0060541E"/>
    <w:rsid w:val="0060554A"/>
    <w:rsid w:val="00605626"/>
    <w:rsid w:val="006058B4"/>
    <w:rsid w:val="00605BBF"/>
    <w:rsid w:val="00605C29"/>
    <w:rsid w:val="0060637F"/>
    <w:rsid w:val="00606438"/>
    <w:rsid w:val="00606817"/>
    <w:rsid w:val="00606985"/>
    <w:rsid w:val="00606B2F"/>
    <w:rsid w:val="0060736D"/>
    <w:rsid w:val="006073DC"/>
    <w:rsid w:val="0060772F"/>
    <w:rsid w:val="00607888"/>
    <w:rsid w:val="00607A06"/>
    <w:rsid w:val="00607BEE"/>
    <w:rsid w:val="00607CF0"/>
    <w:rsid w:val="00610A8D"/>
    <w:rsid w:val="00610DDB"/>
    <w:rsid w:val="0061172F"/>
    <w:rsid w:val="00611A53"/>
    <w:rsid w:val="00611FCA"/>
    <w:rsid w:val="00612438"/>
    <w:rsid w:val="00613110"/>
    <w:rsid w:val="006139ED"/>
    <w:rsid w:val="00613C57"/>
    <w:rsid w:val="006154E7"/>
    <w:rsid w:val="00615980"/>
    <w:rsid w:val="006159DA"/>
    <w:rsid w:val="00615C11"/>
    <w:rsid w:val="006160DA"/>
    <w:rsid w:val="00616505"/>
    <w:rsid w:val="006165B1"/>
    <w:rsid w:val="00616A15"/>
    <w:rsid w:val="00616ED9"/>
    <w:rsid w:val="00617191"/>
    <w:rsid w:val="0061725E"/>
    <w:rsid w:val="00617295"/>
    <w:rsid w:val="00617523"/>
    <w:rsid w:val="0061755C"/>
    <w:rsid w:val="00617A26"/>
    <w:rsid w:val="006201A9"/>
    <w:rsid w:val="00620D23"/>
    <w:rsid w:val="0062195F"/>
    <w:rsid w:val="006222FB"/>
    <w:rsid w:val="006228D6"/>
    <w:rsid w:val="00622BA3"/>
    <w:rsid w:val="00622DF6"/>
    <w:rsid w:val="00622F80"/>
    <w:rsid w:val="00623780"/>
    <w:rsid w:val="00623F5F"/>
    <w:rsid w:val="00623F9F"/>
    <w:rsid w:val="0062434D"/>
    <w:rsid w:val="0062456E"/>
    <w:rsid w:val="00624859"/>
    <w:rsid w:val="00624A0F"/>
    <w:rsid w:val="006253B1"/>
    <w:rsid w:val="006258D6"/>
    <w:rsid w:val="0062683E"/>
    <w:rsid w:val="00626B91"/>
    <w:rsid w:val="00626F5A"/>
    <w:rsid w:val="00626F7E"/>
    <w:rsid w:val="00627100"/>
    <w:rsid w:val="006271B5"/>
    <w:rsid w:val="0062728F"/>
    <w:rsid w:val="006272CE"/>
    <w:rsid w:val="006273DA"/>
    <w:rsid w:val="006275A5"/>
    <w:rsid w:val="00627D69"/>
    <w:rsid w:val="00627E7A"/>
    <w:rsid w:val="00630010"/>
    <w:rsid w:val="006303ED"/>
    <w:rsid w:val="00630426"/>
    <w:rsid w:val="00630432"/>
    <w:rsid w:val="006308CF"/>
    <w:rsid w:val="00630C61"/>
    <w:rsid w:val="00630FEE"/>
    <w:rsid w:val="0063122D"/>
    <w:rsid w:val="006316AD"/>
    <w:rsid w:val="00631BCB"/>
    <w:rsid w:val="00631F1C"/>
    <w:rsid w:val="00632291"/>
    <w:rsid w:val="0063379A"/>
    <w:rsid w:val="0063398B"/>
    <w:rsid w:val="00633CD9"/>
    <w:rsid w:val="00633E94"/>
    <w:rsid w:val="00633FD7"/>
    <w:rsid w:val="006341FA"/>
    <w:rsid w:val="006343D2"/>
    <w:rsid w:val="0063460F"/>
    <w:rsid w:val="00634A61"/>
    <w:rsid w:val="00635566"/>
    <w:rsid w:val="006358A1"/>
    <w:rsid w:val="00635A52"/>
    <w:rsid w:val="00635B1C"/>
    <w:rsid w:val="006361E2"/>
    <w:rsid w:val="00636569"/>
    <w:rsid w:val="0063663C"/>
    <w:rsid w:val="00636D1F"/>
    <w:rsid w:val="00636DCE"/>
    <w:rsid w:val="00640C16"/>
    <w:rsid w:val="00640EDA"/>
    <w:rsid w:val="00641B37"/>
    <w:rsid w:val="00641D5A"/>
    <w:rsid w:val="00641F30"/>
    <w:rsid w:val="006428E3"/>
    <w:rsid w:val="00643078"/>
    <w:rsid w:val="00643B91"/>
    <w:rsid w:val="00643EB9"/>
    <w:rsid w:val="00643F0E"/>
    <w:rsid w:val="0064414D"/>
    <w:rsid w:val="00644A7F"/>
    <w:rsid w:val="00644D83"/>
    <w:rsid w:val="00644DD3"/>
    <w:rsid w:val="00644F2E"/>
    <w:rsid w:val="00645338"/>
    <w:rsid w:val="00645532"/>
    <w:rsid w:val="00645E00"/>
    <w:rsid w:val="00645ED1"/>
    <w:rsid w:val="006462AD"/>
    <w:rsid w:val="006475DF"/>
    <w:rsid w:val="00647640"/>
    <w:rsid w:val="0064767E"/>
    <w:rsid w:val="00647AA9"/>
    <w:rsid w:val="006501E0"/>
    <w:rsid w:val="00650618"/>
    <w:rsid w:val="0065069B"/>
    <w:rsid w:val="0065213F"/>
    <w:rsid w:val="0065217A"/>
    <w:rsid w:val="006537A1"/>
    <w:rsid w:val="00653D20"/>
    <w:rsid w:val="00654520"/>
    <w:rsid w:val="006548C7"/>
    <w:rsid w:val="0065529D"/>
    <w:rsid w:val="006556BC"/>
    <w:rsid w:val="00655E82"/>
    <w:rsid w:val="0065641C"/>
    <w:rsid w:val="00656490"/>
    <w:rsid w:val="006564A2"/>
    <w:rsid w:val="00656F6B"/>
    <w:rsid w:val="00656FCA"/>
    <w:rsid w:val="00657352"/>
    <w:rsid w:val="00657719"/>
    <w:rsid w:val="006579A7"/>
    <w:rsid w:val="00660436"/>
    <w:rsid w:val="00660DB0"/>
    <w:rsid w:val="00661B2B"/>
    <w:rsid w:val="006627E6"/>
    <w:rsid w:val="00662D83"/>
    <w:rsid w:val="00663253"/>
    <w:rsid w:val="00663267"/>
    <w:rsid w:val="0066355D"/>
    <w:rsid w:val="0066398B"/>
    <w:rsid w:val="00663A11"/>
    <w:rsid w:val="00663ABA"/>
    <w:rsid w:val="00663B76"/>
    <w:rsid w:val="00663C0C"/>
    <w:rsid w:val="00663CEC"/>
    <w:rsid w:val="0066431D"/>
    <w:rsid w:val="0066432D"/>
    <w:rsid w:val="0066437B"/>
    <w:rsid w:val="00664648"/>
    <w:rsid w:val="00664A23"/>
    <w:rsid w:val="00664AE5"/>
    <w:rsid w:val="00664EDE"/>
    <w:rsid w:val="00665577"/>
    <w:rsid w:val="00665625"/>
    <w:rsid w:val="006658F7"/>
    <w:rsid w:val="00665AB2"/>
    <w:rsid w:val="00665FF5"/>
    <w:rsid w:val="0066638C"/>
    <w:rsid w:val="00666672"/>
    <w:rsid w:val="00666BBB"/>
    <w:rsid w:val="00666C6C"/>
    <w:rsid w:val="00667298"/>
    <w:rsid w:val="0067021F"/>
    <w:rsid w:val="0067023F"/>
    <w:rsid w:val="006705FE"/>
    <w:rsid w:val="00670BC4"/>
    <w:rsid w:val="00670E6C"/>
    <w:rsid w:val="006710D9"/>
    <w:rsid w:val="0067123C"/>
    <w:rsid w:val="0067127E"/>
    <w:rsid w:val="006714C7"/>
    <w:rsid w:val="0067163D"/>
    <w:rsid w:val="00672286"/>
    <w:rsid w:val="006724CD"/>
    <w:rsid w:val="0067303E"/>
    <w:rsid w:val="0067376B"/>
    <w:rsid w:val="00674B10"/>
    <w:rsid w:val="0067532B"/>
    <w:rsid w:val="00675616"/>
    <w:rsid w:val="006766CA"/>
    <w:rsid w:val="0067694F"/>
    <w:rsid w:val="00676A55"/>
    <w:rsid w:val="00676BE2"/>
    <w:rsid w:val="006779A7"/>
    <w:rsid w:val="00677D01"/>
    <w:rsid w:val="00677EBC"/>
    <w:rsid w:val="00680167"/>
    <w:rsid w:val="00680E3C"/>
    <w:rsid w:val="00681002"/>
    <w:rsid w:val="0068171D"/>
    <w:rsid w:val="0068288A"/>
    <w:rsid w:val="0068298B"/>
    <w:rsid w:val="006834D4"/>
    <w:rsid w:val="006835CE"/>
    <w:rsid w:val="00683E42"/>
    <w:rsid w:val="00683F7A"/>
    <w:rsid w:val="0068418B"/>
    <w:rsid w:val="006846BE"/>
    <w:rsid w:val="00684753"/>
    <w:rsid w:val="00684BB2"/>
    <w:rsid w:val="00684E5F"/>
    <w:rsid w:val="0068528B"/>
    <w:rsid w:val="00686361"/>
    <w:rsid w:val="00686472"/>
    <w:rsid w:val="00686805"/>
    <w:rsid w:val="00686ABA"/>
    <w:rsid w:val="00686B8E"/>
    <w:rsid w:val="006871E4"/>
    <w:rsid w:val="006900D3"/>
    <w:rsid w:val="00690190"/>
    <w:rsid w:val="00692114"/>
    <w:rsid w:val="00692AAD"/>
    <w:rsid w:val="0069377B"/>
    <w:rsid w:val="00693FEF"/>
    <w:rsid w:val="0069413F"/>
    <w:rsid w:val="00694DD8"/>
    <w:rsid w:val="00695C71"/>
    <w:rsid w:val="006962A7"/>
    <w:rsid w:val="006966EA"/>
    <w:rsid w:val="00696A8C"/>
    <w:rsid w:val="00697360"/>
    <w:rsid w:val="0069752D"/>
    <w:rsid w:val="00697864"/>
    <w:rsid w:val="006979FC"/>
    <w:rsid w:val="006A09DA"/>
    <w:rsid w:val="006A0AA3"/>
    <w:rsid w:val="006A0B3B"/>
    <w:rsid w:val="006A219C"/>
    <w:rsid w:val="006A234C"/>
    <w:rsid w:val="006A2796"/>
    <w:rsid w:val="006A397F"/>
    <w:rsid w:val="006A3A92"/>
    <w:rsid w:val="006A3B77"/>
    <w:rsid w:val="006A3C0C"/>
    <w:rsid w:val="006A4255"/>
    <w:rsid w:val="006A4ADF"/>
    <w:rsid w:val="006A54CE"/>
    <w:rsid w:val="006A60E3"/>
    <w:rsid w:val="006A6622"/>
    <w:rsid w:val="006A693E"/>
    <w:rsid w:val="006A6D30"/>
    <w:rsid w:val="006A70E5"/>
    <w:rsid w:val="006A749A"/>
    <w:rsid w:val="006A74E1"/>
    <w:rsid w:val="006A7547"/>
    <w:rsid w:val="006A7684"/>
    <w:rsid w:val="006A76C6"/>
    <w:rsid w:val="006A7C3C"/>
    <w:rsid w:val="006B059A"/>
    <w:rsid w:val="006B1578"/>
    <w:rsid w:val="006B1768"/>
    <w:rsid w:val="006B19B0"/>
    <w:rsid w:val="006B20DC"/>
    <w:rsid w:val="006B2917"/>
    <w:rsid w:val="006B29AF"/>
    <w:rsid w:val="006B30C9"/>
    <w:rsid w:val="006B3610"/>
    <w:rsid w:val="006B4155"/>
    <w:rsid w:val="006B483D"/>
    <w:rsid w:val="006B4E94"/>
    <w:rsid w:val="006B5779"/>
    <w:rsid w:val="006B5D74"/>
    <w:rsid w:val="006B5FBC"/>
    <w:rsid w:val="006B62F8"/>
    <w:rsid w:val="006B6C1A"/>
    <w:rsid w:val="006B6D0A"/>
    <w:rsid w:val="006B6EE7"/>
    <w:rsid w:val="006B749A"/>
    <w:rsid w:val="006B7538"/>
    <w:rsid w:val="006B78B3"/>
    <w:rsid w:val="006C0246"/>
    <w:rsid w:val="006C0A87"/>
    <w:rsid w:val="006C1796"/>
    <w:rsid w:val="006C2A4B"/>
    <w:rsid w:val="006C2DD6"/>
    <w:rsid w:val="006C2E0D"/>
    <w:rsid w:val="006C336F"/>
    <w:rsid w:val="006C3552"/>
    <w:rsid w:val="006C436E"/>
    <w:rsid w:val="006C43D2"/>
    <w:rsid w:val="006C44A9"/>
    <w:rsid w:val="006C45AD"/>
    <w:rsid w:val="006C545D"/>
    <w:rsid w:val="006C57EA"/>
    <w:rsid w:val="006C5A35"/>
    <w:rsid w:val="006C5F38"/>
    <w:rsid w:val="006C6945"/>
    <w:rsid w:val="006C772D"/>
    <w:rsid w:val="006C7A6A"/>
    <w:rsid w:val="006D0332"/>
    <w:rsid w:val="006D078F"/>
    <w:rsid w:val="006D07CC"/>
    <w:rsid w:val="006D1420"/>
    <w:rsid w:val="006D1482"/>
    <w:rsid w:val="006D22F1"/>
    <w:rsid w:val="006D2C64"/>
    <w:rsid w:val="006D2DEC"/>
    <w:rsid w:val="006D2E7B"/>
    <w:rsid w:val="006D3703"/>
    <w:rsid w:val="006D372C"/>
    <w:rsid w:val="006D4332"/>
    <w:rsid w:val="006D447B"/>
    <w:rsid w:val="006D491E"/>
    <w:rsid w:val="006D4CAF"/>
    <w:rsid w:val="006D4D0F"/>
    <w:rsid w:val="006D5882"/>
    <w:rsid w:val="006D5C85"/>
    <w:rsid w:val="006D5C90"/>
    <w:rsid w:val="006D610F"/>
    <w:rsid w:val="006D672F"/>
    <w:rsid w:val="006D68EA"/>
    <w:rsid w:val="006D6B66"/>
    <w:rsid w:val="006D766A"/>
    <w:rsid w:val="006D7C0D"/>
    <w:rsid w:val="006D7DF2"/>
    <w:rsid w:val="006E0325"/>
    <w:rsid w:val="006E0BD0"/>
    <w:rsid w:val="006E2126"/>
    <w:rsid w:val="006E21CF"/>
    <w:rsid w:val="006E22D4"/>
    <w:rsid w:val="006E2EE3"/>
    <w:rsid w:val="006E3538"/>
    <w:rsid w:val="006E3643"/>
    <w:rsid w:val="006E3735"/>
    <w:rsid w:val="006E3790"/>
    <w:rsid w:val="006E38E9"/>
    <w:rsid w:val="006E3E96"/>
    <w:rsid w:val="006E4D6F"/>
    <w:rsid w:val="006E4D8F"/>
    <w:rsid w:val="006E59A3"/>
    <w:rsid w:val="006E5A8C"/>
    <w:rsid w:val="006E65CD"/>
    <w:rsid w:val="006E6BD6"/>
    <w:rsid w:val="006E6BF2"/>
    <w:rsid w:val="006E6C6A"/>
    <w:rsid w:val="006E6EB9"/>
    <w:rsid w:val="006E7277"/>
    <w:rsid w:val="006E7278"/>
    <w:rsid w:val="006E7D4D"/>
    <w:rsid w:val="006F19E8"/>
    <w:rsid w:val="006F1A1C"/>
    <w:rsid w:val="006F1F81"/>
    <w:rsid w:val="006F229B"/>
    <w:rsid w:val="006F2B2F"/>
    <w:rsid w:val="006F2BB3"/>
    <w:rsid w:val="006F2DE2"/>
    <w:rsid w:val="006F3242"/>
    <w:rsid w:val="006F3369"/>
    <w:rsid w:val="006F3615"/>
    <w:rsid w:val="006F4246"/>
    <w:rsid w:val="006F4516"/>
    <w:rsid w:val="006F5CDF"/>
    <w:rsid w:val="006F604B"/>
    <w:rsid w:val="006F62D8"/>
    <w:rsid w:val="006F6566"/>
    <w:rsid w:val="006F6973"/>
    <w:rsid w:val="006F6D64"/>
    <w:rsid w:val="006F6E12"/>
    <w:rsid w:val="006F7357"/>
    <w:rsid w:val="006F735C"/>
    <w:rsid w:val="006F7BE0"/>
    <w:rsid w:val="00700621"/>
    <w:rsid w:val="00700803"/>
    <w:rsid w:val="00700C0E"/>
    <w:rsid w:val="00701E06"/>
    <w:rsid w:val="00702B67"/>
    <w:rsid w:val="00704995"/>
    <w:rsid w:val="0070505B"/>
    <w:rsid w:val="00705190"/>
    <w:rsid w:val="00705644"/>
    <w:rsid w:val="00705682"/>
    <w:rsid w:val="00705BEE"/>
    <w:rsid w:val="0070641E"/>
    <w:rsid w:val="00706C8C"/>
    <w:rsid w:val="007070BF"/>
    <w:rsid w:val="0070719B"/>
    <w:rsid w:val="0070752E"/>
    <w:rsid w:val="007076E9"/>
    <w:rsid w:val="00707922"/>
    <w:rsid w:val="00707D7F"/>
    <w:rsid w:val="00707F6F"/>
    <w:rsid w:val="007117A9"/>
    <w:rsid w:val="00711989"/>
    <w:rsid w:val="00713B5A"/>
    <w:rsid w:val="00713E5A"/>
    <w:rsid w:val="007143EC"/>
    <w:rsid w:val="00715A9A"/>
    <w:rsid w:val="00715B25"/>
    <w:rsid w:val="00715E3D"/>
    <w:rsid w:val="00715E73"/>
    <w:rsid w:val="0071603C"/>
    <w:rsid w:val="007162BF"/>
    <w:rsid w:val="007166F2"/>
    <w:rsid w:val="007168D7"/>
    <w:rsid w:val="00716C0D"/>
    <w:rsid w:val="007172B2"/>
    <w:rsid w:val="00717854"/>
    <w:rsid w:val="007179A4"/>
    <w:rsid w:val="007203D2"/>
    <w:rsid w:val="00720435"/>
    <w:rsid w:val="00720672"/>
    <w:rsid w:val="00720BBE"/>
    <w:rsid w:val="00720BC1"/>
    <w:rsid w:val="00720D4F"/>
    <w:rsid w:val="007213B9"/>
    <w:rsid w:val="00721428"/>
    <w:rsid w:val="00721A2E"/>
    <w:rsid w:val="00722507"/>
    <w:rsid w:val="00722889"/>
    <w:rsid w:val="00722E53"/>
    <w:rsid w:val="00723080"/>
    <w:rsid w:val="007231B5"/>
    <w:rsid w:val="00723DFF"/>
    <w:rsid w:val="00724295"/>
    <w:rsid w:val="007242DA"/>
    <w:rsid w:val="007243EF"/>
    <w:rsid w:val="0072449C"/>
    <w:rsid w:val="00724F7E"/>
    <w:rsid w:val="0072598F"/>
    <w:rsid w:val="00725C64"/>
    <w:rsid w:val="00726D62"/>
    <w:rsid w:val="00726EDB"/>
    <w:rsid w:val="007303FA"/>
    <w:rsid w:val="00730A7F"/>
    <w:rsid w:val="00730CB6"/>
    <w:rsid w:val="00730EF3"/>
    <w:rsid w:val="00731136"/>
    <w:rsid w:val="0073126B"/>
    <w:rsid w:val="00732288"/>
    <w:rsid w:val="00732368"/>
    <w:rsid w:val="007327E7"/>
    <w:rsid w:val="007331D0"/>
    <w:rsid w:val="0073389B"/>
    <w:rsid w:val="00733941"/>
    <w:rsid w:val="00733E98"/>
    <w:rsid w:val="00734472"/>
    <w:rsid w:val="00734544"/>
    <w:rsid w:val="007349BF"/>
    <w:rsid w:val="00734CFD"/>
    <w:rsid w:val="007351A7"/>
    <w:rsid w:val="00735260"/>
    <w:rsid w:val="00735E8E"/>
    <w:rsid w:val="0073637E"/>
    <w:rsid w:val="0073640D"/>
    <w:rsid w:val="007367C4"/>
    <w:rsid w:val="007369D4"/>
    <w:rsid w:val="00736B59"/>
    <w:rsid w:val="007376C6"/>
    <w:rsid w:val="00737AD2"/>
    <w:rsid w:val="00737C23"/>
    <w:rsid w:val="00740062"/>
    <w:rsid w:val="007406BE"/>
    <w:rsid w:val="00740773"/>
    <w:rsid w:val="00740C55"/>
    <w:rsid w:val="0074137E"/>
    <w:rsid w:val="007414D5"/>
    <w:rsid w:val="00741782"/>
    <w:rsid w:val="00741B3A"/>
    <w:rsid w:val="00741BFB"/>
    <w:rsid w:val="0074257D"/>
    <w:rsid w:val="00742DFA"/>
    <w:rsid w:val="007432F5"/>
    <w:rsid w:val="00743372"/>
    <w:rsid w:val="00743564"/>
    <w:rsid w:val="00743BC6"/>
    <w:rsid w:val="00743C1C"/>
    <w:rsid w:val="0074553F"/>
    <w:rsid w:val="00745777"/>
    <w:rsid w:val="007459EC"/>
    <w:rsid w:val="0074616E"/>
    <w:rsid w:val="00746495"/>
    <w:rsid w:val="00746885"/>
    <w:rsid w:val="007469C8"/>
    <w:rsid w:val="007470AE"/>
    <w:rsid w:val="0074760A"/>
    <w:rsid w:val="00747E04"/>
    <w:rsid w:val="00750189"/>
    <w:rsid w:val="007501C8"/>
    <w:rsid w:val="00751697"/>
    <w:rsid w:val="0075197B"/>
    <w:rsid w:val="007527FF"/>
    <w:rsid w:val="007529F0"/>
    <w:rsid w:val="00752E8D"/>
    <w:rsid w:val="00752F8A"/>
    <w:rsid w:val="007531ED"/>
    <w:rsid w:val="007533F7"/>
    <w:rsid w:val="00754E49"/>
    <w:rsid w:val="00755813"/>
    <w:rsid w:val="00755978"/>
    <w:rsid w:val="0075599D"/>
    <w:rsid w:val="00755C1E"/>
    <w:rsid w:val="007562F2"/>
    <w:rsid w:val="007564B8"/>
    <w:rsid w:val="0076016F"/>
    <w:rsid w:val="0076068B"/>
    <w:rsid w:val="00760AEC"/>
    <w:rsid w:val="00760D24"/>
    <w:rsid w:val="00760D97"/>
    <w:rsid w:val="00760EB5"/>
    <w:rsid w:val="00761379"/>
    <w:rsid w:val="00761F2D"/>
    <w:rsid w:val="0076227B"/>
    <w:rsid w:val="007622FF"/>
    <w:rsid w:val="007628F9"/>
    <w:rsid w:val="00762D43"/>
    <w:rsid w:val="00762E9E"/>
    <w:rsid w:val="00763575"/>
    <w:rsid w:val="00763975"/>
    <w:rsid w:val="007642F9"/>
    <w:rsid w:val="0076430C"/>
    <w:rsid w:val="007645D3"/>
    <w:rsid w:val="007653A5"/>
    <w:rsid w:val="00765D2F"/>
    <w:rsid w:val="007668B3"/>
    <w:rsid w:val="00766A23"/>
    <w:rsid w:val="00766CD4"/>
    <w:rsid w:val="00766DA3"/>
    <w:rsid w:val="00770856"/>
    <w:rsid w:val="00770FB6"/>
    <w:rsid w:val="00771774"/>
    <w:rsid w:val="00772899"/>
    <w:rsid w:val="00772929"/>
    <w:rsid w:val="0077343E"/>
    <w:rsid w:val="0077360A"/>
    <w:rsid w:val="007742A6"/>
    <w:rsid w:val="00774980"/>
    <w:rsid w:val="00775059"/>
    <w:rsid w:val="0077505E"/>
    <w:rsid w:val="007751B0"/>
    <w:rsid w:val="007753A2"/>
    <w:rsid w:val="007756F4"/>
    <w:rsid w:val="00775AE1"/>
    <w:rsid w:val="00775B24"/>
    <w:rsid w:val="00776987"/>
    <w:rsid w:val="00776BBB"/>
    <w:rsid w:val="00776D48"/>
    <w:rsid w:val="00777211"/>
    <w:rsid w:val="0077724C"/>
    <w:rsid w:val="007772DF"/>
    <w:rsid w:val="00777A40"/>
    <w:rsid w:val="00777A95"/>
    <w:rsid w:val="00777B95"/>
    <w:rsid w:val="007806D7"/>
    <w:rsid w:val="007806E4"/>
    <w:rsid w:val="00780EF2"/>
    <w:rsid w:val="0078196D"/>
    <w:rsid w:val="007834C1"/>
    <w:rsid w:val="00784036"/>
    <w:rsid w:val="00784055"/>
    <w:rsid w:val="0078493C"/>
    <w:rsid w:val="00784998"/>
    <w:rsid w:val="00785E01"/>
    <w:rsid w:val="00786497"/>
    <w:rsid w:val="00787370"/>
    <w:rsid w:val="0078772D"/>
    <w:rsid w:val="00787C5F"/>
    <w:rsid w:val="00790246"/>
    <w:rsid w:val="0079060F"/>
    <w:rsid w:val="0079071D"/>
    <w:rsid w:val="00790D7D"/>
    <w:rsid w:val="00792300"/>
    <w:rsid w:val="00792339"/>
    <w:rsid w:val="007928CC"/>
    <w:rsid w:val="007929ED"/>
    <w:rsid w:val="00792F0C"/>
    <w:rsid w:val="0079355C"/>
    <w:rsid w:val="00793994"/>
    <w:rsid w:val="0079404C"/>
    <w:rsid w:val="00794229"/>
    <w:rsid w:val="00794AB1"/>
    <w:rsid w:val="00794BE0"/>
    <w:rsid w:val="00794CA1"/>
    <w:rsid w:val="00794D1D"/>
    <w:rsid w:val="00795DB9"/>
    <w:rsid w:val="007961EF"/>
    <w:rsid w:val="007963C5"/>
    <w:rsid w:val="00796800"/>
    <w:rsid w:val="00796F8D"/>
    <w:rsid w:val="00797B79"/>
    <w:rsid w:val="00797B7E"/>
    <w:rsid w:val="00797BD7"/>
    <w:rsid w:val="00797D1E"/>
    <w:rsid w:val="007A003E"/>
    <w:rsid w:val="007A06EC"/>
    <w:rsid w:val="007A06FE"/>
    <w:rsid w:val="007A095F"/>
    <w:rsid w:val="007A1E7B"/>
    <w:rsid w:val="007A2AE7"/>
    <w:rsid w:val="007A336C"/>
    <w:rsid w:val="007A3FC2"/>
    <w:rsid w:val="007A48B2"/>
    <w:rsid w:val="007A54BA"/>
    <w:rsid w:val="007A5CF0"/>
    <w:rsid w:val="007A5DAC"/>
    <w:rsid w:val="007A6308"/>
    <w:rsid w:val="007A637B"/>
    <w:rsid w:val="007A6D5D"/>
    <w:rsid w:val="007A7F25"/>
    <w:rsid w:val="007B0050"/>
    <w:rsid w:val="007B00B7"/>
    <w:rsid w:val="007B00E8"/>
    <w:rsid w:val="007B099D"/>
    <w:rsid w:val="007B15D6"/>
    <w:rsid w:val="007B1E83"/>
    <w:rsid w:val="007B203B"/>
    <w:rsid w:val="007B258D"/>
    <w:rsid w:val="007B2E1C"/>
    <w:rsid w:val="007B3719"/>
    <w:rsid w:val="007B38A8"/>
    <w:rsid w:val="007B3C92"/>
    <w:rsid w:val="007B4272"/>
    <w:rsid w:val="007B56BE"/>
    <w:rsid w:val="007B5970"/>
    <w:rsid w:val="007B600D"/>
    <w:rsid w:val="007B7515"/>
    <w:rsid w:val="007B75F7"/>
    <w:rsid w:val="007B7BFB"/>
    <w:rsid w:val="007C018F"/>
    <w:rsid w:val="007C035A"/>
    <w:rsid w:val="007C0564"/>
    <w:rsid w:val="007C0908"/>
    <w:rsid w:val="007C0DDB"/>
    <w:rsid w:val="007C0F06"/>
    <w:rsid w:val="007C13AF"/>
    <w:rsid w:val="007C1730"/>
    <w:rsid w:val="007C298C"/>
    <w:rsid w:val="007C2F78"/>
    <w:rsid w:val="007C2FAB"/>
    <w:rsid w:val="007C354A"/>
    <w:rsid w:val="007C4317"/>
    <w:rsid w:val="007C542D"/>
    <w:rsid w:val="007C61E0"/>
    <w:rsid w:val="007C65E4"/>
    <w:rsid w:val="007C68DF"/>
    <w:rsid w:val="007C6B80"/>
    <w:rsid w:val="007C71C6"/>
    <w:rsid w:val="007C728B"/>
    <w:rsid w:val="007C736D"/>
    <w:rsid w:val="007C78F6"/>
    <w:rsid w:val="007C7B60"/>
    <w:rsid w:val="007D0678"/>
    <w:rsid w:val="007D122C"/>
    <w:rsid w:val="007D12FB"/>
    <w:rsid w:val="007D1413"/>
    <w:rsid w:val="007D1803"/>
    <w:rsid w:val="007D1B37"/>
    <w:rsid w:val="007D1E1E"/>
    <w:rsid w:val="007D299E"/>
    <w:rsid w:val="007D2B14"/>
    <w:rsid w:val="007D3350"/>
    <w:rsid w:val="007D342A"/>
    <w:rsid w:val="007D3D06"/>
    <w:rsid w:val="007D4506"/>
    <w:rsid w:val="007D45B6"/>
    <w:rsid w:val="007D4712"/>
    <w:rsid w:val="007D4F66"/>
    <w:rsid w:val="007D51A9"/>
    <w:rsid w:val="007D51F9"/>
    <w:rsid w:val="007D5DC5"/>
    <w:rsid w:val="007D65DC"/>
    <w:rsid w:val="007D691F"/>
    <w:rsid w:val="007D6BDA"/>
    <w:rsid w:val="007D6D06"/>
    <w:rsid w:val="007D70EA"/>
    <w:rsid w:val="007D74E2"/>
    <w:rsid w:val="007E0DB3"/>
    <w:rsid w:val="007E1459"/>
    <w:rsid w:val="007E1518"/>
    <w:rsid w:val="007E1526"/>
    <w:rsid w:val="007E1818"/>
    <w:rsid w:val="007E2141"/>
    <w:rsid w:val="007E37A8"/>
    <w:rsid w:val="007E4810"/>
    <w:rsid w:val="007E4D60"/>
    <w:rsid w:val="007E5033"/>
    <w:rsid w:val="007E5085"/>
    <w:rsid w:val="007E5466"/>
    <w:rsid w:val="007E5544"/>
    <w:rsid w:val="007E5745"/>
    <w:rsid w:val="007E628E"/>
    <w:rsid w:val="007E62F5"/>
    <w:rsid w:val="007E6331"/>
    <w:rsid w:val="007E65B2"/>
    <w:rsid w:val="007E6A1F"/>
    <w:rsid w:val="007E6F62"/>
    <w:rsid w:val="007E73E0"/>
    <w:rsid w:val="007E747F"/>
    <w:rsid w:val="007E7AC1"/>
    <w:rsid w:val="007F0941"/>
    <w:rsid w:val="007F09AA"/>
    <w:rsid w:val="007F17DE"/>
    <w:rsid w:val="007F1AA6"/>
    <w:rsid w:val="007F1B4A"/>
    <w:rsid w:val="007F1B5A"/>
    <w:rsid w:val="007F1D17"/>
    <w:rsid w:val="007F1E34"/>
    <w:rsid w:val="007F361E"/>
    <w:rsid w:val="007F5789"/>
    <w:rsid w:val="007F5E70"/>
    <w:rsid w:val="007F620D"/>
    <w:rsid w:val="007F6C7C"/>
    <w:rsid w:val="007F7363"/>
    <w:rsid w:val="007F7707"/>
    <w:rsid w:val="007F79BC"/>
    <w:rsid w:val="00800584"/>
    <w:rsid w:val="0080072E"/>
    <w:rsid w:val="008010F0"/>
    <w:rsid w:val="00801135"/>
    <w:rsid w:val="008018F4"/>
    <w:rsid w:val="0080215D"/>
    <w:rsid w:val="00802F92"/>
    <w:rsid w:val="00802FDD"/>
    <w:rsid w:val="00803185"/>
    <w:rsid w:val="008043DF"/>
    <w:rsid w:val="008046A3"/>
    <w:rsid w:val="00804B81"/>
    <w:rsid w:val="008052FC"/>
    <w:rsid w:val="00805766"/>
    <w:rsid w:val="00805A38"/>
    <w:rsid w:val="00805CA3"/>
    <w:rsid w:val="00806147"/>
    <w:rsid w:val="00807040"/>
    <w:rsid w:val="008077D3"/>
    <w:rsid w:val="00807BC2"/>
    <w:rsid w:val="008106C3"/>
    <w:rsid w:val="008111A8"/>
    <w:rsid w:val="00811573"/>
    <w:rsid w:val="00811B82"/>
    <w:rsid w:val="00812082"/>
    <w:rsid w:val="00812926"/>
    <w:rsid w:val="00812DBB"/>
    <w:rsid w:val="00812E42"/>
    <w:rsid w:val="00812F44"/>
    <w:rsid w:val="00813158"/>
    <w:rsid w:val="008132FC"/>
    <w:rsid w:val="00813417"/>
    <w:rsid w:val="00814505"/>
    <w:rsid w:val="00814A98"/>
    <w:rsid w:val="00814B11"/>
    <w:rsid w:val="00814F07"/>
    <w:rsid w:val="00815124"/>
    <w:rsid w:val="00815735"/>
    <w:rsid w:val="00815B76"/>
    <w:rsid w:val="00815BDE"/>
    <w:rsid w:val="0081601E"/>
    <w:rsid w:val="008161C8"/>
    <w:rsid w:val="00816A8B"/>
    <w:rsid w:val="00816C93"/>
    <w:rsid w:val="00816D07"/>
    <w:rsid w:val="00817067"/>
    <w:rsid w:val="00817B3C"/>
    <w:rsid w:val="0082005E"/>
    <w:rsid w:val="00820528"/>
    <w:rsid w:val="008205DB"/>
    <w:rsid w:val="0082065B"/>
    <w:rsid w:val="0082078D"/>
    <w:rsid w:val="00820FF5"/>
    <w:rsid w:val="00822069"/>
    <w:rsid w:val="00822319"/>
    <w:rsid w:val="00822469"/>
    <w:rsid w:val="008225EE"/>
    <w:rsid w:val="00822F87"/>
    <w:rsid w:val="00823667"/>
    <w:rsid w:val="008238F0"/>
    <w:rsid w:val="00823AB5"/>
    <w:rsid w:val="00823C4C"/>
    <w:rsid w:val="00824081"/>
    <w:rsid w:val="008241A0"/>
    <w:rsid w:val="0082516B"/>
    <w:rsid w:val="0082549A"/>
    <w:rsid w:val="00826DE9"/>
    <w:rsid w:val="00827866"/>
    <w:rsid w:val="00827BCA"/>
    <w:rsid w:val="00830D3E"/>
    <w:rsid w:val="00830DBA"/>
    <w:rsid w:val="00830F47"/>
    <w:rsid w:val="0083152B"/>
    <w:rsid w:val="00831545"/>
    <w:rsid w:val="008319D5"/>
    <w:rsid w:val="00831A8C"/>
    <w:rsid w:val="00831A8F"/>
    <w:rsid w:val="0083259D"/>
    <w:rsid w:val="00833BD4"/>
    <w:rsid w:val="00833CD5"/>
    <w:rsid w:val="00833E9C"/>
    <w:rsid w:val="00834090"/>
    <w:rsid w:val="0083418F"/>
    <w:rsid w:val="008342B2"/>
    <w:rsid w:val="00835573"/>
    <w:rsid w:val="0083561E"/>
    <w:rsid w:val="0083592B"/>
    <w:rsid w:val="00836105"/>
    <w:rsid w:val="008365BD"/>
    <w:rsid w:val="008366F4"/>
    <w:rsid w:val="00836902"/>
    <w:rsid w:val="00836F07"/>
    <w:rsid w:val="00836F57"/>
    <w:rsid w:val="008375BD"/>
    <w:rsid w:val="008401B2"/>
    <w:rsid w:val="0084036D"/>
    <w:rsid w:val="00840646"/>
    <w:rsid w:val="0084072A"/>
    <w:rsid w:val="0084080E"/>
    <w:rsid w:val="0084128D"/>
    <w:rsid w:val="008415AD"/>
    <w:rsid w:val="00841A98"/>
    <w:rsid w:val="008420B2"/>
    <w:rsid w:val="00842111"/>
    <w:rsid w:val="00842426"/>
    <w:rsid w:val="00842448"/>
    <w:rsid w:val="008431F1"/>
    <w:rsid w:val="00843564"/>
    <w:rsid w:val="00843C57"/>
    <w:rsid w:val="00844082"/>
    <w:rsid w:val="0084449F"/>
    <w:rsid w:val="00844650"/>
    <w:rsid w:val="008447B7"/>
    <w:rsid w:val="00844EDD"/>
    <w:rsid w:val="008450DD"/>
    <w:rsid w:val="008456A6"/>
    <w:rsid w:val="00845D5F"/>
    <w:rsid w:val="00846E64"/>
    <w:rsid w:val="008476FE"/>
    <w:rsid w:val="00847F32"/>
    <w:rsid w:val="00850BB5"/>
    <w:rsid w:val="00851321"/>
    <w:rsid w:val="008515F1"/>
    <w:rsid w:val="00851D7C"/>
    <w:rsid w:val="00852368"/>
    <w:rsid w:val="00853ACE"/>
    <w:rsid w:val="00853D8F"/>
    <w:rsid w:val="00854274"/>
    <w:rsid w:val="0085478C"/>
    <w:rsid w:val="00854C40"/>
    <w:rsid w:val="0085565D"/>
    <w:rsid w:val="0085569D"/>
    <w:rsid w:val="0085598B"/>
    <w:rsid w:val="00855BCA"/>
    <w:rsid w:val="0085646E"/>
    <w:rsid w:val="00856585"/>
    <w:rsid w:val="00856B28"/>
    <w:rsid w:val="00856E2B"/>
    <w:rsid w:val="008577ED"/>
    <w:rsid w:val="00860F6D"/>
    <w:rsid w:val="0086111F"/>
    <w:rsid w:val="008613ED"/>
    <w:rsid w:val="00861986"/>
    <w:rsid w:val="00862C9F"/>
    <w:rsid w:val="0086327F"/>
    <w:rsid w:val="00863CB5"/>
    <w:rsid w:val="00863D63"/>
    <w:rsid w:val="00863EA1"/>
    <w:rsid w:val="00866519"/>
    <w:rsid w:val="008668EE"/>
    <w:rsid w:val="00866B01"/>
    <w:rsid w:val="00866CC0"/>
    <w:rsid w:val="00866E15"/>
    <w:rsid w:val="008671F6"/>
    <w:rsid w:val="00867A52"/>
    <w:rsid w:val="00867B3D"/>
    <w:rsid w:val="00867C05"/>
    <w:rsid w:val="00867C75"/>
    <w:rsid w:val="008700F2"/>
    <w:rsid w:val="0087014C"/>
    <w:rsid w:val="00870B73"/>
    <w:rsid w:val="00871374"/>
    <w:rsid w:val="00871511"/>
    <w:rsid w:val="008720BF"/>
    <w:rsid w:val="0087272D"/>
    <w:rsid w:val="008728F4"/>
    <w:rsid w:val="00872CE1"/>
    <w:rsid w:val="00872DC7"/>
    <w:rsid w:val="00873433"/>
    <w:rsid w:val="00873C42"/>
    <w:rsid w:val="0087421F"/>
    <w:rsid w:val="008746AD"/>
    <w:rsid w:val="0087533F"/>
    <w:rsid w:val="00875BCB"/>
    <w:rsid w:val="00875D76"/>
    <w:rsid w:val="00876C74"/>
    <w:rsid w:val="008771CF"/>
    <w:rsid w:val="0087790C"/>
    <w:rsid w:val="00877C2B"/>
    <w:rsid w:val="00880640"/>
    <w:rsid w:val="00880B13"/>
    <w:rsid w:val="00880CF2"/>
    <w:rsid w:val="0088169F"/>
    <w:rsid w:val="00881E45"/>
    <w:rsid w:val="00883086"/>
    <w:rsid w:val="00883295"/>
    <w:rsid w:val="0088334C"/>
    <w:rsid w:val="008833D3"/>
    <w:rsid w:val="00883FB8"/>
    <w:rsid w:val="008846E8"/>
    <w:rsid w:val="00884890"/>
    <w:rsid w:val="00884B04"/>
    <w:rsid w:val="00884F63"/>
    <w:rsid w:val="00885DDB"/>
    <w:rsid w:val="00885F7D"/>
    <w:rsid w:val="00887377"/>
    <w:rsid w:val="0088787A"/>
    <w:rsid w:val="00890041"/>
    <w:rsid w:val="008905CC"/>
    <w:rsid w:val="00890B4B"/>
    <w:rsid w:val="008920FA"/>
    <w:rsid w:val="0089232F"/>
    <w:rsid w:val="00892804"/>
    <w:rsid w:val="00892BDD"/>
    <w:rsid w:val="00893A73"/>
    <w:rsid w:val="00893D47"/>
    <w:rsid w:val="00893FDB"/>
    <w:rsid w:val="0089471D"/>
    <w:rsid w:val="00894E77"/>
    <w:rsid w:val="0089528E"/>
    <w:rsid w:val="008954D0"/>
    <w:rsid w:val="0089579C"/>
    <w:rsid w:val="00895A7B"/>
    <w:rsid w:val="00896538"/>
    <w:rsid w:val="0089674E"/>
    <w:rsid w:val="00897D04"/>
    <w:rsid w:val="008A00B1"/>
    <w:rsid w:val="008A02D3"/>
    <w:rsid w:val="008A089B"/>
    <w:rsid w:val="008A169B"/>
    <w:rsid w:val="008A1BB6"/>
    <w:rsid w:val="008A21E8"/>
    <w:rsid w:val="008A25AA"/>
    <w:rsid w:val="008A2664"/>
    <w:rsid w:val="008A26A5"/>
    <w:rsid w:val="008A3250"/>
    <w:rsid w:val="008A3646"/>
    <w:rsid w:val="008A438C"/>
    <w:rsid w:val="008A44CB"/>
    <w:rsid w:val="008A459C"/>
    <w:rsid w:val="008A49E3"/>
    <w:rsid w:val="008A4F46"/>
    <w:rsid w:val="008A510E"/>
    <w:rsid w:val="008A5778"/>
    <w:rsid w:val="008A5909"/>
    <w:rsid w:val="008A5CB0"/>
    <w:rsid w:val="008A5E26"/>
    <w:rsid w:val="008A5F10"/>
    <w:rsid w:val="008A6083"/>
    <w:rsid w:val="008A7344"/>
    <w:rsid w:val="008A79F9"/>
    <w:rsid w:val="008B042F"/>
    <w:rsid w:val="008B07F5"/>
    <w:rsid w:val="008B10CB"/>
    <w:rsid w:val="008B13C4"/>
    <w:rsid w:val="008B153A"/>
    <w:rsid w:val="008B1596"/>
    <w:rsid w:val="008B1851"/>
    <w:rsid w:val="008B200F"/>
    <w:rsid w:val="008B264B"/>
    <w:rsid w:val="008B4783"/>
    <w:rsid w:val="008B4ADE"/>
    <w:rsid w:val="008B523E"/>
    <w:rsid w:val="008B5AF0"/>
    <w:rsid w:val="008B5B8C"/>
    <w:rsid w:val="008B5BCF"/>
    <w:rsid w:val="008B6278"/>
    <w:rsid w:val="008B6648"/>
    <w:rsid w:val="008B6BF4"/>
    <w:rsid w:val="008B764F"/>
    <w:rsid w:val="008C03B8"/>
    <w:rsid w:val="008C0C9E"/>
    <w:rsid w:val="008C11BE"/>
    <w:rsid w:val="008C1216"/>
    <w:rsid w:val="008C1B1A"/>
    <w:rsid w:val="008C1E47"/>
    <w:rsid w:val="008C26F0"/>
    <w:rsid w:val="008C273F"/>
    <w:rsid w:val="008C29BC"/>
    <w:rsid w:val="008C2C07"/>
    <w:rsid w:val="008C2C1C"/>
    <w:rsid w:val="008C2D15"/>
    <w:rsid w:val="008C2D16"/>
    <w:rsid w:val="008C3459"/>
    <w:rsid w:val="008C3810"/>
    <w:rsid w:val="008C40EF"/>
    <w:rsid w:val="008C4475"/>
    <w:rsid w:val="008C53FC"/>
    <w:rsid w:val="008C54DB"/>
    <w:rsid w:val="008C6142"/>
    <w:rsid w:val="008C647C"/>
    <w:rsid w:val="008C7366"/>
    <w:rsid w:val="008D0DE4"/>
    <w:rsid w:val="008D198B"/>
    <w:rsid w:val="008D27A6"/>
    <w:rsid w:val="008D3A44"/>
    <w:rsid w:val="008D3DC0"/>
    <w:rsid w:val="008D3EEC"/>
    <w:rsid w:val="008D4759"/>
    <w:rsid w:val="008D51F2"/>
    <w:rsid w:val="008D54AF"/>
    <w:rsid w:val="008D56F2"/>
    <w:rsid w:val="008D5830"/>
    <w:rsid w:val="008D6021"/>
    <w:rsid w:val="008D6055"/>
    <w:rsid w:val="008D607C"/>
    <w:rsid w:val="008D6EEA"/>
    <w:rsid w:val="008D744C"/>
    <w:rsid w:val="008D745D"/>
    <w:rsid w:val="008D74B6"/>
    <w:rsid w:val="008D7BB7"/>
    <w:rsid w:val="008E0016"/>
    <w:rsid w:val="008E080F"/>
    <w:rsid w:val="008E1810"/>
    <w:rsid w:val="008E1FCD"/>
    <w:rsid w:val="008E27C8"/>
    <w:rsid w:val="008E3830"/>
    <w:rsid w:val="008E3EC5"/>
    <w:rsid w:val="008E4233"/>
    <w:rsid w:val="008E4980"/>
    <w:rsid w:val="008E4C1F"/>
    <w:rsid w:val="008E4D7A"/>
    <w:rsid w:val="008E50C2"/>
    <w:rsid w:val="008E56FD"/>
    <w:rsid w:val="008E58F8"/>
    <w:rsid w:val="008E5F2A"/>
    <w:rsid w:val="008E6158"/>
    <w:rsid w:val="008E6F0B"/>
    <w:rsid w:val="008E7ABA"/>
    <w:rsid w:val="008E7EB4"/>
    <w:rsid w:val="008E7F53"/>
    <w:rsid w:val="008F02D7"/>
    <w:rsid w:val="008F0370"/>
    <w:rsid w:val="008F0419"/>
    <w:rsid w:val="008F0ACB"/>
    <w:rsid w:val="008F0AF2"/>
    <w:rsid w:val="008F1A8B"/>
    <w:rsid w:val="008F1CAC"/>
    <w:rsid w:val="008F1E02"/>
    <w:rsid w:val="008F21AE"/>
    <w:rsid w:val="008F22FD"/>
    <w:rsid w:val="008F37A7"/>
    <w:rsid w:val="008F3F5C"/>
    <w:rsid w:val="008F4CE5"/>
    <w:rsid w:val="008F53AC"/>
    <w:rsid w:val="008F56F7"/>
    <w:rsid w:val="008F6533"/>
    <w:rsid w:val="008F6FDB"/>
    <w:rsid w:val="008F7E69"/>
    <w:rsid w:val="0090040D"/>
    <w:rsid w:val="00900B5C"/>
    <w:rsid w:val="00901366"/>
    <w:rsid w:val="00901BA2"/>
    <w:rsid w:val="009021FB"/>
    <w:rsid w:val="00902CC7"/>
    <w:rsid w:val="00902DF0"/>
    <w:rsid w:val="009030F6"/>
    <w:rsid w:val="00903236"/>
    <w:rsid w:val="0090349B"/>
    <w:rsid w:val="0090394B"/>
    <w:rsid w:val="00904236"/>
    <w:rsid w:val="009052C3"/>
    <w:rsid w:val="00905830"/>
    <w:rsid w:val="009058C6"/>
    <w:rsid w:val="0090597E"/>
    <w:rsid w:val="00905987"/>
    <w:rsid w:val="00905B63"/>
    <w:rsid w:val="00905DC1"/>
    <w:rsid w:val="009062B2"/>
    <w:rsid w:val="009063FE"/>
    <w:rsid w:val="0090652C"/>
    <w:rsid w:val="00907209"/>
    <w:rsid w:val="00907272"/>
    <w:rsid w:val="00907794"/>
    <w:rsid w:val="00907F58"/>
    <w:rsid w:val="0091004D"/>
    <w:rsid w:val="00910695"/>
    <w:rsid w:val="009107E7"/>
    <w:rsid w:val="00911307"/>
    <w:rsid w:val="0091144F"/>
    <w:rsid w:val="009117EF"/>
    <w:rsid w:val="00911879"/>
    <w:rsid w:val="009118E3"/>
    <w:rsid w:val="0091196B"/>
    <w:rsid w:val="00913014"/>
    <w:rsid w:val="0091346D"/>
    <w:rsid w:val="00913784"/>
    <w:rsid w:val="00913B59"/>
    <w:rsid w:val="00913C1E"/>
    <w:rsid w:val="00913C8E"/>
    <w:rsid w:val="00915484"/>
    <w:rsid w:val="00915B1A"/>
    <w:rsid w:val="00915CC2"/>
    <w:rsid w:val="00915FB6"/>
    <w:rsid w:val="0091682E"/>
    <w:rsid w:val="00916867"/>
    <w:rsid w:val="009179B5"/>
    <w:rsid w:val="00920516"/>
    <w:rsid w:val="00920873"/>
    <w:rsid w:val="009208AA"/>
    <w:rsid w:val="00920BAA"/>
    <w:rsid w:val="00920E36"/>
    <w:rsid w:val="009214CD"/>
    <w:rsid w:val="009216BF"/>
    <w:rsid w:val="009217DD"/>
    <w:rsid w:val="0092256E"/>
    <w:rsid w:val="0092317B"/>
    <w:rsid w:val="0092331B"/>
    <w:rsid w:val="009249E0"/>
    <w:rsid w:val="00925187"/>
    <w:rsid w:val="0092538F"/>
    <w:rsid w:val="00925A58"/>
    <w:rsid w:val="0092660B"/>
    <w:rsid w:val="00926F9D"/>
    <w:rsid w:val="00927A5E"/>
    <w:rsid w:val="009302E5"/>
    <w:rsid w:val="00930939"/>
    <w:rsid w:val="00930F68"/>
    <w:rsid w:val="00930FA6"/>
    <w:rsid w:val="0093141F"/>
    <w:rsid w:val="00931ACF"/>
    <w:rsid w:val="00931E47"/>
    <w:rsid w:val="00931EDA"/>
    <w:rsid w:val="009325CA"/>
    <w:rsid w:val="00932823"/>
    <w:rsid w:val="00932C24"/>
    <w:rsid w:val="00933587"/>
    <w:rsid w:val="00933CFE"/>
    <w:rsid w:val="00934BB3"/>
    <w:rsid w:val="009355BF"/>
    <w:rsid w:val="00935DF2"/>
    <w:rsid w:val="0093671C"/>
    <w:rsid w:val="00936AA5"/>
    <w:rsid w:val="00936CFA"/>
    <w:rsid w:val="009372A5"/>
    <w:rsid w:val="0093742A"/>
    <w:rsid w:val="0093772E"/>
    <w:rsid w:val="00937844"/>
    <w:rsid w:val="009379F0"/>
    <w:rsid w:val="00937AE6"/>
    <w:rsid w:val="00937C0E"/>
    <w:rsid w:val="00940EA7"/>
    <w:rsid w:val="00940F72"/>
    <w:rsid w:val="0094110E"/>
    <w:rsid w:val="009417BC"/>
    <w:rsid w:val="00941D9E"/>
    <w:rsid w:val="0094250D"/>
    <w:rsid w:val="00942662"/>
    <w:rsid w:val="00942741"/>
    <w:rsid w:val="0094296A"/>
    <w:rsid w:val="00942DC3"/>
    <w:rsid w:val="00942E2A"/>
    <w:rsid w:val="00942E32"/>
    <w:rsid w:val="00942FF1"/>
    <w:rsid w:val="0094322C"/>
    <w:rsid w:val="00943A3E"/>
    <w:rsid w:val="00944314"/>
    <w:rsid w:val="00944AAA"/>
    <w:rsid w:val="0094536E"/>
    <w:rsid w:val="00945E91"/>
    <w:rsid w:val="009462D9"/>
    <w:rsid w:val="00946BE9"/>
    <w:rsid w:val="00946D0C"/>
    <w:rsid w:val="009473C5"/>
    <w:rsid w:val="00947BE5"/>
    <w:rsid w:val="00947E6B"/>
    <w:rsid w:val="00950043"/>
    <w:rsid w:val="00950967"/>
    <w:rsid w:val="009509FE"/>
    <w:rsid w:val="00950E67"/>
    <w:rsid w:val="00951363"/>
    <w:rsid w:val="00951495"/>
    <w:rsid w:val="009517C3"/>
    <w:rsid w:val="00951E25"/>
    <w:rsid w:val="00951F12"/>
    <w:rsid w:val="0095290D"/>
    <w:rsid w:val="009536C3"/>
    <w:rsid w:val="009539C3"/>
    <w:rsid w:val="00953CBD"/>
    <w:rsid w:val="00954FB3"/>
    <w:rsid w:val="009552D6"/>
    <w:rsid w:val="00955BD4"/>
    <w:rsid w:val="00955D62"/>
    <w:rsid w:val="0095644C"/>
    <w:rsid w:val="009570B9"/>
    <w:rsid w:val="0095720A"/>
    <w:rsid w:val="00957228"/>
    <w:rsid w:val="00957D48"/>
    <w:rsid w:val="00960B00"/>
    <w:rsid w:val="00960B95"/>
    <w:rsid w:val="00960C38"/>
    <w:rsid w:val="009618A5"/>
    <w:rsid w:val="00961E18"/>
    <w:rsid w:val="0096204F"/>
    <w:rsid w:val="0096239F"/>
    <w:rsid w:val="00962A59"/>
    <w:rsid w:val="00962DF9"/>
    <w:rsid w:val="00962F2B"/>
    <w:rsid w:val="009631AB"/>
    <w:rsid w:val="0096346B"/>
    <w:rsid w:val="00964D72"/>
    <w:rsid w:val="00965136"/>
    <w:rsid w:val="00965CBD"/>
    <w:rsid w:val="00965EA2"/>
    <w:rsid w:val="00965F27"/>
    <w:rsid w:val="009665F5"/>
    <w:rsid w:val="009666AD"/>
    <w:rsid w:val="00967D23"/>
    <w:rsid w:val="00967D71"/>
    <w:rsid w:val="009708A7"/>
    <w:rsid w:val="00970C65"/>
    <w:rsid w:val="00970F54"/>
    <w:rsid w:val="009710CD"/>
    <w:rsid w:val="009711A2"/>
    <w:rsid w:val="00971810"/>
    <w:rsid w:val="0097223A"/>
    <w:rsid w:val="009734EF"/>
    <w:rsid w:val="009735A1"/>
    <w:rsid w:val="0097360F"/>
    <w:rsid w:val="00973F99"/>
    <w:rsid w:val="00975786"/>
    <w:rsid w:val="00975C88"/>
    <w:rsid w:val="009768A1"/>
    <w:rsid w:val="00976CA0"/>
    <w:rsid w:val="00976F34"/>
    <w:rsid w:val="009777CC"/>
    <w:rsid w:val="00977DFC"/>
    <w:rsid w:val="00980E88"/>
    <w:rsid w:val="00980F8F"/>
    <w:rsid w:val="00980FEC"/>
    <w:rsid w:val="009817F7"/>
    <w:rsid w:val="00981899"/>
    <w:rsid w:val="00981F9C"/>
    <w:rsid w:val="009823F0"/>
    <w:rsid w:val="00983325"/>
    <w:rsid w:val="0098366F"/>
    <w:rsid w:val="00984C81"/>
    <w:rsid w:val="009861D5"/>
    <w:rsid w:val="00986CCC"/>
    <w:rsid w:val="0098711E"/>
    <w:rsid w:val="00987C89"/>
    <w:rsid w:val="00987F11"/>
    <w:rsid w:val="00990301"/>
    <w:rsid w:val="00990D58"/>
    <w:rsid w:val="00991170"/>
    <w:rsid w:val="00991322"/>
    <w:rsid w:val="00991579"/>
    <w:rsid w:val="009918D9"/>
    <w:rsid w:val="00993051"/>
    <w:rsid w:val="009937C2"/>
    <w:rsid w:val="009938CD"/>
    <w:rsid w:val="009939BA"/>
    <w:rsid w:val="00993B43"/>
    <w:rsid w:val="009941C3"/>
    <w:rsid w:val="00994D95"/>
    <w:rsid w:val="00995388"/>
    <w:rsid w:val="0099580B"/>
    <w:rsid w:val="00995DBE"/>
    <w:rsid w:val="00995F39"/>
    <w:rsid w:val="0099754C"/>
    <w:rsid w:val="00997A44"/>
    <w:rsid w:val="009A0216"/>
    <w:rsid w:val="009A025E"/>
    <w:rsid w:val="009A035D"/>
    <w:rsid w:val="009A086E"/>
    <w:rsid w:val="009A0DD6"/>
    <w:rsid w:val="009A0F34"/>
    <w:rsid w:val="009A198D"/>
    <w:rsid w:val="009A24C6"/>
    <w:rsid w:val="009A2D34"/>
    <w:rsid w:val="009A2D42"/>
    <w:rsid w:val="009A366C"/>
    <w:rsid w:val="009A3A6D"/>
    <w:rsid w:val="009A3A71"/>
    <w:rsid w:val="009A3CCA"/>
    <w:rsid w:val="009A3E19"/>
    <w:rsid w:val="009A3F93"/>
    <w:rsid w:val="009A3FAC"/>
    <w:rsid w:val="009A4A40"/>
    <w:rsid w:val="009A4C34"/>
    <w:rsid w:val="009A4C76"/>
    <w:rsid w:val="009A4F8C"/>
    <w:rsid w:val="009A5004"/>
    <w:rsid w:val="009A53C7"/>
    <w:rsid w:val="009A5B9E"/>
    <w:rsid w:val="009A63F6"/>
    <w:rsid w:val="009A68B7"/>
    <w:rsid w:val="009A6F2E"/>
    <w:rsid w:val="009A6FEB"/>
    <w:rsid w:val="009A739D"/>
    <w:rsid w:val="009A74D1"/>
    <w:rsid w:val="009A790E"/>
    <w:rsid w:val="009A7AAD"/>
    <w:rsid w:val="009B0111"/>
    <w:rsid w:val="009B03FE"/>
    <w:rsid w:val="009B0799"/>
    <w:rsid w:val="009B12D2"/>
    <w:rsid w:val="009B2533"/>
    <w:rsid w:val="009B2939"/>
    <w:rsid w:val="009B2C50"/>
    <w:rsid w:val="009B333B"/>
    <w:rsid w:val="009B3448"/>
    <w:rsid w:val="009B3740"/>
    <w:rsid w:val="009B39D9"/>
    <w:rsid w:val="009B4132"/>
    <w:rsid w:val="009B47B1"/>
    <w:rsid w:val="009B4960"/>
    <w:rsid w:val="009B4B1E"/>
    <w:rsid w:val="009B57AD"/>
    <w:rsid w:val="009B58A7"/>
    <w:rsid w:val="009B5C9A"/>
    <w:rsid w:val="009B5DEC"/>
    <w:rsid w:val="009B6256"/>
    <w:rsid w:val="009B6515"/>
    <w:rsid w:val="009B6E50"/>
    <w:rsid w:val="009B6E62"/>
    <w:rsid w:val="009B72B2"/>
    <w:rsid w:val="009B7404"/>
    <w:rsid w:val="009B77BD"/>
    <w:rsid w:val="009C035A"/>
    <w:rsid w:val="009C088A"/>
    <w:rsid w:val="009C0B82"/>
    <w:rsid w:val="009C0D50"/>
    <w:rsid w:val="009C1725"/>
    <w:rsid w:val="009C1D76"/>
    <w:rsid w:val="009C2769"/>
    <w:rsid w:val="009C2796"/>
    <w:rsid w:val="009C2EF6"/>
    <w:rsid w:val="009C310B"/>
    <w:rsid w:val="009C3137"/>
    <w:rsid w:val="009C40C6"/>
    <w:rsid w:val="009C46CA"/>
    <w:rsid w:val="009C4D8D"/>
    <w:rsid w:val="009C5042"/>
    <w:rsid w:val="009C57BB"/>
    <w:rsid w:val="009C57DF"/>
    <w:rsid w:val="009C591D"/>
    <w:rsid w:val="009C6278"/>
    <w:rsid w:val="009C7A42"/>
    <w:rsid w:val="009D0665"/>
    <w:rsid w:val="009D0945"/>
    <w:rsid w:val="009D2308"/>
    <w:rsid w:val="009D2A21"/>
    <w:rsid w:val="009D2F83"/>
    <w:rsid w:val="009D3360"/>
    <w:rsid w:val="009D392A"/>
    <w:rsid w:val="009D3A10"/>
    <w:rsid w:val="009D3BB5"/>
    <w:rsid w:val="009D4093"/>
    <w:rsid w:val="009D4373"/>
    <w:rsid w:val="009D43E1"/>
    <w:rsid w:val="009D4614"/>
    <w:rsid w:val="009D4B33"/>
    <w:rsid w:val="009D52BD"/>
    <w:rsid w:val="009D5880"/>
    <w:rsid w:val="009D6915"/>
    <w:rsid w:val="009D70B0"/>
    <w:rsid w:val="009D7184"/>
    <w:rsid w:val="009E0082"/>
    <w:rsid w:val="009E0271"/>
    <w:rsid w:val="009E076D"/>
    <w:rsid w:val="009E0828"/>
    <w:rsid w:val="009E1DDE"/>
    <w:rsid w:val="009E2C34"/>
    <w:rsid w:val="009E2F2C"/>
    <w:rsid w:val="009E2F57"/>
    <w:rsid w:val="009E3D48"/>
    <w:rsid w:val="009E4239"/>
    <w:rsid w:val="009E457E"/>
    <w:rsid w:val="009E564F"/>
    <w:rsid w:val="009E5BBB"/>
    <w:rsid w:val="009E6DEE"/>
    <w:rsid w:val="009E7FC4"/>
    <w:rsid w:val="009F0A64"/>
    <w:rsid w:val="009F0C25"/>
    <w:rsid w:val="009F0E60"/>
    <w:rsid w:val="009F1174"/>
    <w:rsid w:val="009F1361"/>
    <w:rsid w:val="009F1B5A"/>
    <w:rsid w:val="009F1BC3"/>
    <w:rsid w:val="009F1C9B"/>
    <w:rsid w:val="009F25C0"/>
    <w:rsid w:val="009F2C35"/>
    <w:rsid w:val="009F3188"/>
    <w:rsid w:val="009F3225"/>
    <w:rsid w:val="009F3E71"/>
    <w:rsid w:val="009F408B"/>
    <w:rsid w:val="009F449D"/>
    <w:rsid w:val="009F4516"/>
    <w:rsid w:val="009F4D5C"/>
    <w:rsid w:val="009F4F95"/>
    <w:rsid w:val="009F57ED"/>
    <w:rsid w:val="009F5B7F"/>
    <w:rsid w:val="009F6048"/>
    <w:rsid w:val="009F65A9"/>
    <w:rsid w:val="009F6705"/>
    <w:rsid w:val="009F6D06"/>
    <w:rsid w:val="009F7021"/>
    <w:rsid w:val="009F7E29"/>
    <w:rsid w:val="00A0046A"/>
    <w:rsid w:val="00A00724"/>
    <w:rsid w:val="00A00B8B"/>
    <w:rsid w:val="00A00C73"/>
    <w:rsid w:val="00A015CC"/>
    <w:rsid w:val="00A01671"/>
    <w:rsid w:val="00A021A0"/>
    <w:rsid w:val="00A0223D"/>
    <w:rsid w:val="00A02A70"/>
    <w:rsid w:val="00A02B5A"/>
    <w:rsid w:val="00A02EF3"/>
    <w:rsid w:val="00A02F88"/>
    <w:rsid w:val="00A062AD"/>
    <w:rsid w:val="00A06A12"/>
    <w:rsid w:val="00A06EFB"/>
    <w:rsid w:val="00A06FD6"/>
    <w:rsid w:val="00A0711F"/>
    <w:rsid w:val="00A071AB"/>
    <w:rsid w:val="00A0725D"/>
    <w:rsid w:val="00A075E0"/>
    <w:rsid w:val="00A1016F"/>
    <w:rsid w:val="00A1033F"/>
    <w:rsid w:val="00A10A51"/>
    <w:rsid w:val="00A10EB5"/>
    <w:rsid w:val="00A112F6"/>
    <w:rsid w:val="00A11614"/>
    <w:rsid w:val="00A11683"/>
    <w:rsid w:val="00A11A45"/>
    <w:rsid w:val="00A11C65"/>
    <w:rsid w:val="00A12276"/>
    <w:rsid w:val="00A122C6"/>
    <w:rsid w:val="00A13051"/>
    <w:rsid w:val="00A131DD"/>
    <w:rsid w:val="00A1325F"/>
    <w:rsid w:val="00A13607"/>
    <w:rsid w:val="00A13DF8"/>
    <w:rsid w:val="00A1415B"/>
    <w:rsid w:val="00A14451"/>
    <w:rsid w:val="00A14DB7"/>
    <w:rsid w:val="00A15645"/>
    <w:rsid w:val="00A156C3"/>
    <w:rsid w:val="00A161DA"/>
    <w:rsid w:val="00A164CC"/>
    <w:rsid w:val="00A165DA"/>
    <w:rsid w:val="00A16AD8"/>
    <w:rsid w:val="00A16BAB"/>
    <w:rsid w:val="00A178CB"/>
    <w:rsid w:val="00A21097"/>
    <w:rsid w:val="00A215AF"/>
    <w:rsid w:val="00A22493"/>
    <w:rsid w:val="00A22643"/>
    <w:rsid w:val="00A22D49"/>
    <w:rsid w:val="00A22EA8"/>
    <w:rsid w:val="00A2316A"/>
    <w:rsid w:val="00A242B8"/>
    <w:rsid w:val="00A248B2"/>
    <w:rsid w:val="00A24BE1"/>
    <w:rsid w:val="00A251B4"/>
    <w:rsid w:val="00A257A9"/>
    <w:rsid w:val="00A25E76"/>
    <w:rsid w:val="00A27449"/>
    <w:rsid w:val="00A27FF4"/>
    <w:rsid w:val="00A30976"/>
    <w:rsid w:val="00A317F3"/>
    <w:rsid w:val="00A31B01"/>
    <w:rsid w:val="00A31C75"/>
    <w:rsid w:val="00A31F5C"/>
    <w:rsid w:val="00A328C9"/>
    <w:rsid w:val="00A32B99"/>
    <w:rsid w:val="00A3375C"/>
    <w:rsid w:val="00A33A58"/>
    <w:rsid w:val="00A34AC3"/>
    <w:rsid w:val="00A35362"/>
    <w:rsid w:val="00A35678"/>
    <w:rsid w:val="00A3591C"/>
    <w:rsid w:val="00A35C3D"/>
    <w:rsid w:val="00A3607F"/>
    <w:rsid w:val="00A364E5"/>
    <w:rsid w:val="00A36836"/>
    <w:rsid w:val="00A36975"/>
    <w:rsid w:val="00A375FB"/>
    <w:rsid w:val="00A37D1E"/>
    <w:rsid w:val="00A37EA4"/>
    <w:rsid w:val="00A4020D"/>
    <w:rsid w:val="00A40544"/>
    <w:rsid w:val="00A40578"/>
    <w:rsid w:val="00A40D08"/>
    <w:rsid w:val="00A41147"/>
    <w:rsid w:val="00A41913"/>
    <w:rsid w:val="00A419B3"/>
    <w:rsid w:val="00A419F2"/>
    <w:rsid w:val="00A41B66"/>
    <w:rsid w:val="00A4283E"/>
    <w:rsid w:val="00A42952"/>
    <w:rsid w:val="00A42A55"/>
    <w:rsid w:val="00A42A6F"/>
    <w:rsid w:val="00A4433C"/>
    <w:rsid w:val="00A450FD"/>
    <w:rsid w:val="00A4689C"/>
    <w:rsid w:val="00A46AF9"/>
    <w:rsid w:val="00A47AA6"/>
    <w:rsid w:val="00A47BB8"/>
    <w:rsid w:val="00A502DD"/>
    <w:rsid w:val="00A5060E"/>
    <w:rsid w:val="00A507AB"/>
    <w:rsid w:val="00A5080C"/>
    <w:rsid w:val="00A50B10"/>
    <w:rsid w:val="00A514E0"/>
    <w:rsid w:val="00A51539"/>
    <w:rsid w:val="00A5166F"/>
    <w:rsid w:val="00A517F9"/>
    <w:rsid w:val="00A51D22"/>
    <w:rsid w:val="00A520F9"/>
    <w:rsid w:val="00A521EB"/>
    <w:rsid w:val="00A5264A"/>
    <w:rsid w:val="00A5264D"/>
    <w:rsid w:val="00A52D0E"/>
    <w:rsid w:val="00A53235"/>
    <w:rsid w:val="00A539AE"/>
    <w:rsid w:val="00A539F6"/>
    <w:rsid w:val="00A53C94"/>
    <w:rsid w:val="00A54499"/>
    <w:rsid w:val="00A54C3E"/>
    <w:rsid w:val="00A54E0F"/>
    <w:rsid w:val="00A5541A"/>
    <w:rsid w:val="00A55482"/>
    <w:rsid w:val="00A558D0"/>
    <w:rsid w:val="00A563A3"/>
    <w:rsid w:val="00A56483"/>
    <w:rsid w:val="00A5771C"/>
    <w:rsid w:val="00A578F4"/>
    <w:rsid w:val="00A57A59"/>
    <w:rsid w:val="00A57CC7"/>
    <w:rsid w:val="00A57EE9"/>
    <w:rsid w:val="00A6060E"/>
    <w:rsid w:val="00A60F22"/>
    <w:rsid w:val="00A61BF3"/>
    <w:rsid w:val="00A61C72"/>
    <w:rsid w:val="00A620CD"/>
    <w:rsid w:val="00A621CC"/>
    <w:rsid w:val="00A622ED"/>
    <w:rsid w:val="00A62B8F"/>
    <w:rsid w:val="00A62D4A"/>
    <w:rsid w:val="00A62E9D"/>
    <w:rsid w:val="00A64035"/>
    <w:rsid w:val="00A6418A"/>
    <w:rsid w:val="00A6462D"/>
    <w:rsid w:val="00A657CB"/>
    <w:rsid w:val="00A658B3"/>
    <w:rsid w:val="00A65EB0"/>
    <w:rsid w:val="00A65EC5"/>
    <w:rsid w:val="00A6644C"/>
    <w:rsid w:val="00A66797"/>
    <w:rsid w:val="00A66AE4"/>
    <w:rsid w:val="00A67EC6"/>
    <w:rsid w:val="00A70F07"/>
    <w:rsid w:val="00A7114D"/>
    <w:rsid w:val="00A716EF"/>
    <w:rsid w:val="00A71A07"/>
    <w:rsid w:val="00A71B31"/>
    <w:rsid w:val="00A71D8B"/>
    <w:rsid w:val="00A722B0"/>
    <w:rsid w:val="00A72D4D"/>
    <w:rsid w:val="00A730AB"/>
    <w:rsid w:val="00A734BA"/>
    <w:rsid w:val="00A7394A"/>
    <w:rsid w:val="00A73994"/>
    <w:rsid w:val="00A74244"/>
    <w:rsid w:val="00A74258"/>
    <w:rsid w:val="00A742CA"/>
    <w:rsid w:val="00A74654"/>
    <w:rsid w:val="00A747D5"/>
    <w:rsid w:val="00A75296"/>
    <w:rsid w:val="00A76114"/>
    <w:rsid w:val="00A7623F"/>
    <w:rsid w:val="00A764A0"/>
    <w:rsid w:val="00A76731"/>
    <w:rsid w:val="00A76872"/>
    <w:rsid w:val="00A76A76"/>
    <w:rsid w:val="00A76FA7"/>
    <w:rsid w:val="00A7721C"/>
    <w:rsid w:val="00A776A3"/>
    <w:rsid w:val="00A7790A"/>
    <w:rsid w:val="00A8033D"/>
    <w:rsid w:val="00A805AC"/>
    <w:rsid w:val="00A81243"/>
    <w:rsid w:val="00A81FF3"/>
    <w:rsid w:val="00A8224A"/>
    <w:rsid w:val="00A82995"/>
    <w:rsid w:val="00A83EDF"/>
    <w:rsid w:val="00A840B3"/>
    <w:rsid w:val="00A841F6"/>
    <w:rsid w:val="00A844C9"/>
    <w:rsid w:val="00A84562"/>
    <w:rsid w:val="00A84594"/>
    <w:rsid w:val="00A84A3B"/>
    <w:rsid w:val="00A84E7F"/>
    <w:rsid w:val="00A8594B"/>
    <w:rsid w:val="00A85A56"/>
    <w:rsid w:val="00A85A7C"/>
    <w:rsid w:val="00A85B1B"/>
    <w:rsid w:val="00A879FC"/>
    <w:rsid w:val="00A90DF5"/>
    <w:rsid w:val="00A91487"/>
    <w:rsid w:val="00A91FD5"/>
    <w:rsid w:val="00A9203A"/>
    <w:rsid w:val="00A921DD"/>
    <w:rsid w:val="00A92A34"/>
    <w:rsid w:val="00A92FC7"/>
    <w:rsid w:val="00A9331D"/>
    <w:rsid w:val="00A938DA"/>
    <w:rsid w:val="00A93942"/>
    <w:rsid w:val="00A939DC"/>
    <w:rsid w:val="00A94421"/>
    <w:rsid w:val="00A94F57"/>
    <w:rsid w:val="00A952F4"/>
    <w:rsid w:val="00A959DE"/>
    <w:rsid w:val="00A9610B"/>
    <w:rsid w:val="00A970C9"/>
    <w:rsid w:val="00A9723B"/>
    <w:rsid w:val="00A97ACA"/>
    <w:rsid w:val="00A97BDD"/>
    <w:rsid w:val="00AA12A9"/>
    <w:rsid w:val="00AA1328"/>
    <w:rsid w:val="00AA18F5"/>
    <w:rsid w:val="00AA1C4D"/>
    <w:rsid w:val="00AA1D3F"/>
    <w:rsid w:val="00AA26C4"/>
    <w:rsid w:val="00AA31A1"/>
    <w:rsid w:val="00AA3205"/>
    <w:rsid w:val="00AA4B3D"/>
    <w:rsid w:val="00AA5572"/>
    <w:rsid w:val="00AA59EB"/>
    <w:rsid w:val="00AA5B18"/>
    <w:rsid w:val="00AA60FF"/>
    <w:rsid w:val="00AA62D6"/>
    <w:rsid w:val="00AA7185"/>
    <w:rsid w:val="00AA7401"/>
    <w:rsid w:val="00AA772A"/>
    <w:rsid w:val="00AA78FC"/>
    <w:rsid w:val="00AA7E8A"/>
    <w:rsid w:val="00AA7F34"/>
    <w:rsid w:val="00AB0802"/>
    <w:rsid w:val="00AB0803"/>
    <w:rsid w:val="00AB0C19"/>
    <w:rsid w:val="00AB0C4C"/>
    <w:rsid w:val="00AB16CA"/>
    <w:rsid w:val="00AB188D"/>
    <w:rsid w:val="00AB1D73"/>
    <w:rsid w:val="00AB2041"/>
    <w:rsid w:val="00AB2469"/>
    <w:rsid w:val="00AB289B"/>
    <w:rsid w:val="00AB2A64"/>
    <w:rsid w:val="00AB2A88"/>
    <w:rsid w:val="00AB2E33"/>
    <w:rsid w:val="00AB31FA"/>
    <w:rsid w:val="00AB4184"/>
    <w:rsid w:val="00AB4A18"/>
    <w:rsid w:val="00AB4ED0"/>
    <w:rsid w:val="00AB521A"/>
    <w:rsid w:val="00AB57C1"/>
    <w:rsid w:val="00AB67EB"/>
    <w:rsid w:val="00AB68EA"/>
    <w:rsid w:val="00AB6948"/>
    <w:rsid w:val="00AB6DF8"/>
    <w:rsid w:val="00AB703B"/>
    <w:rsid w:val="00AB70D2"/>
    <w:rsid w:val="00AB7399"/>
    <w:rsid w:val="00AB7981"/>
    <w:rsid w:val="00AC056D"/>
    <w:rsid w:val="00AC09AE"/>
    <w:rsid w:val="00AC1015"/>
    <w:rsid w:val="00AC141F"/>
    <w:rsid w:val="00AC1A9F"/>
    <w:rsid w:val="00AC2343"/>
    <w:rsid w:val="00AC251B"/>
    <w:rsid w:val="00AC2617"/>
    <w:rsid w:val="00AC36BD"/>
    <w:rsid w:val="00AC38C3"/>
    <w:rsid w:val="00AC3AF4"/>
    <w:rsid w:val="00AC3E6C"/>
    <w:rsid w:val="00AC45CF"/>
    <w:rsid w:val="00AC54A3"/>
    <w:rsid w:val="00AC5A6D"/>
    <w:rsid w:val="00AC61FC"/>
    <w:rsid w:val="00AC6279"/>
    <w:rsid w:val="00AC6769"/>
    <w:rsid w:val="00AC6935"/>
    <w:rsid w:val="00AC7175"/>
    <w:rsid w:val="00AC7225"/>
    <w:rsid w:val="00AC759D"/>
    <w:rsid w:val="00AD041B"/>
    <w:rsid w:val="00AD04D3"/>
    <w:rsid w:val="00AD0806"/>
    <w:rsid w:val="00AD0C14"/>
    <w:rsid w:val="00AD0C6B"/>
    <w:rsid w:val="00AD0CAD"/>
    <w:rsid w:val="00AD0D87"/>
    <w:rsid w:val="00AD0EA9"/>
    <w:rsid w:val="00AD13EC"/>
    <w:rsid w:val="00AD1C44"/>
    <w:rsid w:val="00AD1E0A"/>
    <w:rsid w:val="00AD2BD7"/>
    <w:rsid w:val="00AD3809"/>
    <w:rsid w:val="00AD3F25"/>
    <w:rsid w:val="00AD475A"/>
    <w:rsid w:val="00AD48E7"/>
    <w:rsid w:val="00AD4B0A"/>
    <w:rsid w:val="00AD5037"/>
    <w:rsid w:val="00AD63B4"/>
    <w:rsid w:val="00AD6471"/>
    <w:rsid w:val="00AD651F"/>
    <w:rsid w:val="00AD67EE"/>
    <w:rsid w:val="00AD67FC"/>
    <w:rsid w:val="00AE0516"/>
    <w:rsid w:val="00AE0523"/>
    <w:rsid w:val="00AE067B"/>
    <w:rsid w:val="00AE088D"/>
    <w:rsid w:val="00AE0C7F"/>
    <w:rsid w:val="00AE24B0"/>
    <w:rsid w:val="00AE2FDD"/>
    <w:rsid w:val="00AE3CA4"/>
    <w:rsid w:val="00AE45F7"/>
    <w:rsid w:val="00AE4F0B"/>
    <w:rsid w:val="00AE52D3"/>
    <w:rsid w:val="00AE53CB"/>
    <w:rsid w:val="00AE5641"/>
    <w:rsid w:val="00AE602F"/>
    <w:rsid w:val="00AE6093"/>
    <w:rsid w:val="00AE696F"/>
    <w:rsid w:val="00AE6BA4"/>
    <w:rsid w:val="00AE6D7E"/>
    <w:rsid w:val="00AF01F3"/>
    <w:rsid w:val="00AF09FA"/>
    <w:rsid w:val="00AF0CF2"/>
    <w:rsid w:val="00AF0EE2"/>
    <w:rsid w:val="00AF14A9"/>
    <w:rsid w:val="00AF192A"/>
    <w:rsid w:val="00AF1E65"/>
    <w:rsid w:val="00AF2257"/>
    <w:rsid w:val="00AF258F"/>
    <w:rsid w:val="00AF2B41"/>
    <w:rsid w:val="00AF36A6"/>
    <w:rsid w:val="00AF4055"/>
    <w:rsid w:val="00AF4465"/>
    <w:rsid w:val="00AF44C1"/>
    <w:rsid w:val="00AF5C04"/>
    <w:rsid w:val="00AF5FE1"/>
    <w:rsid w:val="00AF62E9"/>
    <w:rsid w:val="00AF68C5"/>
    <w:rsid w:val="00AF6D42"/>
    <w:rsid w:val="00B005C1"/>
    <w:rsid w:val="00B00AAB"/>
    <w:rsid w:val="00B01ACA"/>
    <w:rsid w:val="00B01B52"/>
    <w:rsid w:val="00B02730"/>
    <w:rsid w:val="00B0290A"/>
    <w:rsid w:val="00B033A0"/>
    <w:rsid w:val="00B0383A"/>
    <w:rsid w:val="00B03F37"/>
    <w:rsid w:val="00B03F8A"/>
    <w:rsid w:val="00B04291"/>
    <w:rsid w:val="00B044D4"/>
    <w:rsid w:val="00B0476B"/>
    <w:rsid w:val="00B05146"/>
    <w:rsid w:val="00B05D4D"/>
    <w:rsid w:val="00B060AA"/>
    <w:rsid w:val="00B06725"/>
    <w:rsid w:val="00B06FB5"/>
    <w:rsid w:val="00B07156"/>
    <w:rsid w:val="00B0793A"/>
    <w:rsid w:val="00B07F84"/>
    <w:rsid w:val="00B1039B"/>
    <w:rsid w:val="00B103D7"/>
    <w:rsid w:val="00B10690"/>
    <w:rsid w:val="00B107C9"/>
    <w:rsid w:val="00B10A6C"/>
    <w:rsid w:val="00B113E0"/>
    <w:rsid w:val="00B11818"/>
    <w:rsid w:val="00B11B79"/>
    <w:rsid w:val="00B12207"/>
    <w:rsid w:val="00B12AD2"/>
    <w:rsid w:val="00B133BD"/>
    <w:rsid w:val="00B1395A"/>
    <w:rsid w:val="00B13A5D"/>
    <w:rsid w:val="00B13C58"/>
    <w:rsid w:val="00B13EBE"/>
    <w:rsid w:val="00B14013"/>
    <w:rsid w:val="00B1432E"/>
    <w:rsid w:val="00B16B15"/>
    <w:rsid w:val="00B16D93"/>
    <w:rsid w:val="00B16E35"/>
    <w:rsid w:val="00B17553"/>
    <w:rsid w:val="00B17CCF"/>
    <w:rsid w:val="00B204CF"/>
    <w:rsid w:val="00B20BA6"/>
    <w:rsid w:val="00B20C6D"/>
    <w:rsid w:val="00B20D76"/>
    <w:rsid w:val="00B2113A"/>
    <w:rsid w:val="00B21190"/>
    <w:rsid w:val="00B21566"/>
    <w:rsid w:val="00B216C8"/>
    <w:rsid w:val="00B21C12"/>
    <w:rsid w:val="00B21D4F"/>
    <w:rsid w:val="00B223AA"/>
    <w:rsid w:val="00B2259D"/>
    <w:rsid w:val="00B22EC3"/>
    <w:rsid w:val="00B22FD3"/>
    <w:rsid w:val="00B2369F"/>
    <w:rsid w:val="00B236D6"/>
    <w:rsid w:val="00B23A10"/>
    <w:rsid w:val="00B23B64"/>
    <w:rsid w:val="00B23CF1"/>
    <w:rsid w:val="00B242EE"/>
    <w:rsid w:val="00B244F8"/>
    <w:rsid w:val="00B2497B"/>
    <w:rsid w:val="00B2545D"/>
    <w:rsid w:val="00B26055"/>
    <w:rsid w:val="00B2692D"/>
    <w:rsid w:val="00B26BA0"/>
    <w:rsid w:val="00B3074A"/>
    <w:rsid w:val="00B313C0"/>
    <w:rsid w:val="00B31A23"/>
    <w:rsid w:val="00B31B54"/>
    <w:rsid w:val="00B32A83"/>
    <w:rsid w:val="00B32B18"/>
    <w:rsid w:val="00B3401A"/>
    <w:rsid w:val="00B341BE"/>
    <w:rsid w:val="00B351F3"/>
    <w:rsid w:val="00B3548F"/>
    <w:rsid w:val="00B35C23"/>
    <w:rsid w:val="00B36218"/>
    <w:rsid w:val="00B36469"/>
    <w:rsid w:val="00B364FF"/>
    <w:rsid w:val="00B36635"/>
    <w:rsid w:val="00B37003"/>
    <w:rsid w:val="00B373CC"/>
    <w:rsid w:val="00B37AAE"/>
    <w:rsid w:val="00B37D2A"/>
    <w:rsid w:val="00B37D8E"/>
    <w:rsid w:val="00B407D5"/>
    <w:rsid w:val="00B40BC8"/>
    <w:rsid w:val="00B410CD"/>
    <w:rsid w:val="00B41700"/>
    <w:rsid w:val="00B42BFE"/>
    <w:rsid w:val="00B42C39"/>
    <w:rsid w:val="00B42CEF"/>
    <w:rsid w:val="00B43050"/>
    <w:rsid w:val="00B43135"/>
    <w:rsid w:val="00B432A9"/>
    <w:rsid w:val="00B43475"/>
    <w:rsid w:val="00B43D17"/>
    <w:rsid w:val="00B43E40"/>
    <w:rsid w:val="00B44503"/>
    <w:rsid w:val="00B4483D"/>
    <w:rsid w:val="00B44A27"/>
    <w:rsid w:val="00B44D65"/>
    <w:rsid w:val="00B45295"/>
    <w:rsid w:val="00B45F13"/>
    <w:rsid w:val="00B46493"/>
    <w:rsid w:val="00B4695D"/>
    <w:rsid w:val="00B46A6B"/>
    <w:rsid w:val="00B46A94"/>
    <w:rsid w:val="00B476AF"/>
    <w:rsid w:val="00B478D7"/>
    <w:rsid w:val="00B47CCC"/>
    <w:rsid w:val="00B500D7"/>
    <w:rsid w:val="00B5054F"/>
    <w:rsid w:val="00B50942"/>
    <w:rsid w:val="00B516D2"/>
    <w:rsid w:val="00B53B1F"/>
    <w:rsid w:val="00B53CD7"/>
    <w:rsid w:val="00B53F76"/>
    <w:rsid w:val="00B544D2"/>
    <w:rsid w:val="00B5496C"/>
    <w:rsid w:val="00B5543E"/>
    <w:rsid w:val="00B55A7D"/>
    <w:rsid w:val="00B55D3D"/>
    <w:rsid w:val="00B55F19"/>
    <w:rsid w:val="00B5603F"/>
    <w:rsid w:val="00B56071"/>
    <w:rsid w:val="00B563AC"/>
    <w:rsid w:val="00B56753"/>
    <w:rsid w:val="00B56B7E"/>
    <w:rsid w:val="00B56CED"/>
    <w:rsid w:val="00B57782"/>
    <w:rsid w:val="00B579CA"/>
    <w:rsid w:val="00B57D89"/>
    <w:rsid w:val="00B60433"/>
    <w:rsid w:val="00B60E0C"/>
    <w:rsid w:val="00B61B1C"/>
    <w:rsid w:val="00B626C4"/>
    <w:rsid w:val="00B6276F"/>
    <w:rsid w:val="00B62B21"/>
    <w:rsid w:val="00B62EAC"/>
    <w:rsid w:val="00B634F6"/>
    <w:rsid w:val="00B63616"/>
    <w:rsid w:val="00B63B68"/>
    <w:rsid w:val="00B63C46"/>
    <w:rsid w:val="00B64454"/>
    <w:rsid w:val="00B64A89"/>
    <w:rsid w:val="00B64B39"/>
    <w:rsid w:val="00B64D9F"/>
    <w:rsid w:val="00B65A11"/>
    <w:rsid w:val="00B65EC6"/>
    <w:rsid w:val="00B66B09"/>
    <w:rsid w:val="00B66B83"/>
    <w:rsid w:val="00B66C18"/>
    <w:rsid w:val="00B6706C"/>
    <w:rsid w:val="00B67C64"/>
    <w:rsid w:val="00B7054F"/>
    <w:rsid w:val="00B71038"/>
    <w:rsid w:val="00B7125B"/>
    <w:rsid w:val="00B72916"/>
    <w:rsid w:val="00B72AF9"/>
    <w:rsid w:val="00B72DA8"/>
    <w:rsid w:val="00B72DF1"/>
    <w:rsid w:val="00B7331E"/>
    <w:rsid w:val="00B7422C"/>
    <w:rsid w:val="00B7423C"/>
    <w:rsid w:val="00B7452B"/>
    <w:rsid w:val="00B74DA6"/>
    <w:rsid w:val="00B752C2"/>
    <w:rsid w:val="00B75708"/>
    <w:rsid w:val="00B75A3A"/>
    <w:rsid w:val="00B75CD2"/>
    <w:rsid w:val="00B76B78"/>
    <w:rsid w:val="00B773DE"/>
    <w:rsid w:val="00B77A12"/>
    <w:rsid w:val="00B77F37"/>
    <w:rsid w:val="00B80356"/>
    <w:rsid w:val="00B818D4"/>
    <w:rsid w:val="00B81C33"/>
    <w:rsid w:val="00B82173"/>
    <w:rsid w:val="00B82C21"/>
    <w:rsid w:val="00B82FF5"/>
    <w:rsid w:val="00B832B4"/>
    <w:rsid w:val="00B83F64"/>
    <w:rsid w:val="00B83FEE"/>
    <w:rsid w:val="00B8402B"/>
    <w:rsid w:val="00B84057"/>
    <w:rsid w:val="00B84214"/>
    <w:rsid w:val="00B848EA"/>
    <w:rsid w:val="00B849F2"/>
    <w:rsid w:val="00B84B59"/>
    <w:rsid w:val="00B855C0"/>
    <w:rsid w:val="00B858DC"/>
    <w:rsid w:val="00B8696F"/>
    <w:rsid w:val="00B87169"/>
    <w:rsid w:val="00B876BB"/>
    <w:rsid w:val="00B903CC"/>
    <w:rsid w:val="00B91C71"/>
    <w:rsid w:val="00B92547"/>
    <w:rsid w:val="00B92866"/>
    <w:rsid w:val="00B92A8B"/>
    <w:rsid w:val="00B92EB1"/>
    <w:rsid w:val="00B935CA"/>
    <w:rsid w:val="00B93A0D"/>
    <w:rsid w:val="00B9446F"/>
    <w:rsid w:val="00B94992"/>
    <w:rsid w:val="00B95F85"/>
    <w:rsid w:val="00B96333"/>
    <w:rsid w:val="00B96508"/>
    <w:rsid w:val="00B9706E"/>
    <w:rsid w:val="00B97166"/>
    <w:rsid w:val="00B97221"/>
    <w:rsid w:val="00B97340"/>
    <w:rsid w:val="00B978F7"/>
    <w:rsid w:val="00B97CC2"/>
    <w:rsid w:val="00B97D48"/>
    <w:rsid w:val="00BA10A2"/>
    <w:rsid w:val="00BA2234"/>
    <w:rsid w:val="00BA231C"/>
    <w:rsid w:val="00BA2E81"/>
    <w:rsid w:val="00BA381A"/>
    <w:rsid w:val="00BA3AF5"/>
    <w:rsid w:val="00BA3DEA"/>
    <w:rsid w:val="00BA3EF1"/>
    <w:rsid w:val="00BA495F"/>
    <w:rsid w:val="00BA4FC6"/>
    <w:rsid w:val="00BA5A53"/>
    <w:rsid w:val="00BA5A94"/>
    <w:rsid w:val="00BA5BC9"/>
    <w:rsid w:val="00BA5CD4"/>
    <w:rsid w:val="00BA611B"/>
    <w:rsid w:val="00BA63D6"/>
    <w:rsid w:val="00BA64C6"/>
    <w:rsid w:val="00BA6775"/>
    <w:rsid w:val="00BA67AD"/>
    <w:rsid w:val="00BA6EAB"/>
    <w:rsid w:val="00BA77D0"/>
    <w:rsid w:val="00BB010B"/>
    <w:rsid w:val="00BB012B"/>
    <w:rsid w:val="00BB0535"/>
    <w:rsid w:val="00BB065E"/>
    <w:rsid w:val="00BB074B"/>
    <w:rsid w:val="00BB1139"/>
    <w:rsid w:val="00BB132F"/>
    <w:rsid w:val="00BB2002"/>
    <w:rsid w:val="00BB2EC5"/>
    <w:rsid w:val="00BB3C2E"/>
    <w:rsid w:val="00BB4416"/>
    <w:rsid w:val="00BB46FC"/>
    <w:rsid w:val="00BB4BD0"/>
    <w:rsid w:val="00BB4C37"/>
    <w:rsid w:val="00BB4FB0"/>
    <w:rsid w:val="00BB5B86"/>
    <w:rsid w:val="00BB61B3"/>
    <w:rsid w:val="00BB68C9"/>
    <w:rsid w:val="00BB69E6"/>
    <w:rsid w:val="00BB6AD5"/>
    <w:rsid w:val="00BB6C2B"/>
    <w:rsid w:val="00BB7188"/>
    <w:rsid w:val="00BB77A9"/>
    <w:rsid w:val="00BB7A95"/>
    <w:rsid w:val="00BC01EF"/>
    <w:rsid w:val="00BC0241"/>
    <w:rsid w:val="00BC02EA"/>
    <w:rsid w:val="00BC10E8"/>
    <w:rsid w:val="00BC1491"/>
    <w:rsid w:val="00BC1A20"/>
    <w:rsid w:val="00BC21B4"/>
    <w:rsid w:val="00BC334C"/>
    <w:rsid w:val="00BC338A"/>
    <w:rsid w:val="00BC3FC5"/>
    <w:rsid w:val="00BC404F"/>
    <w:rsid w:val="00BC42C8"/>
    <w:rsid w:val="00BC4571"/>
    <w:rsid w:val="00BC5019"/>
    <w:rsid w:val="00BC5B5C"/>
    <w:rsid w:val="00BC68A8"/>
    <w:rsid w:val="00BC6C29"/>
    <w:rsid w:val="00BC706F"/>
    <w:rsid w:val="00BD01AF"/>
    <w:rsid w:val="00BD0614"/>
    <w:rsid w:val="00BD15C0"/>
    <w:rsid w:val="00BD19A9"/>
    <w:rsid w:val="00BD1A45"/>
    <w:rsid w:val="00BD1E30"/>
    <w:rsid w:val="00BD232E"/>
    <w:rsid w:val="00BD26E2"/>
    <w:rsid w:val="00BD2804"/>
    <w:rsid w:val="00BD4271"/>
    <w:rsid w:val="00BD45B0"/>
    <w:rsid w:val="00BD47DF"/>
    <w:rsid w:val="00BD4985"/>
    <w:rsid w:val="00BD505F"/>
    <w:rsid w:val="00BD5A42"/>
    <w:rsid w:val="00BD5AAA"/>
    <w:rsid w:val="00BD64DB"/>
    <w:rsid w:val="00BD6661"/>
    <w:rsid w:val="00BD7453"/>
    <w:rsid w:val="00BD7DD7"/>
    <w:rsid w:val="00BE0143"/>
    <w:rsid w:val="00BE08DB"/>
    <w:rsid w:val="00BE0CAE"/>
    <w:rsid w:val="00BE1102"/>
    <w:rsid w:val="00BE136A"/>
    <w:rsid w:val="00BE2682"/>
    <w:rsid w:val="00BE29BB"/>
    <w:rsid w:val="00BE2CA2"/>
    <w:rsid w:val="00BE2D2E"/>
    <w:rsid w:val="00BE3A89"/>
    <w:rsid w:val="00BE447F"/>
    <w:rsid w:val="00BE47B1"/>
    <w:rsid w:val="00BE498A"/>
    <w:rsid w:val="00BE4FB7"/>
    <w:rsid w:val="00BE51D2"/>
    <w:rsid w:val="00BE52D3"/>
    <w:rsid w:val="00BE556F"/>
    <w:rsid w:val="00BE59C2"/>
    <w:rsid w:val="00BE6543"/>
    <w:rsid w:val="00BE705E"/>
    <w:rsid w:val="00BE7FC8"/>
    <w:rsid w:val="00BF004B"/>
    <w:rsid w:val="00BF114D"/>
    <w:rsid w:val="00BF13B2"/>
    <w:rsid w:val="00BF15C5"/>
    <w:rsid w:val="00BF1E51"/>
    <w:rsid w:val="00BF2C58"/>
    <w:rsid w:val="00BF34BA"/>
    <w:rsid w:val="00BF3B38"/>
    <w:rsid w:val="00BF3CE6"/>
    <w:rsid w:val="00BF4064"/>
    <w:rsid w:val="00BF4984"/>
    <w:rsid w:val="00BF4A79"/>
    <w:rsid w:val="00BF5172"/>
    <w:rsid w:val="00BF5BAF"/>
    <w:rsid w:val="00BF5D60"/>
    <w:rsid w:val="00BF7528"/>
    <w:rsid w:val="00BF79E5"/>
    <w:rsid w:val="00C0024A"/>
    <w:rsid w:val="00C00371"/>
    <w:rsid w:val="00C00662"/>
    <w:rsid w:val="00C01270"/>
    <w:rsid w:val="00C01746"/>
    <w:rsid w:val="00C02B36"/>
    <w:rsid w:val="00C03258"/>
    <w:rsid w:val="00C036F2"/>
    <w:rsid w:val="00C038B4"/>
    <w:rsid w:val="00C041BB"/>
    <w:rsid w:val="00C04603"/>
    <w:rsid w:val="00C04902"/>
    <w:rsid w:val="00C05248"/>
    <w:rsid w:val="00C06049"/>
    <w:rsid w:val="00C06467"/>
    <w:rsid w:val="00C06483"/>
    <w:rsid w:val="00C0757E"/>
    <w:rsid w:val="00C07748"/>
    <w:rsid w:val="00C07894"/>
    <w:rsid w:val="00C07B9C"/>
    <w:rsid w:val="00C07D56"/>
    <w:rsid w:val="00C10E9C"/>
    <w:rsid w:val="00C12153"/>
    <w:rsid w:val="00C1357A"/>
    <w:rsid w:val="00C13C66"/>
    <w:rsid w:val="00C13F27"/>
    <w:rsid w:val="00C143E6"/>
    <w:rsid w:val="00C14805"/>
    <w:rsid w:val="00C15AA8"/>
    <w:rsid w:val="00C1673B"/>
    <w:rsid w:val="00C1684D"/>
    <w:rsid w:val="00C16CDA"/>
    <w:rsid w:val="00C178C7"/>
    <w:rsid w:val="00C179F1"/>
    <w:rsid w:val="00C20450"/>
    <w:rsid w:val="00C20BCE"/>
    <w:rsid w:val="00C20C42"/>
    <w:rsid w:val="00C20D54"/>
    <w:rsid w:val="00C20DFD"/>
    <w:rsid w:val="00C20F8B"/>
    <w:rsid w:val="00C21184"/>
    <w:rsid w:val="00C21234"/>
    <w:rsid w:val="00C21241"/>
    <w:rsid w:val="00C2158D"/>
    <w:rsid w:val="00C21938"/>
    <w:rsid w:val="00C223FF"/>
    <w:rsid w:val="00C22B37"/>
    <w:rsid w:val="00C22BC4"/>
    <w:rsid w:val="00C230A7"/>
    <w:rsid w:val="00C23569"/>
    <w:rsid w:val="00C23C0F"/>
    <w:rsid w:val="00C24224"/>
    <w:rsid w:val="00C24AE7"/>
    <w:rsid w:val="00C25110"/>
    <w:rsid w:val="00C2608D"/>
    <w:rsid w:val="00C2619D"/>
    <w:rsid w:val="00C2657B"/>
    <w:rsid w:val="00C2676F"/>
    <w:rsid w:val="00C270FE"/>
    <w:rsid w:val="00C2775B"/>
    <w:rsid w:val="00C27A4F"/>
    <w:rsid w:val="00C27B59"/>
    <w:rsid w:val="00C27DA9"/>
    <w:rsid w:val="00C27EA7"/>
    <w:rsid w:val="00C30670"/>
    <w:rsid w:val="00C3095C"/>
    <w:rsid w:val="00C30DF9"/>
    <w:rsid w:val="00C30F96"/>
    <w:rsid w:val="00C31143"/>
    <w:rsid w:val="00C319F0"/>
    <w:rsid w:val="00C31DE3"/>
    <w:rsid w:val="00C31F38"/>
    <w:rsid w:val="00C3207F"/>
    <w:rsid w:val="00C32490"/>
    <w:rsid w:val="00C32A0F"/>
    <w:rsid w:val="00C33BA3"/>
    <w:rsid w:val="00C349F8"/>
    <w:rsid w:val="00C34D91"/>
    <w:rsid w:val="00C35342"/>
    <w:rsid w:val="00C3635A"/>
    <w:rsid w:val="00C3660B"/>
    <w:rsid w:val="00C367CC"/>
    <w:rsid w:val="00C367E7"/>
    <w:rsid w:val="00C36B79"/>
    <w:rsid w:val="00C37BF2"/>
    <w:rsid w:val="00C37C3B"/>
    <w:rsid w:val="00C402B9"/>
    <w:rsid w:val="00C402C2"/>
    <w:rsid w:val="00C4051B"/>
    <w:rsid w:val="00C412D5"/>
    <w:rsid w:val="00C42C8A"/>
    <w:rsid w:val="00C42DF5"/>
    <w:rsid w:val="00C43570"/>
    <w:rsid w:val="00C43D6E"/>
    <w:rsid w:val="00C44548"/>
    <w:rsid w:val="00C447BA"/>
    <w:rsid w:val="00C457E3"/>
    <w:rsid w:val="00C458DA"/>
    <w:rsid w:val="00C4654A"/>
    <w:rsid w:val="00C46646"/>
    <w:rsid w:val="00C5012E"/>
    <w:rsid w:val="00C50204"/>
    <w:rsid w:val="00C5071B"/>
    <w:rsid w:val="00C50982"/>
    <w:rsid w:val="00C50BFE"/>
    <w:rsid w:val="00C511B8"/>
    <w:rsid w:val="00C51359"/>
    <w:rsid w:val="00C51597"/>
    <w:rsid w:val="00C5227E"/>
    <w:rsid w:val="00C524D3"/>
    <w:rsid w:val="00C5306E"/>
    <w:rsid w:val="00C53760"/>
    <w:rsid w:val="00C53845"/>
    <w:rsid w:val="00C53D11"/>
    <w:rsid w:val="00C541C0"/>
    <w:rsid w:val="00C547C0"/>
    <w:rsid w:val="00C54935"/>
    <w:rsid w:val="00C549DB"/>
    <w:rsid w:val="00C54B4A"/>
    <w:rsid w:val="00C54D4F"/>
    <w:rsid w:val="00C5557F"/>
    <w:rsid w:val="00C564EC"/>
    <w:rsid w:val="00C56A1A"/>
    <w:rsid w:val="00C57370"/>
    <w:rsid w:val="00C57C12"/>
    <w:rsid w:val="00C605C7"/>
    <w:rsid w:val="00C6082B"/>
    <w:rsid w:val="00C614BC"/>
    <w:rsid w:val="00C61684"/>
    <w:rsid w:val="00C61C2B"/>
    <w:rsid w:val="00C62136"/>
    <w:rsid w:val="00C628A2"/>
    <w:rsid w:val="00C628D0"/>
    <w:rsid w:val="00C6356C"/>
    <w:rsid w:val="00C63976"/>
    <w:rsid w:val="00C64227"/>
    <w:rsid w:val="00C64288"/>
    <w:rsid w:val="00C6459C"/>
    <w:rsid w:val="00C64844"/>
    <w:rsid w:val="00C6523F"/>
    <w:rsid w:val="00C65429"/>
    <w:rsid w:val="00C654D6"/>
    <w:rsid w:val="00C656AD"/>
    <w:rsid w:val="00C6644F"/>
    <w:rsid w:val="00C665DE"/>
    <w:rsid w:val="00C66E43"/>
    <w:rsid w:val="00C67429"/>
    <w:rsid w:val="00C67523"/>
    <w:rsid w:val="00C67D37"/>
    <w:rsid w:val="00C67E33"/>
    <w:rsid w:val="00C7002F"/>
    <w:rsid w:val="00C70223"/>
    <w:rsid w:val="00C70814"/>
    <w:rsid w:val="00C70E3F"/>
    <w:rsid w:val="00C70ECE"/>
    <w:rsid w:val="00C71878"/>
    <w:rsid w:val="00C718C0"/>
    <w:rsid w:val="00C71EC4"/>
    <w:rsid w:val="00C72984"/>
    <w:rsid w:val="00C73191"/>
    <w:rsid w:val="00C73365"/>
    <w:rsid w:val="00C737C4"/>
    <w:rsid w:val="00C73C60"/>
    <w:rsid w:val="00C73E3C"/>
    <w:rsid w:val="00C7473B"/>
    <w:rsid w:val="00C7484F"/>
    <w:rsid w:val="00C74ACE"/>
    <w:rsid w:val="00C74CE1"/>
    <w:rsid w:val="00C750AB"/>
    <w:rsid w:val="00C7538C"/>
    <w:rsid w:val="00C758DF"/>
    <w:rsid w:val="00C75B79"/>
    <w:rsid w:val="00C76E52"/>
    <w:rsid w:val="00C76F5F"/>
    <w:rsid w:val="00C773EB"/>
    <w:rsid w:val="00C80209"/>
    <w:rsid w:val="00C804EC"/>
    <w:rsid w:val="00C80528"/>
    <w:rsid w:val="00C823FF"/>
    <w:rsid w:val="00C82C04"/>
    <w:rsid w:val="00C83257"/>
    <w:rsid w:val="00C83612"/>
    <w:rsid w:val="00C8380A"/>
    <w:rsid w:val="00C84C02"/>
    <w:rsid w:val="00C85971"/>
    <w:rsid w:val="00C859A0"/>
    <w:rsid w:val="00C8684F"/>
    <w:rsid w:val="00C86A7B"/>
    <w:rsid w:val="00C86B9A"/>
    <w:rsid w:val="00C86F24"/>
    <w:rsid w:val="00C86F6F"/>
    <w:rsid w:val="00C8716E"/>
    <w:rsid w:val="00C87535"/>
    <w:rsid w:val="00C90588"/>
    <w:rsid w:val="00C905CA"/>
    <w:rsid w:val="00C9072B"/>
    <w:rsid w:val="00C90777"/>
    <w:rsid w:val="00C908A6"/>
    <w:rsid w:val="00C90C7A"/>
    <w:rsid w:val="00C90CA7"/>
    <w:rsid w:val="00C90DC1"/>
    <w:rsid w:val="00C91613"/>
    <w:rsid w:val="00C9188A"/>
    <w:rsid w:val="00C91899"/>
    <w:rsid w:val="00C91E8A"/>
    <w:rsid w:val="00C91EEE"/>
    <w:rsid w:val="00C92139"/>
    <w:rsid w:val="00C9321F"/>
    <w:rsid w:val="00C93AC3"/>
    <w:rsid w:val="00C93CC0"/>
    <w:rsid w:val="00C93D04"/>
    <w:rsid w:val="00C941DB"/>
    <w:rsid w:val="00C943B5"/>
    <w:rsid w:val="00C94672"/>
    <w:rsid w:val="00C9537E"/>
    <w:rsid w:val="00C95B3E"/>
    <w:rsid w:val="00C9633A"/>
    <w:rsid w:val="00C9705A"/>
    <w:rsid w:val="00C970A0"/>
    <w:rsid w:val="00C97215"/>
    <w:rsid w:val="00C97739"/>
    <w:rsid w:val="00C97815"/>
    <w:rsid w:val="00C97BD6"/>
    <w:rsid w:val="00CA0084"/>
    <w:rsid w:val="00CA0953"/>
    <w:rsid w:val="00CA0D99"/>
    <w:rsid w:val="00CA105C"/>
    <w:rsid w:val="00CA1EB3"/>
    <w:rsid w:val="00CA1FB7"/>
    <w:rsid w:val="00CA2007"/>
    <w:rsid w:val="00CA2090"/>
    <w:rsid w:val="00CA213F"/>
    <w:rsid w:val="00CA28EE"/>
    <w:rsid w:val="00CA30FA"/>
    <w:rsid w:val="00CA3D63"/>
    <w:rsid w:val="00CA3E30"/>
    <w:rsid w:val="00CA3EB5"/>
    <w:rsid w:val="00CA4066"/>
    <w:rsid w:val="00CA417D"/>
    <w:rsid w:val="00CA4E7E"/>
    <w:rsid w:val="00CA537F"/>
    <w:rsid w:val="00CA5D8C"/>
    <w:rsid w:val="00CA5DB3"/>
    <w:rsid w:val="00CA612E"/>
    <w:rsid w:val="00CA6568"/>
    <w:rsid w:val="00CA6A35"/>
    <w:rsid w:val="00CA6FA5"/>
    <w:rsid w:val="00CA743E"/>
    <w:rsid w:val="00CB010A"/>
    <w:rsid w:val="00CB06F2"/>
    <w:rsid w:val="00CB0796"/>
    <w:rsid w:val="00CB0EC9"/>
    <w:rsid w:val="00CB3323"/>
    <w:rsid w:val="00CB3671"/>
    <w:rsid w:val="00CB3B76"/>
    <w:rsid w:val="00CB3CBE"/>
    <w:rsid w:val="00CB404C"/>
    <w:rsid w:val="00CB442F"/>
    <w:rsid w:val="00CB44F7"/>
    <w:rsid w:val="00CB489B"/>
    <w:rsid w:val="00CB4C18"/>
    <w:rsid w:val="00CB544C"/>
    <w:rsid w:val="00CB5BA9"/>
    <w:rsid w:val="00CB5D79"/>
    <w:rsid w:val="00CB6605"/>
    <w:rsid w:val="00CB7163"/>
    <w:rsid w:val="00CB71A3"/>
    <w:rsid w:val="00CB7437"/>
    <w:rsid w:val="00CB7890"/>
    <w:rsid w:val="00CB7A5C"/>
    <w:rsid w:val="00CB7D72"/>
    <w:rsid w:val="00CB7DF5"/>
    <w:rsid w:val="00CC07C3"/>
    <w:rsid w:val="00CC0B88"/>
    <w:rsid w:val="00CC0DB0"/>
    <w:rsid w:val="00CC0E4F"/>
    <w:rsid w:val="00CC0FA7"/>
    <w:rsid w:val="00CC13D1"/>
    <w:rsid w:val="00CC1728"/>
    <w:rsid w:val="00CC1F0E"/>
    <w:rsid w:val="00CC250E"/>
    <w:rsid w:val="00CC2802"/>
    <w:rsid w:val="00CC31CC"/>
    <w:rsid w:val="00CC36A9"/>
    <w:rsid w:val="00CC3A06"/>
    <w:rsid w:val="00CC6B60"/>
    <w:rsid w:val="00CC7779"/>
    <w:rsid w:val="00CC77E1"/>
    <w:rsid w:val="00CC7854"/>
    <w:rsid w:val="00CC7DE6"/>
    <w:rsid w:val="00CC7FF1"/>
    <w:rsid w:val="00CD0202"/>
    <w:rsid w:val="00CD047E"/>
    <w:rsid w:val="00CD0690"/>
    <w:rsid w:val="00CD11DC"/>
    <w:rsid w:val="00CD1C7F"/>
    <w:rsid w:val="00CD2407"/>
    <w:rsid w:val="00CD3AA8"/>
    <w:rsid w:val="00CD3EA9"/>
    <w:rsid w:val="00CD416E"/>
    <w:rsid w:val="00CD458C"/>
    <w:rsid w:val="00CD4A94"/>
    <w:rsid w:val="00CD4B4B"/>
    <w:rsid w:val="00CD4D94"/>
    <w:rsid w:val="00CD5418"/>
    <w:rsid w:val="00CD5DFB"/>
    <w:rsid w:val="00CD64BE"/>
    <w:rsid w:val="00CD67E9"/>
    <w:rsid w:val="00CD68A3"/>
    <w:rsid w:val="00CD691B"/>
    <w:rsid w:val="00CD691C"/>
    <w:rsid w:val="00CD6F07"/>
    <w:rsid w:val="00CD74BE"/>
    <w:rsid w:val="00CE0BC1"/>
    <w:rsid w:val="00CE0C2A"/>
    <w:rsid w:val="00CE0F13"/>
    <w:rsid w:val="00CE1F74"/>
    <w:rsid w:val="00CE25A6"/>
    <w:rsid w:val="00CE2737"/>
    <w:rsid w:val="00CE341B"/>
    <w:rsid w:val="00CE39DA"/>
    <w:rsid w:val="00CE4057"/>
    <w:rsid w:val="00CE45C8"/>
    <w:rsid w:val="00CE4C2E"/>
    <w:rsid w:val="00CE5971"/>
    <w:rsid w:val="00CE5FC8"/>
    <w:rsid w:val="00CE62CA"/>
    <w:rsid w:val="00CE665F"/>
    <w:rsid w:val="00CE669B"/>
    <w:rsid w:val="00CE6872"/>
    <w:rsid w:val="00CE6A94"/>
    <w:rsid w:val="00CE7C42"/>
    <w:rsid w:val="00CE7C4B"/>
    <w:rsid w:val="00CE7E52"/>
    <w:rsid w:val="00CF0529"/>
    <w:rsid w:val="00CF1056"/>
    <w:rsid w:val="00CF11E5"/>
    <w:rsid w:val="00CF1CA4"/>
    <w:rsid w:val="00CF1F32"/>
    <w:rsid w:val="00CF285A"/>
    <w:rsid w:val="00CF2BFE"/>
    <w:rsid w:val="00CF2C8D"/>
    <w:rsid w:val="00CF2CC0"/>
    <w:rsid w:val="00CF2D04"/>
    <w:rsid w:val="00CF3CF0"/>
    <w:rsid w:val="00CF3DA6"/>
    <w:rsid w:val="00CF3EE2"/>
    <w:rsid w:val="00CF4116"/>
    <w:rsid w:val="00CF436A"/>
    <w:rsid w:val="00CF443E"/>
    <w:rsid w:val="00CF49F7"/>
    <w:rsid w:val="00CF4B6A"/>
    <w:rsid w:val="00CF4CD0"/>
    <w:rsid w:val="00CF4CE4"/>
    <w:rsid w:val="00CF4F59"/>
    <w:rsid w:val="00CF5015"/>
    <w:rsid w:val="00CF5364"/>
    <w:rsid w:val="00CF5A05"/>
    <w:rsid w:val="00CF5C0E"/>
    <w:rsid w:val="00CF5CDB"/>
    <w:rsid w:val="00CF5FCC"/>
    <w:rsid w:val="00CF65A4"/>
    <w:rsid w:val="00CF66A6"/>
    <w:rsid w:val="00CF7311"/>
    <w:rsid w:val="00CF749B"/>
    <w:rsid w:val="00CF7D2C"/>
    <w:rsid w:val="00CFC4C5"/>
    <w:rsid w:val="00D0069C"/>
    <w:rsid w:val="00D008AE"/>
    <w:rsid w:val="00D00B87"/>
    <w:rsid w:val="00D017E1"/>
    <w:rsid w:val="00D01B27"/>
    <w:rsid w:val="00D025A4"/>
    <w:rsid w:val="00D02806"/>
    <w:rsid w:val="00D04600"/>
    <w:rsid w:val="00D051D4"/>
    <w:rsid w:val="00D0557E"/>
    <w:rsid w:val="00D05706"/>
    <w:rsid w:val="00D057E8"/>
    <w:rsid w:val="00D0592B"/>
    <w:rsid w:val="00D05A7D"/>
    <w:rsid w:val="00D066AF"/>
    <w:rsid w:val="00D07746"/>
    <w:rsid w:val="00D077A4"/>
    <w:rsid w:val="00D07A91"/>
    <w:rsid w:val="00D07B05"/>
    <w:rsid w:val="00D07CB8"/>
    <w:rsid w:val="00D07EB9"/>
    <w:rsid w:val="00D10000"/>
    <w:rsid w:val="00D100C8"/>
    <w:rsid w:val="00D104E9"/>
    <w:rsid w:val="00D109BB"/>
    <w:rsid w:val="00D11632"/>
    <w:rsid w:val="00D11A27"/>
    <w:rsid w:val="00D127FC"/>
    <w:rsid w:val="00D14029"/>
    <w:rsid w:val="00D14680"/>
    <w:rsid w:val="00D1487B"/>
    <w:rsid w:val="00D14FDD"/>
    <w:rsid w:val="00D155F0"/>
    <w:rsid w:val="00D156BA"/>
    <w:rsid w:val="00D1615E"/>
    <w:rsid w:val="00D165E2"/>
    <w:rsid w:val="00D1670A"/>
    <w:rsid w:val="00D1679F"/>
    <w:rsid w:val="00D178A4"/>
    <w:rsid w:val="00D17965"/>
    <w:rsid w:val="00D17C92"/>
    <w:rsid w:val="00D21462"/>
    <w:rsid w:val="00D216B6"/>
    <w:rsid w:val="00D21E1E"/>
    <w:rsid w:val="00D227B9"/>
    <w:rsid w:val="00D22F21"/>
    <w:rsid w:val="00D236B1"/>
    <w:rsid w:val="00D23787"/>
    <w:rsid w:val="00D250B8"/>
    <w:rsid w:val="00D25A0E"/>
    <w:rsid w:val="00D2601A"/>
    <w:rsid w:val="00D26209"/>
    <w:rsid w:val="00D262DE"/>
    <w:rsid w:val="00D26B4D"/>
    <w:rsid w:val="00D26E31"/>
    <w:rsid w:val="00D2745D"/>
    <w:rsid w:val="00D2760F"/>
    <w:rsid w:val="00D30871"/>
    <w:rsid w:val="00D30EF9"/>
    <w:rsid w:val="00D30FAD"/>
    <w:rsid w:val="00D310D5"/>
    <w:rsid w:val="00D311B5"/>
    <w:rsid w:val="00D3163D"/>
    <w:rsid w:val="00D3186F"/>
    <w:rsid w:val="00D318A1"/>
    <w:rsid w:val="00D319A1"/>
    <w:rsid w:val="00D33064"/>
    <w:rsid w:val="00D332F6"/>
    <w:rsid w:val="00D34828"/>
    <w:rsid w:val="00D34E06"/>
    <w:rsid w:val="00D34F05"/>
    <w:rsid w:val="00D35960"/>
    <w:rsid w:val="00D35DFC"/>
    <w:rsid w:val="00D36180"/>
    <w:rsid w:val="00D361B8"/>
    <w:rsid w:val="00D3787F"/>
    <w:rsid w:val="00D37D08"/>
    <w:rsid w:val="00D40906"/>
    <w:rsid w:val="00D40A93"/>
    <w:rsid w:val="00D40C37"/>
    <w:rsid w:val="00D41813"/>
    <w:rsid w:val="00D41E25"/>
    <w:rsid w:val="00D41E5A"/>
    <w:rsid w:val="00D4238A"/>
    <w:rsid w:val="00D426AF"/>
    <w:rsid w:val="00D4311B"/>
    <w:rsid w:val="00D43598"/>
    <w:rsid w:val="00D43C28"/>
    <w:rsid w:val="00D43EBB"/>
    <w:rsid w:val="00D43F04"/>
    <w:rsid w:val="00D4429E"/>
    <w:rsid w:val="00D44AC4"/>
    <w:rsid w:val="00D44B29"/>
    <w:rsid w:val="00D44CCC"/>
    <w:rsid w:val="00D44D1A"/>
    <w:rsid w:val="00D45BB0"/>
    <w:rsid w:val="00D45FF8"/>
    <w:rsid w:val="00D462C2"/>
    <w:rsid w:val="00D4631A"/>
    <w:rsid w:val="00D4693C"/>
    <w:rsid w:val="00D469B5"/>
    <w:rsid w:val="00D503C0"/>
    <w:rsid w:val="00D50520"/>
    <w:rsid w:val="00D50A6C"/>
    <w:rsid w:val="00D512F7"/>
    <w:rsid w:val="00D515A5"/>
    <w:rsid w:val="00D51697"/>
    <w:rsid w:val="00D51830"/>
    <w:rsid w:val="00D518BE"/>
    <w:rsid w:val="00D51B35"/>
    <w:rsid w:val="00D5230A"/>
    <w:rsid w:val="00D523B5"/>
    <w:rsid w:val="00D52625"/>
    <w:rsid w:val="00D528CC"/>
    <w:rsid w:val="00D529F5"/>
    <w:rsid w:val="00D53053"/>
    <w:rsid w:val="00D5359D"/>
    <w:rsid w:val="00D53966"/>
    <w:rsid w:val="00D54E73"/>
    <w:rsid w:val="00D55123"/>
    <w:rsid w:val="00D55FD3"/>
    <w:rsid w:val="00D561F3"/>
    <w:rsid w:val="00D562AF"/>
    <w:rsid w:val="00D5713E"/>
    <w:rsid w:val="00D57C07"/>
    <w:rsid w:val="00D60562"/>
    <w:rsid w:val="00D606AD"/>
    <w:rsid w:val="00D6090D"/>
    <w:rsid w:val="00D60A6B"/>
    <w:rsid w:val="00D60CCD"/>
    <w:rsid w:val="00D60D61"/>
    <w:rsid w:val="00D62446"/>
    <w:rsid w:val="00D634CF"/>
    <w:rsid w:val="00D63B40"/>
    <w:rsid w:val="00D63F87"/>
    <w:rsid w:val="00D6411E"/>
    <w:rsid w:val="00D641BB"/>
    <w:rsid w:val="00D641E3"/>
    <w:rsid w:val="00D65235"/>
    <w:rsid w:val="00D66ED6"/>
    <w:rsid w:val="00D673FC"/>
    <w:rsid w:val="00D674DB"/>
    <w:rsid w:val="00D7012D"/>
    <w:rsid w:val="00D70286"/>
    <w:rsid w:val="00D70D19"/>
    <w:rsid w:val="00D7107B"/>
    <w:rsid w:val="00D71761"/>
    <w:rsid w:val="00D71D48"/>
    <w:rsid w:val="00D726DD"/>
    <w:rsid w:val="00D72737"/>
    <w:rsid w:val="00D72A50"/>
    <w:rsid w:val="00D72D89"/>
    <w:rsid w:val="00D72DA0"/>
    <w:rsid w:val="00D73AFC"/>
    <w:rsid w:val="00D73BAD"/>
    <w:rsid w:val="00D73D94"/>
    <w:rsid w:val="00D74339"/>
    <w:rsid w:val="00D7457C"/>
    <w:rsid w:val="00D74663"/>
    <w:rsid w:val="00D74B19"/>
    <w:rsid w:val="00D74E6A"/>
    <w:rsid w:val="00D75349"/>
    <w:rsid w:val="00D75A2A"/>
    <w:rsid w:val="00D76314"/>
    <w:rsid w:val="00D767C7"/>
    <w:rsid w:val="00D77A92"/>
    <w:rsid w:val="00D77CB1"/>
    <w:rsid w:val="00D804EC"/>
    <w:rsid w:val="00D8077B"/>
    <w:rsid w:val="00D80A92"/>
    <w:rsid w:val="00D80ABE"/>
    <w:rsid w:val="00D80C18"/>
    <w:rsid w:val="00D80E6A"/>
    <w:rsid w:val="00D810E0"/>
    <w:rsid w:val="00D815DC"/>
    <w:rsid w:val="00D81C07"/>
    <w:rsid w:val="00D8212B"/>
    <w:rsid w:val="00D82AEA"/>
    <w:rsid w:val="00D83681"/>
    <w:rsid w:val="00D8390F"/>
    <w:rsid w:val="00D8394F"/>
    <w:rsid w:val="00D83B6E"/>
    <w:rsid w:val="00D83D22"/>
    <w:rsid w:val="00D84186"/>
    <w:rsid w:val="00D85AF4"/>
    <w:rsid w:val="00D8602F"/>
    <w:rsid w:val="00D863C9"/>
    <w:rsid w:val="00D86501"/>
    <w:rsid w:val="00D8695A"/>
    <w:rsid w:val="00D86BAE"/>
    <w:rsid w:val="00D86DC3"/>
    <w:rsid w:val="00D87F33"/>
    <w:rsid w:val="00D90191"/>
    <w:rsid w:val="00D907CA"/>
    <w:rsid w:val="00D90F29"/>
    <w:rsid w:val="00D91067"/>
    <w:rsid w:val="00D916DA"/>
    <w:rsid w:val="00D917AC"/>
    <w:rsid w:val="00D92345"/>
    <w:rsid w:val="00D92A1C"/>
    <w:rsid w:val="00D92B42"/>
    <w:rsid w:val="00D93088"/>
    <w:rsid w:val="00D9361F"/>
    <w:rsid w:val="00D9393D"/>
    <w:rsid w:val="00D93A28"/>
    <w:rsid w:val="00D94267"/>
    <w:rsid w:val="00D94ADF"/>
    <w:rsid w:val="00D94B15"/>
    <w:rsid w:val="00D94C37"/>
    <w:rsid w:val="00D95018"/>
    <w:rsid w:val="00D95409"/>
    <w:rsid w:val="00D95427"/>
    <w:rsid w:val="00D957C3"/>
    <w:rsid w:val="00D958C2"/>
    <w:rsid w:val="00D95A03"/>
    <w:rsid w:val="00D96E36"/>
    <w:rsid w:val="00D972A7"/>
    <w:rsid w:val="00D97A48"/>
    <w:rsid w:val="00DA0AA6"/>
    <w:rsid w:val="00DA0B75"/>
    <w:rsid w:val="00DA0F69"/>
    <w:rsid w:val="00DA0F90"/>
    <w:rsid w:val="00DA1C83"/>
    <w:rsid w:val="00DA1DB4"/>
    <w:rsid w:val="00DA23B2"/>
    <w:rsid w:val="00DA2CF9"/>
    <w:rsid w:val="00DA3819"/>
    <w:rsid w:val="00DA4008"/>
    <w:rsid w:val="00DA41C0"/>
    <w:rsid w:val="00DA44B5"/>
    <w:rsid w:val="00DA4804"/>
    <w:rsid w:val="00DA48B1"/>
    <w:rsid w:val="00DA5790"/>
    <w:rsid w:val="00DA639C"/>
    <w:rsid w:val="00DA694E"/>
    <w:rsid w:val="00DA7926"/>
    <w:rsid w:val="00DB0198"/>
    <w:rsid w:val="00DB06E0"/>
    <w:rsid w:val="00DB0F4A"/>
    <w:rsid w:val="00DB0FAD"/>
    <w:rsid w:val="00DB1EE4"/>
    <w:rsid w:val="00DB2290"/>
    <w:rsid w:val="00DB22FF"/>
    <w:rsid w:val="00DB28C3"/>
    <w:rsid w:val="00DB2CBD"/>
    <w:rsid w:val="00DB2FB9"/>
    <w:rsid w:val="00DB301C"/>
    <w:rsid w:val="00DB35DF"/>
    <w:rsid w:val="00DB4269"/>
    <w:rsid w:val="00DB569C"/>
    <w:rsid w:val="00DB5C45"/>
    <w:rsid w:val="00DB5FEB"/>
    <w:rsid w:val="00DB67F0"/>
    <w:rsid w:val="00DB6956"/>
    <w:rsid w:val="00DB6DC6"/>
    <w:rsid w:val="00DB7084"/>
    <w:rsid w:val="00DB72C0"/>
    <w:rsid w:val="00DB768A"/>
    <w:rsid w:val="00DB7DE4"/>
    <w:rsid w:val="00DC034A"/>
    <w:rsid w:val="00DC0495"/>
    <w:rsid w:val="00DC0E8D"/>
    <w:rsid w:val="00DC1134"/>
    <w:rsid w:val="00DC1491"/>
    <w:rsid w:val="00DC166C"/>
    <w:rsid w:val="00DC1FA1"/>
    <w:rsid w:val="00DC26BC"/>
    <w:rsid w:val="00DC2CE3"/>
    <w:rsid w:val="00DC344B"/>
    <w:rsid w:val="00DC3575"/>
    <w:rsid w:val="00DC40ED"/>
    <w:rsid w:val="00DC4934"/>
    <w:rsid w:val="00DC510B"/>
    <w:rsid w:val="00DC6341"/>
    <w:rsid w:val="00DC7443"/>
    <w:rsid w:val="00DD016A"/>
    <w:rsid w:val="00DD016E"/>
    <w:rsid w:val="00DD0575"/>
    <w:rsid w:val="00DD08AB"/>
    <w:rsid w:val="00DD0B37"/>
    <w:rsid w:val="00DD1D9C"/>
    <w:rsid w:val="00DD1E20"/>
    <w:rsid w:val="00DD2CDD"/>
    <w:rsid w:val="00DD2E26"/>
    <w:rsid w:val="00DD3230"/>
    <w:rsid w:val="00DD3280"/>
    <w:rsid w:val="00DD3458"/>
    <w:rsid w:val="00DD44C3"/>
    <w:rsid w:val="00DD492D"/>
    <w:rsid w:val="00DD49E2"/>
    <w:rsid w:val="00DD5739"/>
    <w:rsid w:val="00DD61B4"/>
    <w:rsid w:val="00DD64DD"/>
    <w:rsid w:val="00DD6A46"/>
    <w:rsid w:val="00DD6CB8"/>
    <w:rsid w:val="00DD6DF0"/>
    <w:rsid w:val="00DD7AD6"/>
    <w:rsid w:val="00DE02E3"/>
    <w:rsid w:val="00DE1321"/>
    <w:rsid w:val="00DE1614"/>
    <w:rsid w:val="00DE1C43"/>
    <w:rsid w:val="00DE3053"/>
    <w:rsid w:val="00DE306D"/>
    <w:rsid w:val="00DE3308"/>
    <w:rsid w:val="00DE35E5"/>
    <w:rsid w:val="00DE3648"/>
    <w:rsid w:val="00DE398F"/>
    <w:rsid w:val="00DE3F7A"/>
    <w:rsid w:val="00DE484E"/>
    <w:rsid w:val="00DE499D"/>
    <w:rsid w:val="00DE4F38"/>
    <w:rsid w:val="00DE5869"/>
    <w:rsid w:val="00DE5C11"/>
    <w:rsid w:val="00DE6735"/>
    <w:rsid w:val="00DE67FC"/>
    <w:rsid w:val="00DE7001"/>
    <w:rsid w:val="00DE7E60"/>
    <w:rsid w:val="00DF0832"/>
    <w:rsid w:val="00DF0C48"/>
    <w:rsid w:val="00DF0E8B"/>
    <w:rsid w:val="00DF1066"/>
    <w:rsid w:val="00DF11A3"/>
    <w:rsid w:val="00DF1ADD"/>
    <w:rsid w:val="00DF210B"/>
    <w:rsid w:val="00DF2FBE"/>
    <w:rsid w:val="00DF3722"/>
    <w:rsid w:val="00DF3946"/>
    <w:rsid w:val="00DF3C1E"/>
    <w:rsid w:val="00DF3E02"/>
    <w:rsid w:val="00DF46A9"/>
    <w:rsid w:val="00DF4C92"/>
    <w:rsid w:val="00DF4F21"/>
    <w:rsid w:val="00DF651E"/>
    <w:rsid w:val="00DF6723"/>
    <w:rsid w:val="00DF683F"/>
    <w:rsid w:val="00DF6B73"/>
    <w:rsid w:val="00DF6BF8"/>
    <w:rsid w:val="00DF6C60"/>
    <w:rsid w:val="00DF6C61"/>
    <w:rsid w:val="00DF70B6"/>
    <w:rsid w:val="00DF72A2"/>
    <w:rsid w:val="00DF7543"/>
    <w:rsid w:val="00DF7949"/>
    <w:rsid w:val="00DF7E57"/>
    <w:rsid w:val="00DF7EC3"/>
    <w:rsid w:val="00E0066F"/>
    <w:rsid w:val="00E013AD"/>
    <w:rsid w:val="00E0177A"/>
    <w:rsid w:val="00E01D9C"/>
    <w:rsid w:val="00E023D7"/>
    <w:rsid w:val="00E025DE"/>
    <w:rsid w:val="00E02720"/>
    <w:rsid w:val="00E028D7"/>
    <w:rsid w:val="00E02CB3"/>
    <w:rsid w:val="00E02D77"/>
    <w:rsid w:val="00E02EC2"/>
    <w:rsid w:val="00E033B4"/>
    <w:rsid w:val="00E049CB"/>
    <w:rsid w:val="00E05983"/>
    <w:rsid w:val="00E05EB6"/>
    <w:rsid w:val="00E061FC"/>
    <w:rsid w:val="00E06BE0"/>
    <w:rsid w:val="00E06CE1"/>
    <w:rsid w:val="00E071CA"/>
    <w:rsid w:val="00E072C8"/>
    <w:rsid w:val="00E07A27"/>
    <w:rsid w:val="00E102A3"/>
    <w:rsid w:val="00E10E2A"/>
    <w:rsid w:val="00E11373"/>
    <w:rsid w:val="00E11F33"/>
    <w:rsid w:val="00E12AE1"/>
    <w:rsid w:val="00E12B7E"/>
    <w:rsid w:val="00E1323C"/>
    <w:rsid w:val="00E1348F"/>
    <w:rsid w:val="00E14230"/>
    <w:rsid w:val="00E148F0"/>
    <w:rsid w:val="00E14B4E"/>
    <w:rsid w:val="00E158C5"/>
    <w:rsid w:val="00E15B7D"/>
    <w:rsid w:val="00E165DE"/>
    <w:rsid w:val="00E16F35"/>
    <w:rsid w:val="00E17D1C"/>
    <w:rsid w:val="00E17F1A"/>
    <w:rsid w:val="00E17FAC"/>
    <w:rsid w:val="00E209D5"/>
    <w:rsid w:val="00E21C89"/>
    <w:rsid w:val="00E21D85"/>
    <w:rsid w:val="00E2209D"/>
    <w:rsid w:val="00E23347"/>
    <w:rsid w:val="00E2366B"/>
    <w:rsid w:val="00E237BD"/>
    <w:rsid w:val="00E2383E"/>
    <w:rsid w:val="00E23845"/>
    <w:rsid w:val="00E23B14"/>
    <w:rsid w:val="00E23EAE"/>
    <w:rsid w:val="00E24506"/>
    <w:rsid w:val="00E24572"/>
    <w:rsid w:val="00E2541A"/>
    <w:rsid w:val="00E25ABE"/>
    <w:rsid w:val="00E25DA6"/>
    <w:rsid w:val="00E26062"/>
    <w:rsid w:val="00E261FE"/>
    <w:rsid w:val="00E26BEF"/>
    <w:rsid w:val="00E26BF7"/>
    <w:rsid w:val="00E26DED"/>
    <w:rsid w:val="00E27B05"/>
    <w:rsid w:val="00E27FD9"/>
    <w:rsid w:val="00E3021C"/>
    <w:rsid w:val="00E306F7"/>
    <w:rsid w:val="00E30CC7"/>
    <w:rsid w:val="00E30E4A"/>
    <w:rsid w:val="00E3163B"/>
    <w:rsid w:val="00E31811"/>
    <w:rsid w:val="00E31929"/>
    <w:rsid w:val="00E319E4"/>
    <w:rsid w:val="00E321F6"/>
    <w:rsid w:val="00E3220B"/>
    <w:rsid w:val="00E32B14"/>
    <w:rsid w:val="00E33D25"/>
    <w:rsid w:val="00E34EB6"/>
    <w:rsid w:val="00E35136"/>
    <w:rsid w:val="00E352E7"/>
    <w:rsid w:val="00E352F1"/>
    <w:rsid w:val="00E35408"/>
    <w:rsid w:val="00E354E7"/>
    <w:rsid w:val="00E361C9"/>
    <w:rsid w:val="00E36CA6"/>
    <w:rsid w:val="00E41022"/>
    <w:rsid w:val="00E4285E"/>
    <w:rsid w:val="00E43629"/>
    <w:rsid w:val="00E44041"/>
    <w:rsid w:val="00E4499B"/>
    <w:rsid w:val="00E44EBB"/>
    <w:rsid w:val="00E460D7"/>
    <w:rsid w:val="00E462AD"/>
    <w:rsid w:val="00E466D5"/>
    <w:rsid w:val="00E4690F"/>
    <w:rsid w:val="00E50536"/>
    <w:rsid w:val="00E509E3"/>
    <w:rsid w:val="00E50BBD"/>
    <w:rsid w:val="00E51808"/>
    <w:rsid w:val="00E51B8B"/>
    <w:rsid w:val="00E51D85"/>
    <w:rsid w:val="00E52B09"/>
    <w:rsid w:val="00E52CAC"/>
    <w:rsid w:val="00E52EF7"/>
    <w:rsid w:val="00E5478B"/>
    <w:rsid w:val="00E54C9B"/>
    <w:rsid w:val="00E54DF9"/>
    <w:rsid w:val="00E54ED1"/>
    <w:rsid w:val="00E55255"/>
    <w:rsid w:val="00E55505"/>
    <w:rsid w:val="00E55601"/>
    <w:rsid w:val="00E556CA"/>
    <w:rsid w:val="00E55A06"/>
    <w:rsid w:val="00E55FED"/>
    <w:rsid w:val="00E56242"/>
    <w:rsid w:val="00E56952"/>
    <w:rsid w:val="00E56CC3"/>
    <w:rsid w:val="00E56DA0"/>
    <w:rsid w:val="00E573B9"/>
    <w:rsid w:val="00E57484"/>
    <w:rsid w:val="00E57B43"/>
    <w:rsid w:val="00E6069E"/>
    <w:rsid w:val="00E60ACE"/>
    <w:rsid w:val="00E623DE"/>
    <w:rsid w:val="00E626A0"/>
    <w:rsid w:val="00E62703"/>
    <w:rsid w:val="00E63182"/>
    <w:rsid w:val="00E63202"/>
    <w:rsid w:val="00E6330C"/>
    <w:rsid w:val="00E634D8"/>
    <w:rsid w:val="00E635B8"/>
    <w:rsid w:val="00E63CE4"/>
    <w:rsid w:val="00E64D1B"/>
    <w:rsid w:val="00E64E18"/>
    <w:rsid w:val="00E65065"/>
    <w:rsid w:val="00E65209"/>
    <w:rsid w:val="00E65965"/>
    <w:rsid w:val="00E65A33"/>
    <w:rsid w:val="00E666B3"/>
    <w:rsid w:val="00E66A2C"/>
    <w:rsid w:val="00E670E7"/>
    <w:rsid w:val="00E676F5"/>
    <w:rsid w:val="00E67C25"/>
    <w:rsid w:val="00E67FCE"/>
    <w:rsid w:val="00E70499"/>
    <w:rsid w:val="00E70809"/>
    <w:rsid w:val="00E70D3C"/>
    <w:rsid w:val="00E714F0"/>
    <w:rsid w:val="00E71AA5"/>
    <w:rsid w:val="00E721D2"/>
    <w:rsid w:val="00E7350A"/>
    <w:rsid w:val="00E7365E"/>
    <w:rsid w:val="00E73E1A"/>
    <w:rsid w:val="00E742F3"/>
    <w:rsid w:val="00E7487E"/>
    <w:rsid w:val="00E74921"/>
    <w:rsid w:val="00E74F8E"/>
    <w:rsid w:val="00E75882"/>
    <w:rsid w:val="00E75EB9"/>
    <w:rsid w:val="00E75EDC"/>
    <w:rsid w:val="00E76A42"/>
    <w:rsid w:val="00E76CE9"/>
    <w:rsid w:val="00E76F4D"/>
    <w:rsid w:val="00E76F7E"/>
    <w:rsid w:val="00E7731B"/>
    <w:rsid w:val="00E77549"/>
    <w:rsid w:val="00E77588"/>
    <w:rsid w:val="00E80113"/>
    <w:rsid w:val="00E80C92"/>
    <w:rsid w:val="00E80D10"/>
    <w:rsid w:val="00E80DDB"/>
    <w:rsid w:val="00E812D4"/>
    <w:rsid w:val="00E8172A"/>
    <w:rsid w:val="00E81C71"/>
    <w:rsid w:val="00E82923"/>
    <w:rsid w:val="00E82DE9"/>
    <w:rsid w:val="00E83534"/>
    <w:rsid w:val="00E835F1"/>
    <w:rsid w:val="00E83DFB"/>
    <w:rsid w:val="00E841A9"/>
    <w:rsid w:val="00E843E8"/>
    <w:rsid w:val="00E846F9"/>
    <w:rsid w:val="00E84BFC"/>
    <w:rsid w:val="00E84CA4"/>
    <w:rsid w:val="00E84D26"/>
    <w:rsid w:val="00E850AA"/>
    <w:rsid w:val="00E85124"/>
    <w:rsid w:val="00E85B19"/>
    <w:rsid w:val="00E85DCF"/>
    <w:rsid w:val="00E85F7E"/>
    <w:rsid w:val="00E8681B"/>
    <w:rsid w:val="00E86971"/>
    <w:rsid w:val="00E86CF5"/>
    <w:rsid w:val="00E86DE3"/>
    <w:rsid w:val="00E86F0E"/>
    <w:rsid w:val="00E901BC"/>
    <w:rsid w:val="00E90477"/>
    <w:rsid w:val="00E90B37"/>
    <w:rsid w:val="00E910AC"/>
    <w:rsid w:val="00E9237B"/>
    <w:rsid w:val="00E92694"/>
    <w:rsid w:val="00E92CC2"/>
    <w:rsid w:val="00E92F6C"/>
    <w:rsid w:val="00E93BAC"/>
    <w:rsid w:val="00E93D4C"/>
    <w:rsid w:val="00E94D6B"/>
    <w:rsid w:val="00E94D90"/>
    <w:rsid w:val="00E95CFC"/>
    <w:rsid w:val="00E96320"/>
    <w:rsid w:val="00E966C1"/>
    <w:rsid w:val="00E96957"/>
    <w:rsid w:val="00E96E99"/>
    <w:rsid w:val="00EA051B"/>
    <w:rsid w:val="00EA09A0"/>
    <w:rsid w:val="00EA1038"/>
    <w:rsid w:val="00EA1144"/>
    <w:rsid w:val="00EA265C"/>
    <w:rsid w:val="00EA350E"/>
    <w:rsid w:val="00EA3530"/>
    <w:rsid w:val="00EA3906"/>
    <w:rsid w:val="00EA39BA"/>
    <w:rsid w:val="00EA40B8"/>
    <w:rsid w:val="00EA44C6"/>
    <w:rsid w:val="00EA46BF"/>
    <w:rsid w:val="00EA52E9"/>
    <w:rsid w:val="00EA5482"/>
    <w:rsid w:val="00EA6A33"/>
    <w:rsid w:val="00EA6D71"/>
    <w:rsid w:val="00EA712A"/>
    <w:rsid w:val="00EA77F0"/>
    <w:rsid w:val="00EB0390"/>
    <w:rsid w:val="00EB08EC"/>
    <w:rsid w:val="00EB2634"/>
    <w:rsid w:val="00EB3A6B"/>
    <w:rsid w:val="00EB4541"/>
    <w:rsid w:val="00EB45B4"/>
    <w:rsid w:val="00EB46F9"/>
    <w:rsid w:val="00EB4C29"/>
    <w:rsid w:val="00EB507D"/>
    <w:rsid w:val="00EB5ACC"/>
    <w:rsid w:val="00EB5F20"/>
    <w:rsid w:val="00EB6B52"/>
    <w:rsid w:val="00EB6C0B"/>
    <w:rsid w:val="00EB6FA3"/>
    <w:rsid w:val="00EB701B"/>
    <w:rsid w:val="00EB70B1"/>
    <w:rsid w:val="00EC05A8"/>
    <w:rsid w:val="00EC08F3"/>
    <w:rsid w:val="00EC1202"/>
    <w:rsid w:val="00EC12A9"/>
    <w:rsid w:val="00EC1ECA"/>
    <w:rsid w:val="00EC2111"/>
    <w:rsid w:val="00EC281C"/>
    <w:rsid w:val="00EC2D8F"/>
    <w:rsid w:val="00EC2F39"/>
    <w:rsid w:val="00EC31FD"/>
    <w:rsid w:val="00EC35DF"/>
    <w:rsid w:val="00EC4089"/>
    <w:rsid w:val="00EC4292"/>
    <w:rsid w:val="00EC4DB0"/>
    <w:rsid w:val="00EC5949"/>
    <w:rsid w:val="00EC5BC5"/>
    <w:rsid w:val="00EC71D9"/>
    <w:rsid w:val="00ED0999"/>
    <w:rsid w:val="00ED116F"/>
    <w:rsid w:val="00ED14E5"/>
    <w:rsid w:val="00ED1A3A"/>
    <w:rsid w:val="00ED2F53"/>
    <w:rsid w:val="00ED323F"/>
    <w:rsid w:val="00ED37E2"/>
    <w:rsid w:val="00ED3952"/>
    <w:rsid w:val="00ED4002"/>
    <w:rsid w:val="00ED4266"/>
    <w:rsid w:val="00ED44C8"/>
    <w:rsid w:val="00ED4604"/>
    <w:rsid w:val="00ED50F8"/>
    <w:rsid w:val="00ED54D7"/>
    <w:rsid w:val="00ED55E9"/>
    <w:rsid w:val="00ED5ADB"/>
    <w:rsid w:val="00ED5B65"/>
    <w:rsid w:val="00ED662D"/>
    <w:rsid w:val="00EE00B7"/>
    <w:rsid w:val="00EE0332"/>
    <w:rsid w:val="00EE0380"/>
    <w:rsid w:val="00EE04A5"/>
    <w:rsid w:val="00EE0835"/>
    <w:rsid w:val="00EE0BCB"/>
    <w:rsid w:val="00EE0C44"/>
    <w:rsid w:val="00EE0E3B"/>
    <w:rsid w:val="00EE2A9F"/>
    <w:rsid w:val="00EE2B55"/>
    <w:rsid w:val="00EE30E8"/>
    <w:rsid w:val="00EE3332"/>
    <w:rsid w:val="00EE3433"/>
    <w:rsid w:val="00EE3A76"/>
    <w:rsid w:val="00EE4286"/>
    <w:rsid w:val="00EE484C"/>
    <w:rsid w:val="00EE54DA"/>
    <w:rsid w:val="00EE56CE"/>
    <w:rsid w:val="00EE5AFC"/>
    <w:rsid w:val="00EE5BE5"/>
    <w:rsid w:val="00EE62B2"/>
    <w:rsid w:val="00EE6AB2"/>
    <w:rsid w:val="00EE6CB1"/>
    <w:rsid w:val="00EE6D61"/>
    <w:rsid w:val="00EE7185"/>
    <w:rsid w:val="00EE7707"/>
    <w:rsid w:val="00EE7905"/>
    <w:rsid w:val="00EF01A4"/>
    <w:rsid w:val="00EF099B"/>
    <w:rsid w:val="00EF0AE6"/>
    <w:rsid w:val="00EF0E9E"/>
    <w:rsid w:val="00EF16BE"/>
    <w:rsid w:val="00EF223D"/>
    <w:rsid w:val="00EF3DBD"/>
    <w:rsid w:val="00EF40C3"/>
    <w:rsid w:val="00EF4234"/>
    <w:rsid w:val="00EF5672"/>
    <w:rsid w:val="00EF5A83"/>
    <w:rsid w:val="00EF5E32"/>
    <w:rsid w:val="00EF6194"/>
    <w:rsid w:val="00EF658D"/>
    <w:rsid w:val="00EF7A63"/>
    <w:rsid w:val="00EF7B23"/>
    <w:rsid w:val="00F00357"/>
    <w:rsid w:val="00F01146"/>
    <w:rsid w:val="00F01263"/>
    <w:rsid w:val="00F01456"/>
    <w:rsid w:val="00F016DF"/>
    <w:rsid w:val="00F01B40"/>
    <w:rsid w:val="00F02137"/>
    <w:rsid w:val="00F02C6C"/>
    <w:rsid w:val="00F03216"/>
    <w:rsid w:val="00F03706"/>
    <w:rsid w:val="00F03D28"/>
    <w:rsid w:val="00F0415F"/>
    <w:rsid w:val="00F04829"/>
    <w:rsid w:val="00F0493B"/>
    <w:rsid w:val="00F0507D"/>
    <w:rsid w:val="00F05D88"/>
    <w:rsid w:val="00F05FDE"/>
    <w:rsid w:val="00F06A82"/>
    <w:rsid w:val="00F07780"/>
    <w:rsid w:val="00F07799"/>
    <w:rsid w:val="00F104F4"/>
    <w:rsid w:val="00F1107E"/>
    <w:rsid w:val="00F114EE"/>
    <w:rsid w:val="00F12F0C"/>
    <w:rsid w:val="00F1340C"/>
    <w:rsid w:val="00F135BE"/>
    <w:rsid w:val="00F135DF"/>
    <w:rsid w:val="00F14269"/>
    <w:rsid w:val="00F14B8C"/>
    <w:rsid w:val="00F15991"/>
    <w:rsid w:val="00F15B08"/>
    <w:rsid w:val="00F17DF5"/>
    <w:rsid w:val="00F202E8"/>
    <w:rsid w:val="00F207A5"/>
    <w:rsid w:val="00F209EC"/>
    <w:rsid w:val="00F20A00"/>
    <w:rsid w:val="00F20A3B"/>
    <w:rsid w:val="00F214C6"/>
    <w:rsid w:val="00F21501"/>
    <w:rsid w:val="00F2183D"/>
    <w:rsid w:val="00F21BD7"/>
    <w:rsid w:val="00F221A0"/>
    <w:rsid w:val="00F22440"/>
    <w:rsid w:val="00F238C3"/>
    <w:rsid w:val="00F23A6D"/>
    <w:rsid w:val="00F24B59"/>
    <w:rsid w:val="00F24D12"/>
    <w:rsid w:val="00F2521D"/>
    <w:rsid w:val="00F2529D"/>
    <w:rsid w:val="00F253D3"/>
    <w:rsid w:val="00F2600C"/>
    <w:rsid w:val="00F26132"/>
    <w:rsid w:val="00F26A91"/>
    <w:rsid w:val="00F26E3F"/>
    <w:rsid w:val="00F26EA1"/>
    <w:rsid w:val="00F271D0"/>
    <w:rsid w:val="00F27633"/>
    <w:rsid w:val="00F27684"/>
    <w:rsid w:val="00F27AAD"/>
    <w:rsid w:val="00F30C39"/>
    <w:rsid w:val="00F31325"/>
    <w:rsid w:val="00F3188E"/>
    <w:rsid w:val="00F31A6A"/>
    <w:rsid w:val="00F31C34"/>
    <w:rsid w:val="00F31D3E"/>
    <w:rsid w:val="00F31DA4"/>
    <w:rsid w:val="00F32390"/>
    <w:rsid w:val="00F32AA9"/>
    <w:rsid w:val="00F34626"/>
    <w:rsid w:val="00F349BA"/>
    <w:rsid w:val="00F35518"/>
    <w:rsid w:val="00F356D7"/>
    <w:rsid w:val="00F35B06"/>
    <w:rsid w:val="00F35E1D"/>
    <w:rsid w:val="00F36B34"/>
    <w:rsid w:val="00F3775D"/>
    <w:rsid w:val="00F37F13"/>
    <w:rsid w:val="00F37F40"/>
    <w:rsid w:val="00F37FF6"/>
    <w:rsid w:val="00F4043C"/>
    <w:rsid w:val="00F40B4E"/>
    <w:rsid w:val="00F41D04"/>
    <w:rsid w:val="00F423E3"/>
    <w:rsid w:val="00F429E3"/>
    <w:rsid w:val="00F438DC"/>
    <w:rsid w:val="00F43D62"/>
    <w:rsid w:val="00F447A4"/>
    <w:rsid w:val="00F44CCD"/>
    <w:rsid w:val="00F44DCA"/>
    <w:rsid w:val="00F45729"/>
    <w:rsid w:val="00F461C1"/>
    <w:rsid w:val="00F46BB1"/>
    <w:rsid w:val="00F46DE0"/>
    <w:rsid w:val="00F46F7C"/>
    <w:rsid w:val="00F47335"/>
    <w:rsid w:val="00F47370"/>
    <w:rsid w:val="00F47555"/>
    <w:rsid w:val="00F50056"/>
    <w:rsid w:val="00F5067E"/>
    <w:rsid w:val="00F5082C"/>
    <w:rsid w:val="00F514F1"/>
    <w:rsid w:val="00F51A74"/>
    <w:rsid w:val="00F51C16"/>
    <w:rsid w:val="00F52171"/>
    <w:rsid w:val="00F52669"/>
    <w:rsid w:val="00F52BE4"/>
    <w:rsid w:val="00F5300E"/>
    <w:rsid w:val="00F5330E"/>
    <w:rsid w:val="00F539A6"/>
    <w:rsid w:val="00F539BB"/>
    <w:rsid w:val="00F540D0"/>
    <w:rsid w:val="00F54DF0"/>
    <w:rsid w:val="00F54FA7"/>
    <w:rsid w:val="00F55D3B"/>
    <w:rsid w:val="00F56199"/>
    <w:rsid w:val="00F567ED"/>
    <w:rsid w:val="00F56C7B"/>
    <w:rsid w:val="00F56D95"/>
    <w:rsid w:val="00F57533"/>
    <w:rsid w:val="00F60155"/>
    <w:rsid w:val="00F603DB"/>
    <w:rsid w:val="00F6047B"/>
    <w:rsid w:val="00F60F25"/>
    <w:rsid w:val="00F61053"/>
    <w:rsid w:val="00F61B1D"/>
    <w:rsid w:val="00F61D08"/>
    <w:rsid w:val="00F6428C"/>
    <w:rsid w:val="00F64469"/>
    <w:rsid w:val="00F64E71"/>
    <w:rsid w:val="00F6533E"/>
    <w:rsid w:val="00F65654"/>
    <w:rsid w:val="00F6591D"/>
    <w:rsid w:val="00F65AD8"/>
    <w:rsid w:val="00F65D63"/>
    <w:rsid w:val="00F65DDF"/>
    <w:rsid w:val="00F66CF3"/>
    <w:rsid w:val="00F66E17"/>
    <w:rsid w:val="00F66E1E"/>
    <w:rsid w:val="00F67870"/>
    <w:rsid w:val="00F702F1"/>
    <w:rsid w:val="00F70BCC"/>
    <w:rsid w:val="00F71309"/>
    <w:rsid w:val="00F7192C"/>
    <w:rsid w:val="00F71B81"/>
    <w:rsid w:val="00F72447"/>
    <w:rsid w:val="00F737BF"/>
    <w:rsid w:val="00F738BC"/>
    <w:rsid w:val="00F73C8E"/>
    <w:rsid w:val="00F74801"/>
    <w:rsid w:val="00F748BC"/>
    <w:rsid w:val="00F7491A"/>
    <w:rsid w:val="00F74B3B"/>
    <w:rsid w:val="00F75014"/>
    <w:rsid w:val="00F7663F"/>
    <w:rsid w:val="00F7696D"/>
    <w:rsid w:val="00F77324"/>
    <w:rsid w:val="00F7778B"/>
    <w:rsid w:val="00F7778E"/>
    <w:rsid w:val="00F779C8"/>
    <w:rsid w:val="00F800F2"/>
    <w:rsid w:val="00F8035E"/>
    <w:rsid w:val="00F80457"/>
    <w:rsid w:val="00F80EE8"/>
    <w:rsid w:val="00F81AE6"/>
    <w:rsid w:val="00F822E5"/>
    <w:rsid w:val="00F82A05"/>
    <w:rsid w:val="00F82B7B"/>
    <w:rsid w:val="00F82D7B"/>
    <w:rsid w:val="00F82D8E"/>
    <w:rsid w:val="00F83182"/>
    <w:rsid w:val="00F83715"/>
    <w:rsid w:val="00F83EEA"/>
    <w:rsid w:val="00F8407C"/>
    <w:rsid w:val="00F8468C"/>
    <w:rsid w:val="00F846D9"/>
    <w:rsid w:val="00F84CF3"/>
    <w:rsid w:val="00F85517"/>
    <w:rsid w:val="00F85A59"/>
    <w:rsid w:val="00F8683A"/>
    <w:rsid w:val="00F86C14"/>
    <w:rsid w:val="00F86E08"/>
    <w:rsid w:val="00F871D6"/>
    <w:rsid w:val="00F87404"/>
    <w:rsid w:val="00F875F9"/>
    <w:rsid w:val="00F8774D"/>
    <w:rsid w:val="00F90292"/>
    <w:rsid w:val="00F9049D"/>
    <w:rsid w:val="00F90D24"/>
    <w:rsid w:val="00F9102A"/>
    <w:rsid w:val="00F913C8"/>
    <w:rsid w:val="00F92308"/>
    <w:rsid w:val="00F9270E"/>
    <w:rsid w:val="00F92CDC"/>
    <w:rsid w:val="00F93134"/>
    <w:rsid w:val="00F9421E"/>
    <w:rsid w:val="00F9475B"/>
    <w:rsid w:val="00F94D9D"/>
    <w:rsid w:val="00F96AAF"/>
    <w:rsid w:val="00F97950"/>
    <w:rsid w:val="00FA0486"/>
    <w:rsid w:val="00FA04A9"/>
    <w:rsid w:val="00FA0995"/>
    <w:rsid w:val="00FA1111"/>
    <w:rsid w:val="00FA160C"/>
    <w:rsid w:val="00FA1BE4"/>
    <w:rsid w:val="00FA20B0"/>
    <w:rsid w:val="00FA2216"/>
    <w:rsid w:val="00FA2770"/>
    <w:rsid w:val="00FA32CC"/>
    <w:rsid w:val="00FA39D3"/>
    <w:rsid w:val="00FA4060"/>
    <w:rsid w:val="00FA41F3"/>
    <w:rsid w:val="00FA4301"/>
    <w:rsid w:val="00FA4E15"/>
    <w:rsid w:val="00FA51F6"/>
    <w:rsid w:val="00FA6253"/>
    <w:rsid w:val="00FA63E1"/>
    <w:rsid w:val="00FA6BBA"/>
    <w:rsid w:val="00FA7392"/>
    <w:rsid w:val="00FA73BC"/>
    <w:rsid w:val="00FA73D3"/>
    <w:rsid w:val="00FA74F0"/>
    <w:rsid w:val="00FA7FC8"/>
    <w:rsid w:val="00FB0805"/>
    <w:rsid w:val="00FB14FC"/>
    <w:rsid w:val="00FB1773"/>
    <w:rsid w:val="00FB18A5"/>
    <w:rsid w:val="00FB1D0E"/>
    <w:rsid w:val="00FB2F9F"/>
    <w:rsid w:val="00FB3798"/>
    <w:rsid w:val="00FB4F0F"/>
    <w:rsid w:val="00FB52A1"/>
    <w:rsid w:val="00FB556A"/>
    <w:rsid w:val="00FB55B6"/>
    <w:rsid w:val="00FB5FDE"/>
    <w:rsid w:val="00FB60A3"/>
    <w:rsid w:val="00FB60EA"/>
    <w:rsid w:val="00FB6428"/>
    <w:rsid w:val="00FB689D"/>
    <w:rsid w:val="00FB7010"/>
    <w:rsid w:val="00FB74EC"/>
    <w:rsid w:val="00FB75C7"/>
    <w:rsid w:val="00FB7BE4"/>
    <w:rsid w:val="00FC0899"/>
    <w:rsid w:val="00FC08C8"/>
    <w:rsid w:val="00FC11F1"/>
    <w:rsid w:val="00FC15BA"/>
    <w:rsid w:val="00FC1B1E"/>
    <w:rsid w:val="00FC2195"/>
    <w:rsid w:val="00FC2AAD"/>
    <w:rsid w:val="00FC2ECB"/>
    <w:rsid w:val="00FC3F84"/>
    <w:rsid w:val="00FC41A9"/>
    <w:rsid w:val="00FC429D"/>
    <w:rsid w:val="00FC43E0"/>
    <w:rsid w:val="00FC4544"/>
    <w:rsid w:val="00FC4EDE"/>
    <w:rsid w:val="00FC5A4B"/>
    <w:rsid w:val="00FC6650"/>
    <w:rsid w:val="00FC6882"/>
    <w:rsid w:val="00FC6BC3"/>
    <w:rsid w:val="00FC7016"/>
    <w:rsid w:val="00FC7320"/>
    <w:rsid w:val="00FC75D2"/>
    <w:rsid w:val="00FC79D8"/>
    <w:rsid w:val="00FC7ECE"/>
    <w:rsid w:val="00FD01F1"/>
    <w:rsid w:val="00FD1B83"/>
    <w:rsid w:val="00FD1FBE"/>
    <w:rsid w:val="00FD23AE"/>
    <w:rsid w:val="00FD2960"/>
    <w:rsid w:val="00FD2DDC"/>
    <w:rsid w:val="00FD30FF"/>
    <w:rsid w:val="00FD3735"/>
    <w:rsid w:val="00FD37B3"/>
    <w:rsid w:val="00FD384D"/>
    <w:rsid w:val="00FD3D55"/>
    <w:rsid w:val="00FD3E46"/>
    <w:rsid w:val="00FD43F0"/>
    <w:rsid w:val="00FD48F7"/>
    <w:rsid w:val="00FD4D0C"/>
    <w:rsid w:val="00FD5339"/>
    <w:rsid w:val="00FD5554"/>
    <w:rsid w:val="00FD5F0B"/>
    <w:rsid w:val="00FD64D8"/>
    <w:rsid w:val="00FD6589"/>
    <w:rsid w:val="00FD6BB7"/>
    <w:rsid w:val="00FD6E90"/>
    <w:rsid w:val="00FD78F6"/>
    <w:rsid w:val="00FE0AA4"/>
    <w:rsid w:val="00FE1BE4"/>
    <w:rsid w:val="00FE1D0C"/>
    <w:rsid w:val="00FE2011"/>
    <w:rsid w:val="00FE2267"/>
    <w:rsid w:val="00FE24E9"/>
    <w:rsid w:val="00FE3031"/>
    <w:rsid w:val="00FE3143"/>
    <w:rsid w:val="00FE49CB"/>
    <w:rsid w:val="00FE49E1"/>
    <w:rsid w:val="00FE4C43"/>
    <w:rsid w:val="00FE5033"/>
    <w:rsid w:val="00FE521F"/>
    <w:rsid w:val="00FE5336"/>
    <w:rsid w:val="00FE58A9"/>
    <w:rsid w:val="00FE5B52"/>
    <w:rsid w:val="00FE5D0C"/>
    <w:rsid w:val="00FE656F"/>
    <w:rsid w:val="00FE696E"/>
    <w:rsid w:val="00FE73CC"/>
    <w:rsid w:val="00FE7F2C"/>
    <w:rsid w:val="00FF0E9A"/>
    <w:rsid w:val="00FF1A97"/>
    <w:rsid w:val="00FF1BBB"/>
    <w:rsid w:val="00FF20C5"/>
    <w:rsid w:val="00FF210A"/>
    <w:rsid w:val="00FF2448"/>
    <w:rsid w:val="00FF2AAE"/>
    <w:rsid w:val="00FF2F4B"/>
    <w:rsid w:val="00FF3623"/>
    <w:rsid w:val="00FF369E"/>
    <w:rsid w:val="00FF396A"/>
    <w:rsid w:val="00FF42F7"/>
    <w:rsid w:val="00FF46EB"/>
    <w:rsid w:val="00FF5501"/>
    <w:rsid w:val="00FF6106"/>
    <w:rsid w:val="00FF65F6"/>
    <w:rsid w:val="00FF6621"/>
    <w:rsid w:val="00FF6C2D"/>
    <w:rsid w:val="00FF73C3"/>
    <w:rsid w:val="00FF77C3"/>
    <w:rsid w:val="00FF7B2E"/>
    <w:rsid w:val="00FF7C26"/>
    <w:rsid w:val="010FF3D6"/>
    <w:rsid w:val="0128A304"/>
    <w:rsid w:val="012A75CB"/>
    <w:rsid w:val="013CC294"/>
    <w:rsid w:val="01548C65"/>
    <w:rsid w:val="0166A144"/>
    <w:rsid w:val="0176D2F2"/>
    <w:rsid w:val="0178931D"/>
    <w:rsid w:val="01B33802"/>
    <w:rsid w:val="01B5C10F"/>
    <w:rsid w:val="01D241BB"/>
    <w:rsid w:val="01F24CF7"/>
    <w:rsid w:val="0219FA96"/>
    <w:rsid w:val="021CF9C5"/>
    <w:rsid w:val="023EBA4C"/>
    <w:rsid w:val="023F232C"/>
    <w:rsid w:val="026D0EC7"/>
    <w:rsid w:val="0275B57F"/>
    <w:rsid w:val="02838976"/>
    <w:rsid w:val="0290370A"/>
    <w:rsid w:val="02917A44"/>
    <w:rsid w:val="02946BBD"/>
    <w:rsid w:val="029D002B"/>
    <w:rsid w:val="02BBC739"/>
    <w:rsid w:val="02BD73E6"/>
    <w:rsid w:val="02D63455"/>
    <w:rsid w:val="02DC7AAF"/>
    <w:rsid w:val="02ED10BF"/>
    <w:rsid w:val="030FEBED"/>
    <w:rsid w:val="0315B17A"/>
    <w:rsid w:val="031C174E"/>
    <w:rsid w:val="033D8DF8"/>
    <w:rsid w:val="03402ABA"/>
    <w:rsid w:val="03777EDC"/>
    <w:rsid w:val="03A0C3F3"/>
    <w:rsid w:val="03FFCD18"/>
    <w:rsid w:val="040A6E31"/>
    <w:rsid w:val="042AE983"/>
    <w:rsid w:val="0430309E"/>
    <w:rsid w:val="0448081A"/>
    <w:rsid w:val="0464F061"/>
    <w:rsid w:val="0478B1F9"/>
    <w:rsid w:val="0483A691"/>
    <w:rsid w:val="04842393"/>
    <w:rsid w:val="04860BDD"/>
    <w:rsid w:val="04892C29"/>
    <w:rsid w:val="04A10EE2"/>
    <w:rsid w:val="04A93A4A"/>
    <w:rsid w:val="04BA281D"/>
    <w:rsid w:val="0505888A"/>
    <w:rsid w:val="050EB45A"/>
    <w:rsid w:val="054FC1C1"/>
    <w:rsid w:val="0561C241"/>
    <w:rsid w:val="0580AC1A"/>
    <w:rsid w:val="058456D2"/>
    <w:rsid w:val="05858C2C"/>
    <w:rsid w:val="058AB972"/>
    <w:rsid w:val="0591169A"/>
    <w:rsid w:val="0593CDE1"/>
    <w:rsid w:val="05BC3278"/>
    <w:rsid w:val="05DF7366"/>
    <w:rsid w:val="05E70DBB"/>
    <w:rsid w:val="05F26371"/>
    <w:rsid w:val="05F405F8"/>
    <w:rsid w:val="0609246B"/>
    <w:rsid w:val="060FF634"/>
    <w:rsid w:val="061EF162"/>
    <w:rsid w:val="062D3D63"/>
    <w:rsid w:val="062EBADC"/>
    <w:rsid w:val="063F5541"/>
    <w:rsid w:val="0647A079"/>
    <w:rsid w:val="064BEBBD"/>
    <w:rsid w:val="0662389A"/>
    <w:rsid w:val="0664B28F"/>
    <w:rsid w:val="0685161D"/>
    <w:rsid w:val="06A186CE"/>
    <w:rsid w:val="06AD0E3E"/>
    <w:rsid w:val="06B91004"/>
    <w:rsid w:val="06BD57E4"/>
    <w:rsid w:val="06D92E54"/>
    <w:rsid w:val="06DA91B3"/>
    <w:rsid w:val="06DD29E7"/>
    <w:rsid w:val="0712860E"/>
    <w:rsid w:val="07161DC9"/>
    <w:rsid w:val="071CA863"/>
    <w:rsid w:val="0735B4C5"/>
    <w:rsid w:val="073791A9"/>
    <w:rsid w:val="0739BCE5"/>
    <w:rsid w:val="073AEA70"/>
    <w:rsid w:val="075E0387"/>
    <w:rsid w:val="0766E667"/>
    <w:rsid w:val="077A6C72"/>
    <w:rsid w:val="077F5607"/>
    <w:rsid w:val="07853E52"/>
    <w:rsid w:val="0786F42D"/>
    <w:rsid w:val="07887DC7"/>
    <w:rsid w:val="079BC43C"/>
    <w:rsid w:val="079CD1AE"/>
    <w:rsid w:val="07A87FB6"/>
    <w:rsid w:val="07AC2444"/>
    <w:rsid w:val="07CB8908"/>
    <w:rsid w:val="07CE3AE5"/>
    <w:rsid w:val="07E44244"/>
    <w:rsid w:val="08025981"/>
    <w:rsid w:val="083FA82A"/>
    <w:rsid w:val="084A46D6"/>
    <w:rsid w:val="0858F346"/>
    <w:rsid w:val="08738B0A"/>
    <w:rsid w:val="0876460C"/>
    <w:rsid w:val="088814CD"/>
    <w:rsid w:val="089234BA"/>
    <w:rsid w:val="0893A6C0"/>
    <w:rsid w:val="08C310D7"/>
    <w:rsid w:val="08C8C337"/>
    <w:rsid w:val="08DF5708"/>
    <w:rsid w:val="09267160"/>
    <w:rsid w:val="092D5432"/>
    <w:rsid w:val="092EE775"/>
    <w:rsid w:val="0930FD8E"/>
    <w:rsid w:val="095732F0"/>
    <w:rsid w:val="09675296"/>
    <w:rsid w:val="098DD8A7"/>
    <w:rsid w:val="0997088F"/>
    <w:rsid w:val="09AC279D"/>
    <w:rsid w:val="09BDF3D7"/>
    <w:rsid w:val="09C9D1CA"/>
    <w:rsid w:val="09FB02FC"/>
    <w:rsid w:val="0A35A3AC"/>
    <w:rsid w:val="0A447D89"/>
    <w:rsid w:val="0A46FD72"/>
    <w:rsid w:val="0A4A2E55"/>
    <w:rsid w:val="0A4E51D0"/>
    <w:rsid w:val="0A59D986"/>
    <w:rsid w:val="0A5A1552"/>
    <w:rsid w:val="0A6295F0"/>
    <w:rsid w:val="0A6688C5"/>
    <w:rsid w:val="0A6F8722"/>
    <w:rsid w:val="0AAEBF04"/>
    <w:rsid w:val="0AB3DB3D"/>
    <w:rsid w:val="0AC2BE69"/>
    <w:rsid w:val="0AC2FA46"/>
    <w:rsid w:val="0ACBEF94"/>
    <w:rsid w:val="0ACDE53D"/>
    <w:rsid w:val="0ACF434A"/>
    <w:rsid w:val="0AD920F9"/>
    <w:rsid w:val="0AFD6888"/>
    <w:rsid w:val="0B15FE51"/>
    <w:rsid w:val="0B351E26"/>
    <w:rsid w:val="0B35FD76"/>
    <w:rsid w:val="0B3918D4"/>
    <w:rsid w:val="0B3BB80D"/>
    <w:rsid w:val="0B523EF2"/>
    <w:rsid w:val="0B648677"/>
    <w:rsid w:val="0B6492F3"/>
    <w:rsid w:val="0B82EC9D"/>
    <w:rsid w:val="0B8A420A"/>
    <w:rsid w:val="0B9761BA"/>
    <w:rsid w:val="0B97DDF7"/>
    <w:rsid w:val="0BBBC9E5"/>
    <w:rsid w:val="0BBEC9DC"/>
    <w:rsid w:val="0C1E1D6C"/>
    <w:rsid w:val="0C26CD5E"/>
    <w:rsid w:val="0C3AE35B"/>
    <w:rsid w:val="0C41BEF5"/>
    <w:rsid w:val="0C519AEF"/>
    <w:rsid w:val="0C58FF8A"/>
    <w:rsid w:val="0C609A6B"/>
    <w:rsid w:val="0C6A68E8"/>
    <w:rsid w:val="0C6D5207"/>
    <w:rsid w:val="0C6EBCFA"/>
    <w:rsid w:val="0C7E45D1"/>
    <w:rsid w:val="0C8A3299"/>
    <w:rsid w:val="0C99815E"/>
    <w:rsid w:val="0CB6C41A"/>
    <w:rsid w:val="0CD98CCB"/>
    <w:rsid w:val="0CE74D33"/>
    <w:rsid w:val="0D02A62B"/>
    <w:rsid w:val="0D562C79"/>
    <w:rsid w:val="0D6CF9C0"/>
    <w:rsid w:val="0D80523E"/>
    <w:rsid w:val="0D9A0F9B"/>
    <w:rsid w:val="0DAD5DD0"/>
    <w:rsid w:val="0DCD7D7F"/>
    <w:rsid w:val="0DD21DBF"/>
    <w:rsid w:val="0DD39A64"/>
    <w:rsid w:val="0DDE07D4"/>
    <w:rsid w:val="0DE15D01"/>
    <w:rsid w:val="0DE404C9"/>
    <w:rsid w:val="0DEE868F"/>
    <w:rsid w:val="0DFDCFF3"/>
    <w:rsid w:val="0E1B37D7"/>
    <w:rsid w:val="0E44CDC6"/>
    <w:rsid w:val="0E4C11EA"/>
    <w:rsid w:val="0E5484F7"/>
    <w:rsid w:val="0E5F4BDB"/>
    <w:rsid w:val="0E647763"/>
    <w:rsid w:val="0E69B573"/>
    <w:rsid w:val="0E7F65D5"/>
    <w:rsid w:val="0E950F98"/>
    <w:rsid w:val="0E9700ED"/>
    <w:rsid w:val="0E99B78B"/>
    <w:rsid w:val="0EB0A698"/>
    <w:rsid w:val="0EB0B21A"/>
    <w:rsid w:val="0EE3DEC6"/>
    <w:rsid w:val="0EE93E67"/>
    <w:rsid w:val="0F031B3C"/>
    <w:rsid w:val="0F060763"/>
    <w:rsid w:val="0F1A846F"/>
    <w:rsid w:val="0F1FFB5F"/>
    <w:rsid w:val="0F21E35A"/>
    <w:rsid w:val="0F41EFD8"/>
    <w:rsid w:val="0F5F0B4E"/>
    <w:rsid w:val="0F845128"/>
    <w:rsid w:val="0F9E9FC9"/>
    <w:rsid w:val="0FA982B2"/>
    <w:rsid w:val="0FB28C97"/>
    <w:rsid w:val="0FB4BAD8"/>
    <w:rsid w:val="0FEF51EA"/>
    <w:rsid w:val="0FF37EFC"/>
    <w:rsid w:val="10001A3A"/>
    <w:rsid w:val="101930CF"/>
    <w:rsid w:val="103EE668"/>
    <w:rsid w:val="106DE7C6"/>
    <w:rsid w:val="1076B212"/>
    <w:rsid w:val="10832686"/>
    <w:rsid w:val="109065B7"/>
    <w:rsid w:val="1091E95B"/>
    <w:rsid w:val="109715A7"/>
    <w:rsid w:val="10A2C280"/>
    <w:rsid w:val="11087F04"/>
    <w:rsid w:val="1127D941"/>
    <w:rsid w:val="112B0CAB"/>
    <w:rsid w:val="1134DE39"/>
    <w:rsid w:val="1143C591"/>
    <w:rsid w:val="1187D2EC"/>
    <w:rsid w:val="118F39D8"/>
    <w:rsid w:val="1199D514"/>
    <w:rsid w:val="11AF01A3"/>
    <w:rsid w:val="11B6CA8A"/>
    <w:rsid w:val="11C9A7C0"/>
    <w:rsid w:val="11DCD3F4"/>
    <w:rsid w:val="11DDC427"/>
    <w:rsid w:val="11E0B5C5"/>
    <w:rsid w:val="11FAF8ED"/>
    <w:rsid w:val="1200C29E"/>
    <w:rsid w:val="120814BB"/>
    <w:rsid w:val="120F3554"/>
    <w:rsid w:val="1231FF35"/>
    <w:rsid w:val="1241CED1"/>
    <w:rsid w:val="12461351"/>
    <w:rsid w:val="125BC758"/>
    <w:rsid w:val="125E2E7E"/>
    <w:rsid w:val="127006C0"/>
    <w:rsid w:val="128F92C0"/>
    <w:rsid w:val="12958AC5"/>
    <w:rsid w:val="12A3A9BA"/>
    <w:rsid w:val="12AC3538"/>
    <w:rsid w:val="12B107EF"/>
    <w:rsid w:val="12B3DC83"/>
    <w:rsid w:val="12BF2FA9"/>
    <w:rsid w:val="12C3CBE6"/>
    <w:rsid w:val="12CA673C"/>
    <w:rsid w:val="12CE8B51"/>
    <w:rsid w:val="12F4BA84"/>
    <w:rsid w:val="12F7B53F"/>
    <w:rsid w:val="130411CE"/>
    <w:rsid w:val="1312C6F1"/>
    <w:rsid w:val="132A9A16"/>
    <w:rsid w:val="1341C753"/>
    <w:rsid w:val="13C4A951"/>
    <w:rsid w:val="13F7443B"/>
    <w:rsid w:val="141D5F71"/>
    <w:rsid w:val="143BD310"/>
    <w:rsid w:val="143DF5DD"/>
    <w:rsid w:val="1443145F"/>
    <w:rsid w:val="1457AC79"/>
    <w:rsid w:val="14773152"/>
    <w:rsid w:val="148F638F"/>
    <w:rsid w:val="149BB23C"/>
    <w:rsid w:val="14A1BDA5"/>
    <w:rsid w:val="14A61266"/>
    <w:rsid w:val="14C2EE97"/>
    <w:rsid w:val="14C42548"/>
    <w:rsid w:val="14DAD0FE"/>
    <w:rsid w:val="14E5588D"/>
    <w:rsid w:val="1511BA5E"/>
    <w:rsid w:val="1520BD1B"/>
    <w:rsid w:val="1534C5BD"/>
    <w:rsid w:val="153D0D4F"/>
    <w:rsid w:val="15561D34"/>
    <w:rsid w:val="155FF321"/>
    <w:rsid w:val="1565A3EB"/>
    <w:rsid w:val="15895E1A"/>
    <w:rsid w:val="15A1F151"/>
    <w:rsid w:val="15BC420B"/>
    <w:rsid w:val="15C2331B"/>
    <w:rsid w:val="15C5DAE2"/>
    <w:rsid w:val="15D7E997"/>
    <w:rsid w:val="15D7FB24"/>
    <w:rsid w:val="15E9325F"/>
    <w:rsid w:val="15EB7C2D"/>
    <w:rsid w:val="15ED115C"/>
    <w:rsid w:val="15EE26C8"/>
    <w:rsid w:val="15F0BFF1"/>
    <w:rsid w:val="16004F20"/>
    <w:rsid w:val="1607855D"/>
    <w:rsid w:val="161186CC"/>
    <w:rsid w:val="161A0823"/>
    <w:rsid w:val="167E40EC"/>
    <w:rsid w:val="16896FC3"/>
    <w:rsid w:val="16AA3F51"/>
    <w:rsid w:val="16BAAB8D"/>
    <w:rsid w:val="16C45DE3"/>
    <w:rsid w:val="16C8B055"/>
    <w:rsid w:val="174C83FF"/>
    <w:rsid w:val="174FEC39"/>
    <w:rsid w:val="175AE2C5"/>
    <w:rsid w:val="175BF311"/>
    <w:rsid w:val="17677C2F"/>
    <w:rsid w:val="1769B240"/>
    <w:rsid w:val="176BA290"/>
    <w:rsid w:val="177D8BAC"/>
    <w:rsid w:val="1782DEEA"/>
    <w:rsid w:val="1789A09A"/>
    <w:rsid w:val="17B24D4C"/>
    <w:rsid w:val="17B6B5E4"/>
    <w:rsid w:val="17B99F3D"/>
    <w:rsid w:val="17BA9FCA"/>
    <w:rsid w:val="17C237B3"/>
    <w:rsid w:val="17CE155D"/>
    <w:rsid w:val="17D1EE25"/>
    <w:rsid w:val="17D293CA"/>
    <w:rsid w:val="17E68287"/>
    <w:rsid w:val="17E8C7CF"/>
    <w:rsid w:val="17EF9720"/>
    <w:rsid w:val="17F146E3"/>
    <w:rsid w:val="182EE02D"/>
    <w:rsid w:val="183BC924"/>
    <w:rsid w:val="1856CF33"/>
    <w:rsid w:val="186F8ECD"/>
    <w:rsid w:val="1888BA05"/>
    <w:rsid w:val="188E4E6F"/>
    <w:rsid w:val="18955B78"/>
    <w:rsid w:val="18A34ED9"/>
    <w:rsid w:val="18B22E3B"/>
    <w:rsid w:val="18C48331"/>
    <w:rsid w:val="18C64972"/>
    <w:rsid w:val="18D58D6E"/>
    <w:rsid w:val="18EB9614"/>
    <w:rsid w:val="19107822"/>
    <w:rsid w:val="1930A0B0"/>
    <w:rsid w:val="193C3A74"/>
    <w:rsid w:val="19479CA3"/>
    <w:rsid w:val="1965EC1E"/>
    <w:rsid w:val="19BCAA8B"/>
    <w:rsid w:val="19CD19D5"/>
    <w:rsid w:val="19D659D6"/>
    <w:rsid w:val="19DA3292"/>
    <w:rsid w:val="19E964D0"/>
    <w:rsid w:val="19ECE825"/>
    <w:rsid w:val="1A000C96"/>
    <w:rsid w:val="1A1EDD20"/>
    <w:rsid w:val="1A400B33"/>
    <w:rsid w:val="1A513FAD"/>
    <w:rsid w:val="1A57E745"/>
    <w:rsid w:val="1A748AEF"/>
    <w:rsid w:val="1A785D02"/>
    <w:rsid w:val="1A9FA311"/>
    <w:rsid w:val="1AB65A7E"/>
    <w:rsid w:val="1AB76EBF"/>
    <w:rsid w:val="1AB9D0DB"/>
    <w:rsid w:val="1ACCB092"/>
    <w:rsid w:val="1ADA1D80"/>
    <w:rsid w:val="1ADE1AE0"/>
    <w:rsid w:val="1AE2D905"/>
    <w:rsid w:val="1AEBD2D7"/>
    <w:rsid w:val="1AFB6B33"/>
    <w:rsid w:val="1B01AC7A"/>
    <w:rsid w:val="1B075192"/>
    <w:rsid w:val="1B452E32"/>
    <w:rsid w:val="1B55AA54"/>
    <w:rsid w:val="1B57A136"/>
    <w:rsid w:val="1B6FA050"/>
    <w:rsid w:val="1B7813F6"/>
    <w:rsid w:val="1B7A6947"/>
    <w:rsid w:val="1B7CA3BD"/>
    <w:rsid w:val="1B8C300D"/>
    <w:rsid w:val="1B966DC6"/>
    <w:rsid w:val="1B9F2617"/>
    <w:rsid w:val="1BAB7B25"/>
    <w:rsid w:val="1BC1A988"/>
    <w:rsid w:val="1BC27427"/>
    <w:rsid w:val="1BC6E107"/>
    <w:rsid w:val="1BD3A49C"/>
    <w:rsid w:val="1BD3B462"/>
    <w:rsid w:val="1BE97E21"/>
    <w:rsid w:val="1BECBBFA"/>
    <w:rsid w:val="1C014BB5"/>
    <w:rsid w:val="1C09B07C"/>
    <w:rsid w:val="1C0F4AAC"/>
    <w:rsid w:val="1C131BAE"/>
    <w:rsid w:val="1C27FC1E"/>
    <w:rsid w:val="1C59010F"/>
    <w:rsid w:val="1C80DB0D"/>
    <w:rsid w:val="1C87C3A0"/>
    <w:rsid w:val="1CA02B78"/>
    <w:rsid w:val="1CB993BE"/>
    <w:rsid w:val="1CCB39B8"/>
    <w:rsid w:val="1CCF224E"/>
    <w:rsid w:val="1CD502E0"/>
    <w:rsid w:val="1CE14B61"/>
    <w:rsid w:val="1CE72798"/>
    <w:rsid w:val="1D0616F8"/>
    <w:rsid w:val="1D319171"/>
    <w:rsid w:val="1D3489C3"/>
    <w:rsid w:val="1D41DF80"/>
    <w:rsid w:val="1D5B1D41"/>
    <w:rsid w:val="1D613B37"/>
    <w:rsid w:val="1D7DEDDC"/>
    <w:rsid w:val="1D9F28F6"/>
    <w:rsid w:val="1DA051DB"/>
    <w:rsid w:val="1DA70D25"/>
    <w:rsid w:val="1DEECF23"/>
    <w:rsid w:val="1E0A3018"/>
    <w:rsid w:val="1E2167E9"/>
    <w:rsid w:val="1E56CDE3"/>
    <w:rsid w:val="1E5E865A"/>
    <w:rsid w:val="1E75EBA7"/>
    <w:rsid w:val="1E763DAA"/>
    <w:rsid w:val="1EED5104"/>
    <w:rsid w:val="1EFBC6FB"/>
    <w:rsid w:val="1F0E969F"/>
    <w:rsid w:val="1F14B555"/>
    <w:rsid w:val="1F28DBAC"/>
    <w:rsid w:val="1F54D166"/>
    <w:rsid w:val="1F654932"/>
    <w:rsid w:val="1FBDEBBE"/>
    <w:rsid w:val="1FBE6105"/>
    <w:rsid w:val="1FCA5165"/>
    <w:rsid w:val="1FD251AA"/>
    <w:rsid w:val="1FD40926"/>
    <w:rsid w:val="1FF6CE80"/>
    <w:rsid w:val="20014DB4"/>
    <w:rsid w:val="200340BE"/>
    <w:rsid w:val="2006B8EB"/>
    <w:rsid w:val="2008D679"/>
    <w:rsid w:val="200CCA06"/>
    <w:rsid w:val="201D3D36"/>
    <w:rsid w:val="205F8705"/>
    <w:rsid w:val="20798512"/>
    <w:rsid w:val="2093C5E2"/>
    <w:rsid w:val="2096111F"/>
    <w:rsid w:val="209C7655"/>
    <w:rsid w:val="20B8881F"/>
    <w:rsid w:val="20B95DBF"/>
    <w:rsid w:val="20B9AA47"/>
    <w:rsid w:val="20B9D38B"/>
    <w:rsid w:val="20D1A197"/>
    <w:rsid w:val="20E3FC76"/>
    <w:rsid w:val="20E9019E"/>
    <w:rsid w:val="20FD1FCF"/>
    <w:rsid w:val="21030F86"/>
    <w:rsid w:val="212C578D"/>
    <w:rsid w:val="212EF167"/>
    <w:rsid w:val="213F35D9"/>
    <w:rsid w:val="21503FDC"/>
    <w:rsid w:val="2185E94F"/>
    <w:rsid w:val="21A113D5"/>
    <w:rsid w:val="21B73847"/>
    <w:rsid w:val="21C8496C"/>
    <w:rsid w:val="21D6185A"/>
    <w:rsid w:val="21F0D13B"/>
    <w:rsid w:val="220C6E49"/>
    <w:rsid w:val="22146340"/>
    <w:rsid w:val="221632F8"/>
    <w:rsid w:val="2234CBD6"/>
    <w:rsid w:val="223574F6"/>
    <w:rsid w:val="227465A8"/>
    <w:rsid w:val="22899E2B"/>
    <w:rsid w:val="22946B3C"/>
    <w:rsid w:val="2295D1F9"/>
    <w:rsid w:val="22964CF8"/>
    <w:rsid w:val="229BAF67"/>
    <w:rsid w:val="22A2A332"/>
    <w:rsid w:val="22C3E37A"/>
    <w:rsid w:val="22D2958D"/>
    <w:rsid w:val="22DE2693"/>
    <w:rsid w:val="22DF12F5"/>
    <w:rsid w:val="2304E3D6"/>
    <w:rsid w:val="2317DC2B"/>
    <w:rsid w:val="23433060"/>
    <w:rsid w:val="234E188F"/>
    <w:rsid w:val="2362F428"/>
    <w:rsid w:val="23BA1F20"/>
    <w:rsid w:val="23D491B2"/>
    <w:rsid w:val="23DA2A02"/>
    <w:rsid w:val="23E037F6"/>
    <w:rsid w:val="23E9ABE1"/>
    <w:rsid w:val="23F3CF18"/>
    <w:rsid w:val="23FE3E8A"/>
    <w:rsid w:val="242310E9"/>
    <w:rsid w:val="24355B82"/>
    <w:rsid w:val="2446BAA2"/>
    <w:rsid w:val="2449558A"/>
    <w:rsid w:val="244F4C93"/>
    <w:rsid w:val="247A74B7"/>
    <w:rsid w:val="247B8DA7"/>
    <w:rsid w:val="248218F2"/>
    <w:rsid w:val="249BC26D"/>
    <w:rsid w:val="24A6F58D"/>
    <w:rsid w:val="24AB0AB8"/>
    <w:rsid w:val="24E7F933"/>
    <w:rsid w:val="25034D82"/>
    <w:rsid w:val="253BDAEF"/>
    <w:rsid w:val="253E1F47"/>
    <w:rsid w:val="2541298B"/>
    <w:rsid w:val="2554138D"/>
    <w:rsid w:val="2564C059"/>
    <w:rsid w:val="259C2AFC"/>
    <w:rsid w:val="25A0DFFD"/>
    <w:rsid w:val="25C781A8"/>
    <w:rsid w:val="25DF680A"/>
    <w:rsid w:val="2614B8E1"/>
    <w:rsid w:val="2614EF23"/>
    <w:rsid w:val="262051B8"/>
    <w:rsid w:val="2628219C"/>
    <w:rsid w:val="2631E003"/>
    <w:rsid w:val="26320C3F"/>
    <w:rsid w:val="2632A85D"/>
    <w:rsid w:val="26570395"/>
    <w:rsid w:val="26635599"/>
    <w:rsid w:val="26E9BF2F"/>
    <w:rsid w:val="26F21D65"/>
    <w:rsid w:val="26F306DE"/>
    <w:rsid w:val="26FCA603"/>
    <w:rsid w:val="27208F9E"/>
    <w:rsid w:val="2723EA24"/>
    <w:rsid w:val="2737A594"/>
    <w:rsid w:val="273FC00D"/>
    <w:rsid w:val="27431BDA"/>
    <w:rsid w:val="27449AE0"/>
    <w:rsid w:val="274E59AB"/>
    <w:rsid w:val="275040A0"/>
    <w:rsid w:val="27551835"/>
    <w:rsid w:val="275C885E"/>
    <w:rsid w:val="2793EE9D"/>
    <w:rsid w:val="27A1C371"/>
    <w:rsid w:val="27AE8806"/>
    <w:rsid w:val="27DA632B"/>
    <w:rsid w:val="27DCBD72"/>
    <w:rsid w:val="27E9CEE8"/>
    <w:rsid w:val="27EE0D18"/>
    <w:rsid w:val="27F77C95"/>
    <w:rsid w:val="27FFB9EA"/>
    <w:rsid w:val="28033A25"/>
    <w:rsid w:val="28099843"/>
    <w:rsid w:val="280FE364"/>
    <w:rsid w:val="2823C449"/>
    <w:rsid w:val="283344CC"/>
    <w:rsid w:val="283EF40C"/>
    <w:rsid w:val="2848004B"/>
    <w:rsid w:val="285D33E1"/>
    <w:rsid w:val="2869B466"/>
    <w:rsid w:val="287E4DAC"/>
    <w:rsid w:val="2885F6EB"/>
    <w:rsid w:val="289AFC8C"/>
    <w:rsid w:val="28B82FAF"/>
    <w:rsid w:val="28B86420"/>
    <w:rsid w:val="28E1DB2E"/>
    <w:rsid w:val="28E89B0B"/>
    <w:rsid w:val="2909C9A2"/>
    <w:rsid w:val="29319DA5"/>
    <w:rsid w:val="2951F53C"/>
    <w:rsid w:val="2961B1EB"/>
    <w:rsid w:val="296D3982"/>
    <w:rsid w:val="29774694"/>
    <w:rsid w:val="29896BEE"/>
    <w:rsid w:val="29A26615"/>
    <w:rsid w:val="29A60C6D"/>
    <w:rsid w:val="29B86D4F"/>
    <w:rsid w:val="29CFB840"/>
    <w:rsid w:val="29D12852"/>
    <w:rsid w:val="2A10D82F"/>
    <w:rsid w:val="2A4204EC"/>
    <w:rsid w:val="2A77A9F7"/>
    <w:rsid w:val="2A819DC8"/>
    <w:rsid w:val="2A8D13D2"/>
    <w:rsid w:val="2AA84B19"/>
    <w:rsid w:val="2AB30CDF"/>
    <w:rsid w:val="2AFF8F7D"/>
    <w:rsid w:val="2B042BAF"/>
    <w:rsid w:val="2B0779F8"/>
    <w:rsid w:val="2B0BB4A8"/>
    <w:rsid w:val="2B128A14"/>
    <w:rsid w:val="2B2FD9A3"/>
    <w:rsid w:val="2B68D2C2"/>
    <w:rsid w:val="2B6938E6"/>
    <w:rsid w:val="2B821613"/>
    <w:rsid w:val="2B8AD2F9"/>
    <w:rsid w:val="2BA421F6"/>
    <w:rsid w:val="2BADD4B5"/>
    <w:rsid w:val="2BBB4DBF"/>
    <w:rsid w:val="2C032250"/>
    <w:rsid w:val="2C124E63"/>
    <w:rsid w:val="2C28EBAE"/>
    <w:rsid w:val="2C3A7692"/>
    <w:rsid w:val="2C422E15"/>
    <w:rsid w:val="2C4F2770"/>
    <w:rsid w:val="2C607410"/>
    <w:rsid w:val="2C60D009"/>
    <w:rsid w:val="2C6B319A"/>
    <w:rsid w:val="2C700473"/>
    <w:rsid w:val="2C80E958"/>
    <w:rsid w:val="2CA0C1F2"/>
    <w:rsid w:val="2CAFD23E"/>
    <w:rsid w:val="2CB12F22"/>
    <w:rsid w:val="2CCD5A22"/>
    <w:rsid w:val="2CE73F29"/>
    <w:rsid w:val="2D065197"/>
    <w:rsid w:val="2D12B6B0"/>
    <w:rsid w:val="2D179B91"/>
    <w:rsid w:val="2D2C241C"/>
    <w:rsid w:val="2D37224D"/>
    <w:rsid w:val="2D37E03A"/>
    <w:rsid w:val="2D3A9ADF"/>
    <w:rsid w:val="2D808F1A"/>
    <w:rsid w:val="2D8A434B"/>
    <w:rsid w:val="2D995C88"/>
    <w:rsid w:val="2D9A6AD8"/>
    <w:rsid w:val="2DBAC32D"/>
    <w:rsid w:val="2DCBB3A0"/>
    <w:rsid w:val="2DE83893"/>
    <w:rsid w:val="2DFF79A1"/>
    <w:rsid w:val="2E370946"/>
    <w:rsid w:val="2E488828"/>
    <w:rsid w:val="2E5695BC"/>
    <w:rsid w:val="2E62DD73"/>
    <w:rsid w:val="2E6A4651"/>
    <w:rsid w:val="2E832BEA"/>
    <w:rsid w:val="2E8D1E61"/>
    <w:rsid w:val="2E9C4C71"/>
    <w:rsid w:val="2EE9F110"/>
    <w:rsid w:val="2F1A7275"/>
    <w:rsid w:val="2F27879B"/>
    <w:rsid w:val="2F3072F7"/>
    <w:rsid w:val="2F33EB9C"/>
    <w:rsid w:val="2F37309B"/>
    <w:rsid w:val="2F5DB73E"/>
    <w:rsid w:val="2F64AD70"/>
    <w:rsid w:val="2F7D2441"/>
    <w:rsid w:val="2F8CD9C1"/>
    <w:rsid w:val="2F9F04E5"/>
    <w:rsid w:val="2FC5B823"/>
    <w:rsid w:val="2FCE9094"/>
    <w:rsid w:val="2FE9FCE1"/>
    <w:rsid w:val="2FF7A3BD"/>
    <w:rsid w:val="30001E24"/>
    <w:rsid w:val="3002361E"/>
    <w:rsid w:val="30153180"/>
    <w:rsid w:val="30487A77"/>
    <w:rsid w:val="3080BD38"/>
    <w:rsid w:val="309FB736"/>
    <w:rsid w:val="30A494A8"/>
    <w:rsid w:val="30B3CF44"/>
    <w:rsid w:val="30CB3D5F"/>
    <w:rsid w:val="30DF7663"/>
    <w:rsid w:val="31126B28"/>
    <w:rsid w:val="313B2CC8"/>
    <w:rsid w:val="313C4DF5"/>
    <w:rsid w:val="315EE644"/>
    <w:rsid w:val="3163A01F"/>
    <w:rsid w:val="31644818"/>
    <w:rsid w:val="3173C55C"/>
    <w:rsid w:val="317611EA"/>
    <w:rsid w:val="318B46A2"/>
    <w:rsid w:val="318B860F"/>
    <w:rsid w:val="31A215D6"/>
    <w:rsid w:val="31C46F37"/>
    <w:rsid w:val="31C955D9"/>
    <w:rsid w:val="31E7E508"/>
    <w:rsid w:val="321AA2AA"/>
    <w:rsid w:val="321E77A6"/>
    <w:rsid w:val="3247E988"/>
    <w:rsid w:val="32890D2A"/>
    <w:rsid w:val="3290CC2A"/>
    <w:rsid w:val="32948781"/>
    <w:rsid w:val="32991F43"/>
    <w:rsid w:val="32C1E133"/>
    <w:rsid w:val="32E19F90"/>
    <w:rsid w:val="32E3F66B"/>
    <w:rsid w:val="32FAC0BB"/>
    <w:rsid w:val="32FFF189"/>
    <w:rsid w:val="3314AF68"/>
    <w:rsid w:val="33193B79"/>
    <w:rsid w:val="334408E8"/>
    <w:rsid w:val="3356F2EF"/>
    <w:rsid w:val="335D861A"/>
    <w:rsid w:val="336D8444"/>
    <w:rsid w:val="3383FFAF"/>
    <w:rsid w:val="338909B0"/>
    <w:rsid w:val="341691A0"/>
    <w:rsid w:val="341EE878"/>
    <w:rsid w:val="3426FF01"/>
    <w:rsid w:val="3431B681"/>
    <w:rsid w:val="343FFB58"/>
    <w:rsid w:val="3458B6A9"/>
    <w:rsid w:val="345F68CA"/>
    <w:rsid w:val="34B5FB11"/>
    <w:rsid w:val="34D97EE2"/>
    <w:rsid w:val="34DCAF6B"/>
    <w:rsid w:val="34EE93B8"/>
    <w:rsid w:val="356ADE3E"/>
    <w:rsid w:val="356DD138"/>
    <w:rsid w:val="357209E1"/>
    <w:rsid w:val="359834D9"/>
    <w:rsid w:val="359904B6"/>
    <w:rsid w:val="35993F6F"/>
    <w:rsid w:val="35B5B4EA"/>
    <w:rsid w:val="35BC086E"/>
    <w:rsid w:val="35BE6762"/>
    <w:rsid w:val="35CA10C8"/>
    <w:rsid w:val="35CF2644"/>
    <w:rsid w:val="35D72F68"/>
    <w:rsid w:val="35DA92C9"/>
    <w:rsid w:val="35DC2E0A"/>
    <w:rsid w:val="35F399AF"/>
    <w:rsid w:val="3610467C"/>
    <w:rsid w:val="36189647"/>
    <w:rsid w:val="36465082"/>
    <w:rsid w:val="364A3B42"/>
    <w:rsid w:val="3650417F"/>
    <w:rsid w:val="365E44A3"/>
    <w:rsid w:val="36659FAC"/>
    <w:rsid w:val="3689FD6E"/>
    <w:rsid w:val="369CB6F0"/>
    <w:rsid w:val="36D18AAB"/>
    <w:rsid w:val="36D97C3C"/>
    <w:rsid w:val="36E282C6"/>
    <w:rsid w:val="36FC1E34"/>
    <w:rsid w:val="36FD3630"/>
    <w:rsid w:val="370267ED"/>
    <w:rsid w:val="371030D9"/>
    <w:rsid w:val="371F2175"/>
    <w:rsid w:val="372BE886"/>
    <w:rsid w:val="37381176"/>
    <w:rsid w:val="3749AB0D"/>
    <w:rsid w:val="374F1F37"/>
    <w:rsid w:val="3794B779"/>
    <w:rsid w:val="37A1E3E5"/>
    <w:rsid w:val="37ACE248"/>
    <w:rsid w:val="37B85527"/>
    <w:rsid w:val="37C869D5"/>
    <w:rsid w:val="37D2BAD2"/>
    <w:rsid w:val="37FE35C6"/>
    <w:rsid w:val="38228542"/>
    <w:rsid w:val="38264D03"/>
    <w:rsid w:val="3832DFA5"/>
    <w:rsid w:val="38627132"/>
    <w:rsid w:val="38637738"/>
    <w:rsid w:val="38770495"/>
    <w:rsid w:val="389D58A3"/>
    <w:rsid w:val="38E467A6"/>
    <w:rsid w:val="391DAC30"/>
    <w:rsid w:val="393887EF"/>
    <w:rsid w:val="395A0C15"/>
    <w:rsid w:val="395C9F43"/>
    <w:rsid w:val="398343C7"/>
    <w:rsid w:val="398BF280"/>
    <w:rsid w:val="39A1ACC5"/>
    <w:rsid w:val="39E450C6"/>
    <w:rsid w:val="39F9464D"/>
    <w:rsid w:val="3A141A39"/>
    <w:rsid w:val="3A209A9D"/>
    <w:rsid w:val="3A40633B"/>
    <w:rsid w:val="3A43B16B"/>
    <w:rsid w:val="3A5C2B7B"/>
    <w:rsid w:val="3A5F933A"/>
    <w:rsid w:val="3A997CFC"/>
    <w:rsid w:val="3AF1119A"/>
    <w:rsid w:val="3B09F80C"/>
    <w:rsid w:val="3B0A7FAE"/>
    <w:rsid w:val="3B0BFB90"/>
    <w:rsid w:val="3B1005A3"/>
    <w:rsid w:val="3B11FE7D"/>
    <w:rsid w:val="3B1F22EC"/>
    <w:rsid w:val="3B2503E3"/>
    <w:rsid w:val="3B35E006"/>
    <w:rsid w:val="3B369E84"/>
    <w:rsid w:val="3B4D8A58"/>
    <w:rsid w:val="3B61319B"/>
    <w:rsid w:val="3B69A8AA"/>
    <w:rsid w:val="3BBFF766"/>
    <w:rsid w:val="3BD2AAEF"/>
    <w:rsid w:val="3BE95DDD"/>
    <w:rsid w:val="3C0C256F"/>
    <w:rsid w:val="3C28AF8E"/>
    <w:rsid w:val="3C40B670"/>
    <w:rsid w:val="3C43A96B"/>
    <w:rsid w:val="3C466C8F"/>
    <w:rsid w:val="3C5B8AFA"/>
    <w:rsid w:val="3C72218A"/>
    <w:rsid w:val="3C7C6BDB"/>
    <w:rsid w:val="3C7D6006"/>
    <w:rsid w:val="3C89B3F7"/>
    <w:rsid w:val="3C8A3EB7"/>
    <w:rsid w:val="3C92DA68"/>
    <w:rsid w:val="3C9545BA"/>
    <w:rsid w:val="3CA6E50E"/>
    <w:rsid w:val="3D124D6E"/>
    <w:rsid w:val="3D140034"/>
    <w:rsid w:val="3D3C52D8"/>
    <w:rsid w:val="3D3C60B8"/>
    <w:rsid w:val="3D57012B"/>
    <w:rsid w:val="3D68DBC6"/>
    <w:rsid w:val="3D793CD2"/>
    <w:rsid w:val="3D7CAA9C"/>
    <w:rsid w:val="3D89D1FE"/>
    <w:rsid w:val="3D8AA0B0"/>
    <w:rsid w:val="3D9730B5"/>
    <w:rsid w:val="3DAEE3FC"/>
    <w:rsid w:val="3DAFB50C"/>
    <w:rsid w:val="3DB742D0"/>
    <w:rsid w:val="3DBB966F"/>
    <w:rsid w:val="3DC4FDA2"/>
    <w:rsid w:val="3DCD52A9"/>
    <w:rsid w:val="3DF5641A"/>
    <w:rsid w:val="3E1EB375"/>
    <w:rsid w:val="3E55A77F"/>
    <w:rsid w:val="3E5B0DB8"/>
    <w:rsid w:val="3E88CB31"/>
    <w:rsid w:val="3E90BE72"/>
    <w:rsid w:val="3EABE07B"/>
    <w:rsid w:val="3EABFF54"/>
    <w:rsid w:val="3EB9A715"/>
    <w:rsid w:val="3ED85A56"/>
    <w:rsid w:val="3ED97C6E"/>
    <w:rsid w:val="3EE681AC"/>
    <w:rsid w:val="3EEC3873"/>
    <w:rsid w:val="3EF51146"/>
    <w:rsid w:val="3EF6C748"/>
    <w:rsid w:val="3EF821B8"/>
    <w:rsid w:val="3EFE0D0E"/>
    <w:rsid w:val="3EFF5683"/>
    <w:rsid w:val="3F40F0E2"/>
    <w:rsid w:val="3F5854D3"/>
    <w:rsid w:val="3F59C8FA"/>
    <w:rsid w:val="3F76C886"/>
    <w:rsid w:val="3F845588"/>
    <w:rsid w:val="3FCFA3C7"/>
    <w:rsid w:val="3FD2FAEB"/>
    <w:rsid w:val="3FD49948"/>
    <w:rsid w:val="3FDE1D23"/>
    <w:rsid w:val="3FDF2E64"/>
    <w:rsid w:val="3FEFE40C"/>
    <w:rsid w:val="3FF09009"/>
    <w:rsid w:val="40052E18"/>
    <w:rsid w:val="4011C36B"/>
    <w:rsid w:val="40271024"/>
    <w:rsid w:val="40509929"/>
    <w:rsid w:val="40526AB2"/>
    <w:rsid w:val="406F1183"/>
    <w:rsid w:val="408EA060"/>
    <w:rsid w:val="40970454"/>
    <w:rsid w:val="40BEB68B"/>
    <w:rsid w:val="40C4EE96"/>
    <w:rsid w:val="40F140B0"/>
    <w:rsid w:val="40FCEEBB"/>
    <w:rsid w:val="41034E49"/>
    <w:rsid w:val="4135A324"/>
    <w:rsid w:val="413CE8F7"/>
    <w:rsid w:val="4161CCC4"/>
    <w:rsid w:val="417DAFBB"/>
    <w:rsid w:val="4189435D"/>
    <w:rsid w:val="418F88EA"/>
    <w:rsid w:val="41908AB7"/>
    <w:rsid w:val="41BC1C02"/>
    <w:rsid w:val="41BFBC06"/>
    <w:rsid w:val="41C7F0B6"/>
    <w:rsid w:val="41DF04DD"/>
    <w:rsid w:val="41E1F49C"/>
    <w:rsid w:val="41E83A31"/>
    <w:rsid w:val="41F517C4"/>
    <w:rsid w:val="41FEE644"/>
    <w:rsid w:val="4237D06F"/>
    <w:rsid w:val="4238B8AF"/>
    <w:rsid w:val="424B8645"/>
    <w:rsid w:val="428289F3"/>
    <w:rsid w:val="42A90A7F"/>
    <w:rsid w:val="42D6717B"/>
    <w:rsid w:val="42E852D1"/>
    <w:rsid w:val="42F12D60"/>
    <w:rsid w:val="430F7AF7"/>
    <w:rsid w:val="4326A1DE"/>
    <w:rsid w:val="4358A71B"/>
    <w:rsid w:val="43A79CD9"/>
    <w:rsid w:val="44178292"/>
    <w:rsid w:val="441C1D19"/>
    <w:rsid w:val="444334ED"/>
    <w:rsid w:val="44584187"/>
    <w:rsid w:val="445D8479"/>
    <w:rsid w:val="446046F9"/>
    <w:rsid w:val="446CBC46"/>
    <w:rsid w:val="44819179"/>
    <w:rsid w:val="4493DE78"/>
    <w:rsid w:val="44B12BFC"/>
    <w:rsid w:val="44B1D23C"/>
    <w:rsid w:val="44B21FEF"/>
    <w:rsid w:val="44BB3846"/>
    <w:rsid w:val="44C3DD27"/>
    <w:rsid w:val="44F87834"/>
    <w:rsid w:val="44FBC758"/>
    <w:rsid w:val="451C3134"/>
    <w:rsid w:val="4536304C"/>
    <w:rsid w:val="4538C3C0"/>
    <w:rsid w:val="4542A9B8"/>
    <w:rsid w:val="456754BE"/>
    <w:rsid w:val="456CD1CD"/>
    <w:rsid w:val="4579F528"/>
    <w:rsid w:val="45802443"/>
    <w:rsid w:val="45850C2B"/>
    <w:rsid w:val="45A204C6"/>
    <w:rsid w:val="45B346AA"/>
    <w:rsid w:val="45C958CC"/>
    <w:rsid w:val="45F99365"/>
    <w:rsid w:val="4609C04B"/>
    <w:rsid w:val="461D006F"/>
    <w:rsid w:val="46376161"/>
    <w:rsid w:val="46841CD3"/>
    <w:rsid w:val="4689E719"/>
    <w:rsid w:val="46995340"/>
    <w:rsid w:val="46A32491"/>
    <w:rsid w:val="46B6CB39"/>
    <w:rsid w:val="46C2086E"/>
    <w:rsid w:val="46E2BB3D"/>
    <w:rsid w:val="470C7DCF"/>
    <w:rsid w:val="472A6489"/>
    <w:rsid w:val="472CE3CA"/>
    <w:rsid w:val="4730CDD6"/>
    <w:rsid w:val="4732ECC1"/>
    <w:rsid w:val="474925B7"/>
    <w:rsid w:val="476F5FDF"/>
    <w:rsid w:val="477F3636"/>
    <w:rsid w:val="47B0012F"/>
    <w:rsid w:val="47D6FADF"/>
    <w:rsid w:val="47E82908"/>
    <w:rsid w:val="47E913FE"/>
    <w:rsid w:val="47F989DA"/>
    <w:rsid w:val="4821DF99"/>
    <w:rsid w:val="484330BE"/>
    <w:rsid w:val="489E9E5E"/>
    <w:rsid w:val="48A69E61"/>
    <w:rsid w:val="48BC1EF3"/>
    <w:rsid w:val="48C02A56"/>
    <w:rsid w:val="48D23915"/>
    <w:rsid w:val="48DE5283"/>
    <w:rsid w:val="48DEA465"/>
    <w:rsid w:val="48FFA448"/>
    <w:rsid w:val="49121C96"/>
    <w:rsid w:val="4946CEE3"/>
    <w:rsid w:val="495661E2"/>
    <w:rsid w:val="49593BB2"/>
    <w:rsid w:val="499BB633"/>
    <w:rsid w:val="49AB7805"/>
    <w:rsid w:val="49AF4D36"/>
    <w:rsid w:val="49BF2DAE"/>
    <w:rsid w:val="49BF7539"/>
    <w:rsid w:val="49C339AF"/>
    <w:rsid w:val="49D16E04"/>
    <w:rsid w:val="4A020B54"/>
    <w:rsid w:val="4A1120E2"/>
    <w:rsid w:val="4A4CAA7F"/>
    <w:rsid w:val="4A5ADF0D"/>
    <w:rsid w:val="4A63DB00"/>
    <w:rsid w:val="4A6B84AE"/>
    <w:rsid w:val="4A6B9EC6"/>
    <w:rsid w:val="4A7506D1"/>
    <w:rsid w:val="4A7AC36C"/>
    <w:rsid w:val="4A7DB403"/>
    <w:rsid w:val="4A8CDDC2"/>
    <w:rsid w:val="4AA8EE50"/>
    <w:rsid w:val="4ACF304C"/>
    <w:rsid w:val="4ADC0D51"/>
    <w:rsid w:val="4AF6F0B5"/>
    <w:rsid w:val="4B0611C6"/>
    <w:rsid w:val="4B0C1F21"/>
    <w:rsid w:val="4B258C36"/>
    <w:rsid w:val="4B381393"/>
    <w:rsid w:val="4B523888"/>
    <w:rsid w:val="4B75CD08"/>
    <w:rsid w:val="4B81D517"/>
    <w:rsid w:val="4B8A3729"/>
    <w:rsid w:val="4B8BF3B7"/>
    <w:rsid w:val="4BAEBD63"/>
    <w:rsid w:val="4BBDC98B"/>
    <w:rsid w:val="4BEF91FE"/>
    <w:rsid w:val="4BF0BC4C"/>
    <w:rsid w:val="4BFAA442"/>
    <w:rsid w:val="4C3F8E42"/>
    <w:rsid w:val="4C49ACF8"/>
    <w:rsid w:val="4C5B9D20"/>
    <w:rsid w:val="4CA57B8C"/>
    <w:rsid w:val="4CAA3DAE"/>
    <w:rsid w:val="4CC112C0"/>
    <w:rsid w:val="4D0B8E6F"/>
    <w:rsid w:val="4D12C4FD"/>
    <w:rsid w:val="4D143D07"/>
    <w:rsid w:val="4D3009F6"/>
    <w:rsid w:val="4D394521"/>
    <w:rsid w:val="4D3A4EB4"/>
    <w:rsid w:val="4D517BC9"/>
    <w:rsid w:val="4D580CA3"/>
    <w:rsid w:val="4DC73923"/>
    <w:rsid w:val="4DCD5646"/>
    <w:rsid w:val="4DDFE752"/>
    <w:rsid w:val="4DE37DC7"/>
    <w:rsid w:val="4DF47586"/>
    <w:rsid w:val="4E40A1F8"/>
    <w:rsid w:val="4E5EC855"/>
    <w:rsid w:val="4E82ADEE"/>
    <w:rsid w:val="4E8A6F7D"/>
    <w:rsid w:val="4E8B95A5"/>
    <w:rsid w:val="4E9A06AA"/>
    <w:rsid w:val="4EC2B86F"/>
    <w:rsid w:val="4EE53657"/>
    <w:rsid w:val="4EEA1558"/>
    <w:rsid w:val="4EF1E51F"/>
    <w:rsid w:val="4EF3182A"/>
    <w:rsid w:val="4EF4870C"/>
    <w:rsid w:val="4F0A6E39"/>
    <w:rsid w:val="4F1F8A99"/>
    <w:rsid w:val="4F210CDA"/>
    <w:rsid w:val="4F34B51F"/>
    <w:rsid w:val="4F373815"/>
    <w:rsid w:val="4F8D4590"/>
    <w:rsid w:val="4F915B42"/>
    <w:rsid w:val="4F952FA0"/>
    <w:rsid w:val="4F96550C"/>
    <w:rsid w:val="4FB9DA9F"/>
    <w:rsid w:val="4FBB0FE9"/>
    <w:rsid w:val="5004338F"/>
    <w:rsid w:val="501C5F1E"/>
    <w:rsid w:val="5020AF93"/>
    <w:rsid w:val="503201F0"/>
    <w:rsid w:val="50628027"/>
    <w:rsid w:val="506288F9"/>
    <w:rsid w:val="506A1D47"/>
    <w:rsid w:val="509B32A0"/>
    <w:rsid w:val="50A55B22"/>
    <w:rsid w:val="50A8647A"/>
    <w:rsid w:val="50A9641D"/>
    <w:rsid w:val="50B6D73A"/>
    <w:rsid w:val="50C7C2BF"/>
    <w:rsid w:val="50CD87F4"/>
    <w:rsid w:val="50D1B167"/>
    <w:rsid w:val="50D83F3A"/>
    <w:rsid w:val="514FD867"/>
    <w:rsid w:val="516275C3"/>
    <w:rsid w:val="5162A0ED"/>
    <w:rsid w:val="51710999"/>
    <w:rsid w:val="518E90F9"/>
    <w:rsid w:val="51962424"/>
    <w:rsid w:val="519D2A3F"/>
    <w:rsid w:val="51BBDD49"/>
    <w:rsid w:val="51C4805D"/>
    <w:rsid w:val="51D7A8BA"/>
    <w:rsid w:val="51D7D5F5"/>
    <w:rsid w:val="51DCF6F2"/>
    <w:rsid w:val="5204F050"/>
    <w:rsid w:val="52134366"/>
    <w:rsid w:val="5214CD73"/>
    <w:rsid w:val="5238CEB2"/>
    <w:rsid w:val="52485F85"/>
    <w:rsid w:val="5257FDB6"/>
    <w:rsid w:val="52588447"/>
    <w:rsid w:val="5289C2B9"/>
    <w:rsid w:val="52C6A1CF"/>
    <w:rsid w:val="52CA38FF"/>
    <w:rsid w:val="52EC2AF9"/>
    <w:rsid w:val="53331238"/>
    <w:rsid w:val="533FCEE2"/>
    <w:rsid w:val="534A14D6"/>
    <w:rsid w:val="5357B7DF"/>
    <w:rsid w:val="536896A1"/>
    <w:rsid w:val="53818079"/>
    <w:rsid w:val="53819ACD"/>
    <w:rsid w:val="53875487"/>
    <w:rsid w:val="53BC6F32"/>
    <w:rsid w:val="53E14C54"/>
    <w:rsid w:val="53EDFDAF"/>
    <w:rsid w:val="53FFCA32"/>
    <w:rsid w:val="5409F8E5"/>
    <w:rsid w:val="541DD1BB"/>
    <w:rsid w:val="541E792C"/>
    <w:rsid w:val="543DC4DF"/>
    <w:rsid w:val="5453E5E8"/>
    <w:rsid w:val="5454664E"/>
    <w:rsid w:val="54560D36"/>
    <w:rsid w:val="545D1EF4"/>
    <w:rsid w:val="54771CA2"/>
    <w:rsid w:val="547A0128"/>
    <w:rsid w:val="54865AE2"/>
    <w:rsid w:val="549765BE"/>
    <w:rsid w:val="54FE8B82"/>
    <w:rsid w:val="550ABBCD"/>
    <w:rsid w:val="551AE846"/>
    <w:rsid w:val="551BF108"/>
    <w:rsid w:val="552087DD"/>
    <w:rsid w:val="553D1707"/>
    <w:rsid w:val="554FF81A"/>
    <w:rsid w:val="555757FB"/>
    <w:rsid w:val="5558F7CA"/>
    <w:rsid w:val="555BA8F9"/>
    <w:rsid w:val="555D8551"/>
    <w:rsid w:val="5560FB43"/>
    <w:rsid w:val="55868DB5"/>
    <w:rsid w:val="5596E85C"/>
    <w:rsid w:val="55972719"/>
    <w:rsid w:val="559D5391"/>
    <w:rsid w:val="55A1C4CA"/>
    <w:rsid w:val="55A508BA"/>
    <w:rsid w:val="55A62941"/>
    <w:rsid w:val="55C19B64"/>
    <w:rsid w:val="55CFF316"/>
    <w:rsid w:val="55DF8C92"/>
    <w:rsid w:val="55EBAA3C"/>
    <w:rsid w:val="55F9C2E2"/>
    <w:rsid w:val="561D751C"/>
    <w:rsid w:val="561D9F6F"/>
    <w:rsid w:val="56257556"/>
    <w:rsid w:val="5633AA99"/>
    <w:rsid w:val="564A738F"/>
    <w:rsid w:val="564BB233"/>
    <w:rsid w:val="56513906"/>
    <w:rsid w:val="5655E125"/>
    <w:rsid w:val="56A023CB"/>
    <w:rsid w:val="56C31C36"/>
    <w:rsid w:val="56D6AC71"/>
    <w:rsid w:val="56D78B0B"/>
    <w:rsid w:val="56EB7247"/>
    <w:rsid w:val="56F0BC96"/>
    <w:rsid w:val="575A2598"/>
    <w:rsid w:val="5766340D"/>
    <w:rsid w:val="576A39B7"/>
    <w:rsid w:val="57800193"/>
    <w:rsid w:val="5796D85B"/>
    <w:rsid w:val="579DAA2C"/>
    <w:rsid w:val="57A2BC2F"/>
    <w:rsid w:val="57A89683"/>
    <w:rsid w:val="57CAA329"/>
    <w:rsid w:val="57D2E18E"/>
    <w:rsid w:val="57D3CECE"/>
    <w:rsid w:val="57DA8B5D"/>
    <w:rsid w:val="58008C88"/>
    <w:rsid w:val="5807CA86"/>
    <w:rsid w:val="580B5370"/>
    <w:rsid w:val="5844755B"/>
    <w:rsid w:val="584519A0"/>
    <w:rsid w:val="5890C7D9"/>
    <w:rsid w:val="58B93DB8"/>
    <w:rsid w:val="58C314F3"/>
    <w:rsid w:val="58C5AEF7"/>
    <w:rsid w:val="58E15610"/>
    <w:rsid w:val="59326B48"/>
    <w:rsid w:val="5945E7A9"/>
    <w:rsid w:val="594E36E6"/>
    <w:rsid w:val="5957F9BA"/>
    <w:rsid w:val="59655BFB"/>
    <w:rsid w:val="5999309E"/>
    <w:rsid w:val="59A5C748"/>
    <w:rsid w:val="59A81390"/>
    <w:rsid w:val="59E43323"/>
    <w:rsid w:val="59E846E1"/>
    <w:rsid w:val="59EFDDB6"/>
    <w:rsid w:val="5A2A00D4"/>
    <w:rsid w:val="5A359AC9"/>
    <w:rsid w:val="5A36161A"/>
    <w:rsid w:val="5A3629EB"/>
    <w:rsid w:val="5A4E89FB"/>
    <w:rsid w:val="5A99298B"/>
    <w:rsid w:val="5AB4ED64"/>
    <w:rsid w:val="5ABA5CA4"/>
    <w:rsid w:val="5AC0B5AD"/>
    <w:rsid w:val="5AC15686"/>
    <w:rsid w:val="5AE53BA9"/>
    <w:rsid w:val="5AF1BB81"/>
    <w:rsid w:val="5AF2F8C0"/>
    <w:rsid w:val="5AF78E68"/>
    <w:rsid w:val="5B07AFA1"/>
    <w:rsid w:val="5B152943"/>
    <w:rsid w:val="5B172B54"/>
    <w:rsid w:val="5B2EB4BA"/>
    <w:rsid w:val="5B397E37"/>
    <w:rsid w:val="5B399CDA"/>
    <w:rsid w:val="5B3C1727"/>
    <w:rsid w:val="5B3D0DC3"/>
    <w:rsid w:val="5B3DF8D8"/>
    <w:rsid w:val="5B68C84E"/>
    <w:rsid w:val="5B693EA5"/>
    <w:rsid w:val="5B69A9C7"/>
    <w:rsid w:val="5B9FB1E1"/>
    <w:rsid w:val="5BB4E7B5"/>
    <w:rsid w:val="5BC212D3"/>
    <w:rsid w:val="5BC5BE31"/>
    <w:rsid w:val="5C133829"/>
    <w:rsid w:val="5C196D10"/>
    <w:rsid w:val="5C1C24D6"/>
    <w:rsid w:val="5C247ABA"/>
    <w:rsid w:val="5C40F1B7"/>
    <w:rsid w:val="5C43EF5D"/>
    <w:rsid w:val="5C4FFAF8"/>
    <w:rsid w:val="5C5B7C84"/>
    <w:rsid w:val="5C937188"/>
    <w:rsid w:val="5C9BFD96"/>
    <w:rsid w:val="5CAA3EF9"/>
    <w:rsid w:val="5CC731BF"/>
    <w:rsid w:val="5CE88B16"/>
    <w:rsid w:val="5CF40F64"/>
    <w:rsid w:val="5D0FD89F"/>
    <w:rsid w:val="5D108F25"/>
    <w:rsid w:val="5D250D68"/>
    <w:rsid w:val="5D6B176D"/>
    <w:rsid w:val="5D70392D"/>
    <w:rsid w:val="5D885D71"/>
    <w:rsid w:val="5D9202D2"/>
    <w:rsid w:val="5D953444"/>
    <w:rsid w:val="5DA2D897"/>
    <w:rsid w:val="5DD4EFE1"/>
    <w:rsid w:val="5DD67557"/>
    <w:rsid w:val="5DD7298E"/>
    <w:rsid w:val="5DE62790"/>
    <w:rsid w:val="5DEB7907"/>
    <w:rsid w:val="5DF4931A"/>
    <w:rsid w:val="5E173D81"/>
    <w:rsid w:val="5E45E3B5"/>
    <w:rsid w:val="5E5A887F"/>
    <w:rsid w:val="5E5BEC43"/>
    <w:rsid w:val="5E6CBDC6"/>
    <w:rsid w:val="5E81D4F5"/>
    <w:rsid w:val="5E9CF436"/>
    <w:rsid w:val="5EA6548A"/>
    <w:rsid w:val="5EAA9430"/>
    <w:rsid w:val="5F01488A"/>
    <w:rsid w:val="5F08ED26"/>
    <w:rsid w:val="5F1502E2"/>
    <w:rsid w:val="5F224470"/>
    <w:rsid w:val="5F57FB55"/>
    <w:rsid w:val="5F7680D4"/>
    <w:rsid w:val="5F9988F5"/>
    <w:rsid w:val="5F9C8640"/>
    <w:rsid w:val="5FA8555D"/>
    <w:rsid w:val="5FB76C2C"/>
    <w:rsid w:val="5FC29D25"/>
    <w:rsid w:val="5FD45952"/>
    <w:rsid w:val="5FEF90DD"/>
    <w:rsid w:val="5FF0FEC2"/>
    <w:rsid w:val="60110424"/>
    <w:rsid w:val="60117C1C"/>
    <w:rsid w:val="60278355"/>
    <w:rsid w:val="603532D2"/>
    <w:rsid w:val="6046832A"/>
    <w:rsid w:val="6054B94F"/>
    <w:rsid w:val="6072F2FB"/>
    <w:rsid w:val="6074C304"/>
    <w:rsid w:val="607A4166"/>
    <w:rsid w:val="607A6A28"/>
    <w:rsid w:val="608C6A26"/>
    <w:rsid w:val="60BBBE28"/>
    <w:rsid w:val="60C9A81B"/>
    <w:rsid w:val="60CF5DA0"/>
    <w:rsid w:val="60D9FE5B"/>
    <w:rsid w:val="60DDA212"/>
    <w:rsid w:val="60FCD896"/>
    <w:rsid w:val="61325058"/>
    <w:rsid w:val="614C0040"/>
    <w:rsid w:val="614F0DF9"/>
    <w:rsid w:val="61944A4D"/>
    <w:rsid w:val="619E8BBE"/>
    <w:rsid w:val="61A19497"/>
    <w:rsid w:val="61A40F46"/>
    <w:rsid w:val="61BB062C"/>
    <w:rsid w:val="61BE94F8"/>
    <w:rsid w:val="61D221D0"/>
    <w:rsid w:val="61E5294B"/>
    <w:rsid w:val="621EEE59"/>
    <w:rsid w:val="6230BB00"/>
    <w:rsid w:val="623FFDE2"/>
    <w:rsid w:val="62473D38"/>
    <w:rsid w:val="625735C4"/>
    <w:rsid w:val="62674B40"/>
    <w:rsid w:val="626C63AA"/>
    <w:rsid w:val="627D1144"/>
    <w:rsid w:val="628BBF1E"/>
    <w:rsid w:val="629ABC80"/>
    <w:rsid w:val="62D57E23"/>
    <w:rsid w:val="62E6DE1F"/>
    <w:rsid w:val="62E86C9C"/>
    <w:rsid w:val="635055CC"/>
    <w:rsid w:val="6354DB75"/>
    <w:rsid w:val="635B8D74"/>
    <w:rsid w:val="63735104"/>
    <w:rsid w:val="6384A839"/>
    <w:rsid w:val="63B0F003"/>
    <w:rsid w:val="63B20D75"/>
    <w:rsid w:val="63F99903"/>
    <w:rsid w:val="6407C8FC"/>
    <w:rsid w:val="64192A6C"/>
    <w:rsid w:val="6427AAFE"/>
    <w:rsid w:val="6446B7C8"/>
    <w:rsid w:val="646FCBAC"/>
    <w:rsid w:val="648D9EFC"/>
    <w:rsid w:val="649D53AB"/>
    <w:rsid w:val="64ABFD00"/>
    <w:rsid w:val="64DEEB90"/>
    <w:rsid w:val="64F77089"/>
    <w:rsid w:val="654842FF"/>
    <w:rsid w:val="654C12EF"/>
    <w:rsid w:val="654D03F8"/>
    <w:rsid w:val="654E8C3E"/>
    <w:rsid w:val="6556E121"/>
    <w:rsid w:val="6582CE51"/>
    <w:rsid w:val="65910EE1"/>
    <w:rsid w:val="65AE49A5"/>
    <w:rsid w:val="65BBE34E"/>
    <w:rsid w:val="65CBA589"/>
    <w:rsid w:val="65DF5384"/>
    <w:rsid w:val="66007A21"/>
    <w:rsid w:val="6605E03B"/>
    <w:rsid w:val="6613C060"/>
    <w:rsid w:val="661A48D4"/>
    <w:rsid w:val="662BE684"/>
    <w:rsid w:val="662F8721"/>
    <w:rsid w:val="6645837F"/>
    <w:rsid w:val="664DD2C8"/>
    <w:rsid w:val="665A9CE6"/>
    <w:rsid w:val="6665F574"/>
    <w:rsid w:val="666B4FD1"/>
    <w:rsid w:val="667773AC"/>
    <w:rsid w:val="66817424"/>
    <w:rsid w:val="669057A4"/>
    <w:rsid w:val="66D26B73"/>
    <w:rsid w:val="66E498B5"/>
    <w:rsid w:val="66E66F63"/>
    <w:rsid w:val="66FED8BC"/>
    <w:rsid w:val="67014A21"/>
    <w:rsid w:val="6707537B"/>
    <w:rsid w:val="67514CFF"/>
    <w:rsid w:val="67553A81"/>
    <w:rsid w:val="675B8382"/>
    <w:rsid w:val="676A7416"/>
    <w:rsid w:val="6788C813"/>
    <w:rsid w:val="6791AEB7"/>
    <w:rsid w:val="67A5F8F5"/>
    <w:rsid w:val="67D7B2AC"/>
    <w:rsid w:val="6803307C"/>
    <w:rsid w:val="68112616"/>
    <w:rsid w:val="68217816"/>
    <w:rsid w:val="68241D77"/>
    <w:rsid w:val="682F628A"/>
    <w:rsid w:val="68337DAE"/>
    <w:rsid w:val="68368919"/>
    <w:rsid w:val="684D89BF"/>
    <w:rsid w:val="68B409EA"/>
    <w:rsid w:val="69227BD8"/>
    <w:rsid w:val="6923D300"/>
    <w:rsid w:val="6935B25D"/>
    <w:rsid w:val="695CDBAC"/>
    <w:rsid w:val="6968D59E"/>
    <w:rsid w:val="696FB57C"/>
    <w:rsid w:val="69831396"/>
    <w:rsid w:val="698C59CF"/>
    <w:rsid w:val="69950287"/>
    <w:rsid w:val="69B91299"/>
    <w:rsid w:val="69C26450"/>
    <w:rsid w:val="69DBA181"/>
    <w:rsid w:val="6A0A9BC4"/>
    <w:rsid w:val="6A2659AA"/>
    <w:rsid w:val="6A4DD132"/>
    <w:rsid w:val="6A5977BE"/>
    <w:rsid w:val="6A74FA87"/>
    <w:rsid w:val="6A7DBCC2"/>
    <w:rsid w:val="6A961E59"/>
    <w:rsid w:val="6ABADF69"/>
    <w:rsid w:val="6AD52899"/>
    <w:rsid w:val="6AD8B23A"/>
    <w:rsid w:val="6AE55953"/>
    <w:rsid w:val="6AF3F9AB"/>
    <w:rsid w:val="6AFA6EB2"/>
    <w:rsid w:val="6B235BD8"/>
    <w:rsid w:val="6B6F9855"/>
    <w:rsid w:val="6B7B425C"/>
    <w:rsid w:val="6B8728CF"/>
    <w:rsid w:val="6B8C05B7"/>
    <w:rsid w:val="6B97747F"/>
    <w:rsid w:val="6BED60B9"/>
    <w:rsid w:val="6BF2EEE1"/>
    <w:rsid w:val="6BFFF5D2"/>
    <w:rsid w:val="6C0D0CB2"/>
    <w:rsid w:val="6C48270D"/>
    <w:rsid w:val="6C7D632F"/>
    <w:rsid w:val="6CA6FE2C"/>
    <w:rsid w:val="6CBC2094"/>
    <w:rsid w:val="6CD9FF45"/>
    <w:rsid w:val="6CE63CDC"/>
    <w:rsid w:val="6D06C14E"/>
    <w:rsid w:val="6D07206E"/>
    <w:rsid w:val="6D19844D"/>
    <w:rsid w:val="6D1BB34E"/>
    <w:rsid w:val="6D3D897E"/>
    <w:rsid w:val="6D5835F0"/>
    <w:rsid w:val="6D5EDFD0"/>
    <w:rsid w:val="6D5EE498"/>
    <w:rsid w:val="6D8F9BE4"/>
    <w:rsid w:val="6D9BA5AD"/>
    <w:rsid w:val="6DA06E14"/>
    <w:rsid w:val="6DA77829"/>
    <w:rsid w:val="6DAB5FFD"/>
    <w:rsid w:val="6DBF9025"/>
    <w:rsid w:val="6DC29C38"/>
    <w:rsid w:val="6DD950D3"/>
    <w:rsid w:val="6DE2DE63"/>
    <w:rsid w:val="6DE7A122"/>
    <w:rsid w:val="6DF687A2"/>
    <w:rsid w:val="6E170D5C"/>
    <w:rsid w:val="6E275527"/>
    <w:rsid w:val="6E5676F6"/>
    <w:rsid w:val="6E67D643"/>
    <w:rsid w:val="6E72FB29"/>
    <w:rsid w:val="6E754794"/>
    <w:rsid w:val="6E8091D8"/>
    <w:rsid w:val="6E893C63"/>
    <w:rsid w:val="6EA87322"/>
    <w:rsid w:val="6EBF7753"/>
    <w:rsid w:val="6ED5480D"/>
    <w:rsid w:val="6EE5EFF0"/>
    <w:rsid w:val="6EEBC069"/>
    <w:rsid w:val="6F47083C"/>
    <w:rsid w:val="6F52AB4A"/>
    <w:rsid w:val="6F5B7AC5"/>
    <w:rsid w:val="6F5DD408"/>
    <w:rsid w:val="6F83FBA0"/>
    <w:rsid w:val="6F860A89"/>
    <w:rsid w:val="6F92C666"/>
    <w:rsid w:val="6F9C96A9"/>
    <w:rsid w:val="6FC31D2A"/>
    <w:rsid w:val="6FC8CA67"/>
    <w:rsid w:val="6FCD0E24"/>
    <w:rsid w:val="6FD375AF"/>
    <w:rsid w:val="6FDB0B65"/>
    <w:rsid w:val="6FDF8C3F"/>
    <w:rsid w:val="6FFFC1F8"/>
    <w:rsid w:val="7009D7F6"/>
    <w:rsid w:val="700F49C1"/>
    <w:rsid w:val="705EC372"/>
    <w:rsid w:val="7074E7F2"/>
    <w:rsid w:val="7089B99A"/>
    <w:rsid w:val="708F8579"/>
    <w:rsid w:val="70A8149B"/>
    <w:rsid w:val="70B8C41C"/>
    <w:rsid w:val="71212604"/>
    <w:rsid w:val="71217AFC"/>
    <w:rsid w:val="713EA447"/>
    <w:rsid w:val="714E8025"/>
    <w:rsid w:val="71920276"/>
    <w:rsid w:val="71ABBB80"/>
    <w:rsid w:val="71B5F5FC"/>
    <w:rsid w:val="71C77A3A"/>
    <w:rsid w:val="71CB4B52"/>
    <w:rsid w:val="71CE11DF"/>
    <w:rsid w:val="71EEBA05"/>
    <w:rsid w:val="71F5B121"/>
    <w:rsid w:val="720D400A"/>
    <w:rsid w:val="7224E2D1"/>
    <w:rsid w:val="7232DC0E"/>
    <w:rsid w:val="724B16BE"/>
    <w:rsid w:val="727518D5"/>
    <w:rsid w:val="72A509D1"/>
    <w:rsid w:val="72BDD153"/>
    <w:rsid w:val="72BE4B3D"/>
    <w:rsid w:val="72C679B0"/>
    <w:rsid w:val="72C9B5BA"/>
    <w:rsid w:val="72DA10CC"/>
    <w:rsid w:val="732B9959"/>
    <w:rsid w:val="73861F91"/>
    <w:rsid w:val="73890232"/>
    <w:rsid w:val="738C8730"/>
    <w:rsid w:val="738FBCAD"/>
    <w:rsid w:val="739C4E12"/>
    <w:rsid w:val="73AE7C69"/>
    <w:rsid w:val="73B26714"/>
    <w:rsid w:val="73BA450E"/>
    <w:rsid w:val="73C6064F"/>
    <w:rsid w:val="73D776B9"/>
    <w:rsid w:val="73E98ED4"/>
    <w:rsid w:val="741916D2"/>
    <w:rsid w:val="742DC370"/>
    <w:rsid w:val="744DEE70"/>
    <w:rsid w:val="747D3E11"/>
    <w:rsid w:val="749CD85D"/>
    <w:rsid w:val="74BC13C0"/>
    <w:rsid w:val="74D35210"/>
    <w:rsid w:val="74D8D725"/>
    <w:rsid w:val="74DF9E98"/>
    <w:rsid w:val="74DFBDCC"/>
    <w:rsid w:val="74F56ECB"/>
    <w:rsid w:val="74F990BF"/>
    <w:rsid w:val="75133163"/>
    <w:rsid w:val="7541DF4D"/>
    <w:rsid w:val="7543FDA1"/>
    <w:rsid w:val="755624CF"/>
    <w:rsid w:val="756C6318"/>
    <w:rsid w:val="7597B254"/>
    <w:rsid w:val="75A654CF"/>
    <w:rsid w:val="75BC6D14"/>
    <w:rsid w:val="75D03050"/>
    <w:rsid w:val="75D694CB"/>
    <w:rsid w:val="75E9AD57"/>
    <w:rsid w:val="761EF130"/>
    <w:rsid w:val="76298B3A"/>
    <w:rsid w:val="767D0589"/>
    <w:rsid w:val="76A3DDC3"/>
    <w:rsid w:val="76AA192E"/>
    <w:rsid w:val="76B6AFA8"/>
    <w:rsid w:val="76C2285A"/>
    <w:rsid w:val="76D578E8"/>
    <w:rsid w:val="76DBA1A0"/>
    <w:rsid w:val="76E33C9C"/>
    <w:rsid w:val="76E7013A"/>
    <w:rsid w:val="77081669"/>
    <w:rsid w:val="777BD648"/>
    <w:rsid w:val="77A4D50E"/>
    <w:rsid w:val="77C76C8D"/>
    <w:rsid w:val="77DE7282"/>
    <w:rsid w:val="77F50E5A"/>
    <w:rsid w:val="780D61DC"/>
    <w:rsid w:val="782BDFC8"/>
    <w:rsid w:val="782EAFC4"/>
    <w:rsid w:val="7845F042"/>
    <w:rsid w:val="7848DD65"/>
    <w:rsid w:val="785B62E9"/>
    <w:rsid w:val="7880A4E3"/>
    <w:rsid w:val="788B2710"/>
    <w:rsid w:val="789D78A8"/>
    <w:rsid w:val="78ACDF79"/>
    <w:rsid w:val="78B2C279"/>
    <w:rsid w:val="78B6744B"/>
    <w:rsid w:val="78D30E08"/>
    <w:rsid w:val="78E47AC2"/>
    <w:rsid w:val="78F932AB"/>
    <w:rsid w:val="79397DE1"/>
    <w:rsid w:val="793BAA9E"/>
    <w:rsid w:val="7975A5C9"/>
    <w:rsid w:val="799364B5"/>
    <w:rsid w:val="79BA7A45"/>
    <w:rsid w:val="79C3E4CF"/>
    <w:rsid w:val="79F4BB6F"/>
    <w:rsid w:val="79FD4DD8"/>
    <w:rsid w:val="7A429F19"/>
    <w:rsid w:val="7A440351"/>
    <w:rsid w:val="7A5D88F7"/>
    <w:rsid w:val="7A8244B0"/>
    <w:rsid w:val="7AC079A5"/>
    <w:rsid w:val="7AD0D18C"/>
    <w:rsid w:val="7AD20D74"/>
    <w:rsid w:val="7B16A548"/>
    <w:rsid w:val="7B1F5888"/>
    <w:rsid w:val="7B2FA74F"/>
    <w:rsid w:val="7B2FFAF8"/>
    <w:rsid w:val="7B3F5292"/>
    <w:rsid w:val="7B455159"/>
    <w:rsid w:val="7B49B8B1"/>
    <w:rsid w:val="7B4A5A36"/>
    <w:rsid w:val="7B56934B"/>
    <w:rsid w:val="7B68EC6C"/>
    <w:rsid w:val="7B695E2B"/>
    <w:rsid w:val="7B979041"/>
    <w:rsid w:val="7BAC903A"/>
    <w:rsid w:val="7BB6BDB4"/>
    <w:rsid w:val="7BDEABE1"/>
    <w:rsid w:val="7BE1B94D"/>
    <w:rsid w:val="7BE7AB9D"/>
    <w:rsid w:val="7BF9566F"/>
    <w:rsid w:val="7C32C347"/>
    <w:rsid w:val="7C50C701"/>
    <w:rsid w:val="7C555237"/>
    <w:rsid w:val="7C5C46A3"/>
    <w:rsid w:val="7C6BE703"/>
    <w:rsid w:val="7C78E801"/>
    <w:rsid w:val="7C7BDF56"/>
    <w:rsid w:val="7CA71090"/>
    <w:rsid w:val="7CC28F23"/>
    <w:rsid w:val="7CC3B301"/>
    <w:rsid w:val="7CF1DD46"/>
    <w:rsid w:val="7D2A5797"/>
    <w:rsid w:val="7D7BF42B"/>
    <w:rsid w:val="7D866D20"/>
    <w:rsid w:val="7DA04630"/>
    <w:rsid w:val="7DF0643C"/>
    <w:rsid w:val="7DF98AB4"/>
    <w:rsid w:val="7DFB12FB"/>
    <w:rsid w:val="7E0AB1F1"/>
    <w:rsid w:val="7E2DE932"/>
    <w:rsid w:val="7E4FEF45"/>
    <w:rsid w:val="7E551825"/>
    <w:rsid w:val="7E697178"/>
    <w:rsid w:val="7E82B527"/>
    <w:rsid w:val="7E91A095"/>
    <w:rsid w:val="7EAC1780"/>
    <w:rsid w:val="7EBAFCE1"/>
    <w:rsid w:val="7ED46017"/>
    <w:rsid w:val="7EF8FBFB"/>
    <w:rsid w:val="7F091B04"/>
    <w:rsid w:val="7F0CEE0D"/>
    <w:rsid w:val="7F106CEB"/>
    <w:rsid w:val="7F1AB4A4"/>
    <w:rsid w:val="7F32FF68"/>
    <w:rsid w:val="7F376D32"/>
    <w:rsid w:val="7F77358D"/>
    <w:rsid w:val="7F7D9219"/>
    <w:rsid w:val="7F813A01"/>
    <w:rsid w:val="7F912669"/>
    <w:rsid w:val="7F9B006F"/>
    <w:rsid w:val="7FAD0F98"/>
    <w:rsid w:val="7FADC5CE"/>
    <w:rsid w:val="7FD01676"/>
    <w:rsid w:val="7FF12B93"/>
    <w:rsid w:val="7FF433EC"/>
    <w:rsid w:val="7FF4778F"/>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2"/>
    </o:shapelayout>
  </w:shapeDefaults>
  <w:decimalSymbol w:val="."/>
  <w:listSeparator w:val=","/>
  <w14:docId w14:val="32EF0A86"/>
  <w15:chartTrackingRefBased/>
  <w15:docId w15:val="{EB9D641D-B7BA-436A-A0B1-FFA13C0231D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97340"/>
    <w:rPr>
      <w:rFonts w:ascii="Noto Serif" w:hAnsi="Noto Serif"/>
    </w:rPr>
  </w:style>
  <w:style w:type="paragraph" w:styleId="Heading1">
    <w:name w:val="heading 1"/>
    <w:next w:val="Normal"/>
    <w:link w:val="Heading1Char"/>
    <w:uiPriority w:val="9"/>
    <w:qFormat/>
    <w:rsid w:val="00F5330E"/>
    <w:pPr>
      <w:pageBreakBefore/>
      <w:numPr>
        <w:numId w:val="1"/>
      </w:numPr>
      <w:pBdr>
        <w:bottom w:val="single" w:color="auto" w:sz="4" w:space="1"/>
      </w:pBdr>
      <w:outlineLvl w:val="0"/>
    </w:pPr>
    <w:rPr>
      <w:rFonts w:ascii="Noto Serif" w:hAnsi="Noto Serif" w:cs="Noto Serif" w:eastAsiaTheme="majorEastAsia"/>
      <w:b/>
      <w:color w:val="2F5496" w:themeColor="accent1" w:themeShade="BF"/>
      <w:sz w:val="26"/>
      <w:szCs w:val="26"/>
      <w:lang w:eastAsia="en-GB"/>
    </w:rPr>
  </w:style>
  <w:style w:type="paragraph" w:styleId="Heading2">
    <w:name w:val="heading 2"/>
    <w:next w:val="Normal"/>
    <w:link w:val="Heading2Char"/>
    <w:uiPriority w:val="9"/>
    <w:unhideWhenUsed/>
    <w:qFormat/>
    <w:rsid w:val="007F1B5A"/>
    <w:pPr>
      <w:numPr>
        <w:ilvl w:val="1"/>
        <w:numId w:val="1"/>
      </w:numPr>
      <w:outlineLvl w:val="1"/>
    </w:pPr>
    <w:rPr>
      <w:rFonts w:ascii="Noto Serif" w:hAnsi="Noto Serif" w:cs="Noto Serif" w:eastAsiaTheme="majorEastAsia"/>
      <w:color w:val="1F3763" w:themeColor="accent1" w:themeShade="7F"/>
      <w:sz w:val="26"/>
      <w:szCs w:val="26"/>
      <w:lang w:eastAsia="en-GB"/>
    </w:rPr>
  </w:style>
  <w:style w:type="paragraph" w:styleId="Heading3">
    <w:name w:val="heading 3"/>
    <w:next w:val="Normal"/>
    <w:link w:val="Heading3Char"/>
    <w:uiPriority w:val="9"/>
    <w:unhideWhenUsed/>
    <w:qFormat/>
    <w:rsid w:val="007F1B5A"/>
    <w:pPr>
      <w:numPr>
        <w:ilvl w:val="2"/>
        <w:numId w:val="1"/>
      </w:numPr>
      <w:outlineLvl w:val="2"/>
    </w:pPr>
    <w:rPr>
      <w:rFonts w:ascii="Noto Serif" w:hAnsi="Noto Serif" w:eastAsia="Noto Serif" w:cs="Noto Serif"/>
      <w:color w:val="2F5496" w:themeColor="accent1" w:themeShade="BF"/>
    </w:rPr>
  </w:style>
  <w:style w:type="paragraph" w:styleId="Heading4">
    <w:name w:val="heading 4"/>
    <w:basedOn w:val="Normal"/>
    <w:next w:val="Normal"/>
    <w:link w:val="Heading4Char"/>
    <w:uiPriority w:val="9"/>
    <w:unhideWhenUsed/>
    <w:qFormat/>
    <w:rsid w:val="004211EA"/>
    <w:pPr>
      <w:keepNext/>
      <w:keepLines/>
      <w:numPr>
        <w:ilvl w:val="3"/>
        <w:numId w:val="1"/>
      </w:numPr>
      <w:spacing w:before="40" w:after="0"/>
      <w:outlineLvl w:val="3"/>
    </w:pPr>
    <w:rPr>
      <w:rFonts w:asciiTheme="majorHAnsi" w:hAnsiTheme="majorHAnsi" w:eastAsiaTheme="majorEastAsia" w:cstheme="majorBidi"/>
      <w:iCs/>
      <w:color w:val="2F5496" w:themeColor="accent1" w:themeShade="BF"/>
    </w:rPr>
  </w:style>
  <w:style w:type="paragraph" w:styleId="Heading5">
    <w:name w:val="heading 5"/>
    <w:basedOn w:val="Normal"/>
    <w:next w:val="Normal"/>
    <w:link w:val="Heading5Char"/>
    <w:uiPriority w:val="9"/>
    <w:unhideWhenUsed/>
    <w:qFormat/>
    <w:rsid w:val="007F1B5A"/>
    <w:pPr>
      <w:keepNext/>
      <w:keepLines/>
      <w:numPr>
        <w:ilvl w:val="4"/>
        <w:numId w:val="1"/>
      </w:numPr>
      <w:spacing w:before="40" w:after="0"/>
      <w:outlineLvl w:val="4"/>
    </w:pPr>
    <w:rPr>
      <w:rFonts w:asciiTheme="majorHAnsi" w:hAnsiTheme="majorHAnsi"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F1B5A"/>
    <w:pPr>
      <w:keepNext/>
      <w:keepLines/>
      <w:numPr>
        <w:ilvl w:val="5"/>
        <w:numId w:val="1"/>
      </w:numPr>
      <w:spacing w:before="40" w:after="0"/>
      <w:outlineLvl w:val="5"/>
    </w:pPr>
    <w:rPr>
      <w:rFonts w:asciiTheme="majorHAnsi" w:hAnsiTheme="majorHAnsi" w:eastAsiaTheme="majorEastAsia" w:cstheme="majorBidi"/>
      <w:color w:val="1F3763" w:themeColor="accent1" w:themeShade="7F"/>
    </w:rPr>
  </w:style>
  <w:style w:type="paragraph" w:styleId="Heading7">
    <w:name w:val="heading 7"/>
    <w:basedOn w:val="Normal"/>
    <w:next w:val="Normal"/>
    <w:link w:val="Heading7Char"/>
    <w:uiPriority w:val="9"/>
    <w:semiHidden/>
    <w:unhideWhenUsed/>
    <w:qFormat/>
    <w:rsid w:val="007F1B5A"/>
    <w:pPr>
      <w:keepNext/>
      <w:keepLines/>
      <w:numPr>
        <w:ilvl w:val="6"/>
        <w:numId w:val="1"/>
      </w:numPr>
      <w:spacing w:before="40" w:after="0"/>
      <w:outlineLvl w:val="6"/>
    </w:pPr>
    <w:rPr>
      <w:rFonts w:asciiTheme="majorHAnsi" w:hAnsiTheme="majorHAnsi" w:eastAsiaTheme="majorEastAsia" w:cstheme="majorBidi"/>
      <w:i/>
      <w:iCs/>
      <w:color w:val="1F3763" w:themeColor="accent1" w:themeShade="7F"/>
    </w:rPr>
  </w:style>
  <w:style w:type="paragraph" w:styleId="Heading8">
    <w:name w:val="heading 8"/>
    <w:basedOn w:val="Normal"/>
    <w:next w:val="Normal"/>
    <w:link w:val="Heading8Char"/>
    <w:uiPriority w:val="9"/>
    <w:semiHidden/>
    <w:unhideWhenUsed/>
    <w:qFormat/>
    <w:rsid w:val="007F1B5A"/>
    <w:pPr>
      <w:keepNext/>
      <w:keepLines/>
      <w:numPr>
        <w:ilvl w:val="7"/>
        <w:numId w:val="1"/>
      </w:numPr>
      <w:spacing w:before="40" w:after="0"/>
      <w:outlineLvl w:val="7"/>
    </w:pPr>
    <w:rPr>
      <w:rFonts w:asciiTheme="majorHAnsi" w:hAnsiTheme="majorHAnsi" w:eastAsiaTheme="majorEastAsia"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7F1B5A"/>
    <w:pPr>
      <w:keepNext/>
      <w:keepLines/>
      <w:numPr>
        <w:ilvl w:val="8"/>
        <w:numId w:val="1"/>
      </w:numPr>
      <w:spacing w:before="40" w:after="0"/>
      <w:outlineLvl w:val="8"/>
    </w:pPr>
    <w:rPr>
      <w:rFonts w:asciiTheme="majorHAnsi" w:hAnsiTheme="majorHAnsi" w:eastAsiaTheme="majorEastAsia" w:cstheme="majorBidi"/>
      <w:i/>
      <w:iCs/>
      <w:color w:val="272727" w:themeColor="text1" w:themeTint="D8"/>
      <w:sz w:val="21"/>
      <w:szCs w:val="2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7F1B5A"/>
    <w:rPr>
      <w:rFonts w:ascii="Noto Serif" w:hAnsi="Noto Serif" w:cs="Noto Serif" w:eastAsiaTheme="majorEastAsia"/>
      <w:b/>
      <w:color w:val="2F5496" w:themeColor="accent1" w:themeShade="BF"/>
      <w:sz w:val="26"/>
      <w:szCs w:val="26"/>
      <w:lang w:eastAsia="en-GB"/>
    </w:rPr>
  </w:style>
  <w:style w:type="character" w:styleId="Heading2Char" w:customStyle="1">
    <w:name w:val="Heading 2 Char"/>
    <w:basedOn w:val="DefaultParagraphFont"/>
    <w:link w:val="Heading2"/>
    <w:uiPriority w:val="9"/>
    <w:rsid w:val="007F1B5A"/>
    <w:rPr>
      <w:rFonts w:ascii="Noto Serif" w:hAnsi="Noto Serif" w:cs="Noto Serif" w:eastAsiaTheme="majorEastAsia"/>
      <w:color w:val="1F3763" w:themeColor="accent1" w:themeShade="7F"/>
      <w:sz w:val="26"/>
      <w:szCs w:val="26"/>
      <w:lang w:eastAsia="en-GB"/>
    </w:rPr>
  </w:style>
  <w:style w:type="character" w:styleId="Heading3Char" w:customStyle="1">
    <w:name w:val="Heading 3 Char"/>
    <w:basedOn w:val="DefaultParagraphFont"/>
    <w:link w:val="Heading3"/>
    <w:uiPriority w:val="9"/>
    <w:rsid w:val="007F1B5A"/>
    <w:rPr>
      <w:rFonts w:ascii="Noto Serif" w:hAnsi="Noto Serif" w:eastAsia="Noto Serif" w:cs="Noto Serif"/>
      <w:color w:val="2F5496" w:themeColor="accent1" w:themeShade="BF"/>
    </w:rPr>
  </w:style>
  <w:style w:type="paragraph" w:styleId="TOC1">
    <w:name w:val="toc 1"/>
    <w:basedOn w:val="Normal"/>
    <w:next w:val="Normal"/>
    <w:autoRedefine/>
    <w:uiPriority w:val="39"/>
    <w:unhideWhenUsed/>
    <w:rsid w:val="007F1B5A"/>
    <w:pPr>
      <w:tabs>
        <w:tab w:val="left" w:pos="567"/>
        <w:tab w:val="right" w:leader="dot" w:pos="9742"/>
      </w:tabs>
      <w:spacing w:after="100"/>
    </w:pPr>
    <w:rPr>
      <w:b/>
      <w:noProof/>
    </w:rPr>
  </w:style>
  <w:style w:type="paragraph" w:styleId="TOC2">
    <w:name w:val="toc 2"/>
    <w:basedOn w:val="Normal"/>
    <w:next w:val="Normal"/>
    <w:autoRedefine/>
    <w:uiPriority w:val="39"/>
    <w:unhideWhenUsed/>
    <w:rsid w:val="007F1B5A"/>
    <w:pPr>
      <w:tabs>
        <w:tab w:val="left" w:pos="567"/>
        <w:tab w:val="right" w:leader="dot" w:pos="9742"/>
      </w:tabs>
      <w:spacing w:after="100"/>
    </w:pPr>
    <w:rPr>
      <w:noProof/>
    </w:rPr>
  </w:style>
  <w:style w:type="character" w:styleId="Hyperlink">
    <w:name w:val="Hyperlink"/>
    <w:basedOn w:val="DefaultParagraphFont"/>
    <w:uiPriority w:val="99"/>
    <w:unhideWhenUsed/>
    <w:rsid w:val="00D51830"/>
    <w:rPr>
      <w:color w:val="0563C1" w:themeColor="hyperlink"/>
      <w:u w:val="single"/>
    </w:rPr>
  </w:style>
  <w:style w:type="character" w:styleId="Heading4Char" w:customStyle="1">
    <w:name w:val="Heading 4 Char"/>
    <w:basedOn w:val="DefaultParagraphFont"/>
    <w:link w:val="Heading4"/>
    <w:uiPriority w:val="9"/>
    <w:rPr>
      <w:rFonts w:asciiTheme="majorHAnsi" w:hAnsiTheme="majorHAnsi" w:eastAsiaTheme="majorEastAsia" w:cstheme="majorBidi"/>
      <w:iCs/>
      <w:color w:val="2F5496" w:themeColor="accent1" w:themeShade="BF"/>
    </w:rPr>
  </w:style>
  <w:style w:type="table" w:styleId="TableGrid">
    <w:name w:val="Table Grid"/>
    <w:basedOn w:val="TableNormal"/>
    <w:uiPriority w:val="3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HeaderChar" w:customStyle="1">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FooterChar" w:customStyle="1">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styleId="UnresolvedMention">
    <w:name w:val="Unresolved Mention"/>
    <w:basedOn w:val="DefaultParagraphFont"/>
    <w:uiPriority w:val="99"/>
    <w:semiHidden/>
    <w:unhideWhenUsed/>
    <w:rsid w:val="00096980"/>
    <w:rPr>
      <w:color w:val="605E5C"/>
      <w:shd w:val="clear" w:color="auto" w:fill="E1DFDD"/>
    </w:rPr>
  </w:style>
  <w:style w:type="paragraph" w:styleId="ListParagraph">
    <w:name w:val="List Paragraph"/>
    <w:basedOn w:val="Normal"/>
    <w:link w:val="ListParagraphChar"/>
    <w:uiPriority w:val="34"/>
    <w:qFormat/>
    <w:rsid w:val="008F7E69"/>
    <w:pPr>
      <w:spacing w:after="80"/>
    </w:pPr>
    <w:rPr>
      <w:rFonts w:eastAsiaTheme="minorEastAsia"/>
    </w:rPr>
  </w:style>
  <w:style w:type="paragraph" w:styleId="Title">
    <w:name w:val="Title"/>
    <w:next w:val="Normal"/>
    <w:link w:val="TitleChar"/>
    <w:uiPriority w:val="10"/>
    <w:qFormat/>
    <w:rsid w:val="005E0745"/>
    <w:rPr>
      <w:rFonts w:ascii="Noto Serif" w:hAnsi="Noto Serif" w:cs="Noto Serif" w:eastAsiaTheme="majorEastAsia"/>
      <w:color w:val="2F5496" w:themeColor="accent1" w:themeShade="BF"/>
      <w:sz w:val="40"/>
      <w:szCs w:val="32"/>
    </w:rPr>
  </w:style>
  <w:style w:type="character" w:styleId="TitleChar" w:customStyle="1">
    <w:name w:val="Title Char"/>
    <w:basedOn w:val="DefaultParagraphFont"/>
    <w:link w:val="Title"/>
    <w:uiPriority w:val="10"/>
    <w:rsid w:val="005E0745"/>
    <w:rPr>
      <w:rFonts w:ascii="Noto Serif" w:hAnsi="Noto Serif" w:cs="Noto Serif" w:eastAsiaTheme="majorEastAsia"/>
      <w:color w:val="2F5496" w:themeColor="accent1" w:themeShade="BF"/>
      <w:sz w:val="40"/>
      <w:szCs w:val="32"/>
    </w:rPr>
  </w:style>
  <w:style w:type="character" w:styleId="Heading5Char" w:customStyle="1">
    <w:name w:val="Heading 5 Char"/>
    <w:basedOn w:val="DefaultParagraphFont"/>
    <w:link w:val="Heading5"/>
    <w:uiPriority w:val="9"/>
    <w:rsid w:val="007F1B5A"/>
    <w:rPr>
      <w:rFonts w:asciiTheme="majorHAnsi" w:hAnsiTheme="majorHAnsi" w:eastAsiaTheme="majorEastAsia" w:cstheme="majorBidi"/>
      <w:color w:val="2F5496" w:themeColor="accent1" w:themeShade="BF"/>
    </w:rPr>
  </w:style>
  <w:style w:type="character" w:styleId="Heading6Char" w:customStyle="1">
    <w:name w:val="Heading 6 Char"/>
    <w:basedOn w:val="DefaultParagraphFont"/>
    <w:link w:val="Heading6"/>
    <w:uiPriority w:val="9"/>
    <w:semiHidden/>
    <w:rsid w:val="007F1B5A"/>
    <w:rPr>
      <w:rFonts w:asciiTheme="majorHAnsi" w:hAnsiTheme="majorHAnsi" w:eastAsiaTheme="majorEastAsia" w:cstheme="majorBidi"/>
      <w:color w:val="1F3763" w:themeColor="accent1" w:themeShade="7F"/>
    </w:rPr>
  </w:style>
  <w:style w:type="character" w:styleId="Heading7Char" w:customStyle="1">
    <w:name w:val="Heading 7 Char"/>
    <w:basedOn w:val="DefaultParagraphFont"/>
    <w:link w:val="Heading7"/>
    <w:uiPriority w:val="9"/>
    <w:semiHidden/>
    <w:rsid w:val="007F1B5A"/>
    <w:rPr>
      <w:rFonts w:asciiTheme="majorHAnsi" w:hAnsiTheme="majorHAnsi" w:eastAsiaTheme="majorEastAsia" w:cstheme="majorBidi"/>
      <w:i/>
      <w:iCs/>
      <w:color w:val="1F3763" w:themeColor="accent1" w:themeShade="7F"/>
    </w:rPr>
  </w:style>
  <w:style w:type="character" w:styleId="Heading8Char" w:customStyle="1">
    <w:name w:val="Heading 8 Char"/>
    <w:basedOn w:val="DefaultParagraphFont"/>
    <w:link w:val="Heading8"/>
    <w:uiPriority w:val="9"/>
    <w:semiHidden/>
    <w:rsid w:val="007F1B5A"/>
    <w:rPr>
      <w:rFonts w:asciiTheme="majorHAnsi" w:hAnsiTheme="majorHAnsi" w:eastAsiaTheme="majorEastAsia" w:cstheme="majorBidi"/>
      <w:color w:val="272727" w:themeColor="text1" w:themeTint="D8"/>
      <w:sz w:val="21"/>
      <w:szCs w:val="21"/>
    </w:rPr>
  </w:style>
  <w:style w:type="character" w:styleId="Heading9Char" w:customStyle="1">
    <w:name w:val="Heading 9 Char"/>
    <w:basedOn w:val="DefaultParagraphFont"/>
    <w:link w:val="Heading9"/>
    <w:uiPriority w:val="9"/>
    <w:semiHidden/>
    <w:rsid w:val="007F1B5A"/>
    <w:rPr>
      <w:rFonts w:asciiTheme="majorHAnsi" w:hAnsiTheme="majorHAnsi" w:eastAsiaTheme="majorEastAsia" w:cstheme="majorBidi"/>
      <w:i/>
      <w:iCs/>
      <w:color w:val="272727" w:themeColor="text1" w:themeTint="D8"/>
      <w:sz w:val="21"/>
      <w:szCs w:val="21"/>
    </w:rPr>
  </w:style>
  <w:style w:type="character" w:styleId="normaltextrun" w:customStyle="1">
    <w:name w:val="normaltextrun"/>
    <w:basedOn w:val="DefaultParagraphFont"/>
    <w:rsid w:val="007F17DE"/>
  </w:style>
  <w:style w:type="character" w:styleId="eop" w:customStyle="1">
    <w:name w:val="eop"/>
    <w:basedOn w:val="DefaultParagraphFont"/>
    <w:rsid w:val="007F17DE"/>
  </w:style>
  <w:style w:type="paragraph" w:styleId="paragraph" w:customStyle="1">
    <w:name w:val="paragraph"/>
    <w:basedOn w:val="Normal"/>
    <w:rsid w:val="00EA6D71"/>
    <w:pPr>
      <w:spacing w:before="100" w:beforeAutospacing="1" w:after="100" w:afterAutospacing="1" w:line="240" w:lineRule="auto"/>
    </w:pPr>
    <w:rPr>
      <w:rFonts w:ascii="Times New Roman" w:hAnsi="Times New Roman" w:eastAsia="Times New Roman" w:cs="Times New Roman"/>
      <w:sz w:val="24"/>
      <w:szCs w:val="24"/>
      <w:lang w:eastAsia="en-GB"/>
    </w:rPr>
  </w:style>
  <w:style w:type="character" w:styleId="FollowedHyperlink">
    <w:name w:val="FollowedHyperlink"/>
    <w:basedOn w:val="DefaultParagraphFont"/>
    <w:uiPriority w:val="99"/>
    <w:semiHidden/>
    <w:unhideWhenUsed/>
    <w:rsid w:val="00E50BBD"/>
    <w:rPr>
      <w:color w:val="954F72" w:themeColor="followedHyperlink"/>
      <w:u w:val="single"/>
    </w:rPr>
  </w:style>
  <w:style w:type="paragraph" w:styleId="CommentText">
    <w:name w:val="annotation text"/>
    <w:basedOn w:val="Normal"/>
    <w:link w:val="CommentTextChar"/>
    <w:uiPriority w:val="99"/>
    <w:unhideWhenUsed/>
    <w:pPr>
      <w:spacing w:line="240" w:lineRule="auto"/>
    </w:pPr>
    <w:rPr>
      <w:sz w:val="20"/>
      <w:szCs w:val="20"/>
    </w:rPr>
  </w:style>
  <w:style w:type="character" w:styleId="CommentTextChar" w:customStyle="1">
    <w:name w:val="Comment Text Char"/>
    <w:basedOn w:val="DefaultParagraphFont"/>
    <w:link w:val="CommentText"/>
    <w:uiPriority w:val="99"/>
    <w:rPr>
      <w:rFonts w:ascii="Noto Serif" w:hAnsi="Noto Serif"/>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DD2CDD"/>
    <w:pPr>
      <w:spacing w:after="0"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DD2CDD"/>
    <w:rPr>
      <w:rFonts w:ascii="Segoe UI" w:hAnsi="Segoe UI" w:cs="Segoe UI"/>
      <w:sz w:val="18"/>
      <w:szCs w:val="18"/>
    </w:rPr>
  </w:style>
  <w:style w:type="character" w:styleId="scxw188259977" w:customStyle="1">
    <w:name w:val="scxw188259977"/>
    <w:basedOn w:val="DefaultParagraphFont"/>
    <w:rsid w:val="00871511"/>
  </w:style>
  <w:style w:type="character" w:styleId="ui-provider" w:customStyle="1">
    <w:name w:val="ui-provider"/>
    <w:basedOn w:val="DefaultParagraphFont"/>
    <w:rsid w:val="00354AA5"/>
  </w:style>
  <w:style w:type="paragraph" w:styleId="Revision">
    <w:name w:val="Revision"/>
    <w:hidden/>
    <w:uiPriority w:val="99"/>
    <w:semiHidden/>
    <w:rsid w:val="004514E7"/>
    <w:pPr>
      <w:spacing w:after="0" w:line="240" w:lineRule="auto"/>
    </w:pPr>
    <w:rPr>
      <w:rFonts w:ascii="Noto Serif" w:hAnsi="Noto Serif"/>
    </w:rPr>
  </w:style>
  <w:style w:type="paragraph" w:styleId="NormalWeb">
    <w:name w:val="Normal (Web)"/>
    <w:basedOn w:val="Normal"/>
    <w:uiPriority w:val="99"/>
    <w:semiHidden/>
    <w:unhideWhenUsed/>
    <w:rsid w:val="00C06483"/>
    <w:pPr>
      <w:spacing w:before="100" w:beforeAutospacing="1" w:after="100" w:afterAutospacing="1" w:line="240" w:lineRule="auto"/>
    </w:pPr>
    <w:rPr>
      <w:rFonts w:ascii="Times New Roman" w:hAnsi="Times New Roman" w:eastAsia="Times New Roman" w:cs="Times New Roman"/>
      <w:sz w:val="24"/>
      <w:szCs w:val="24"/>
      <w:lang w:eastAsia="en-GB"/>
    </w:rPr>
  </w:style>
  <w:style w:type="character" w:styleId="Strong">
    <w:name w:val="Strong"/>
    <w:basedOn w:val="DefaultParagraphFont"/>
    <w:uiPriority w:val="22"/>
    <w:qFormat/>
    <w:rsid w:val="00C06483"/>
    <w:rPr>
      <w:b/>
      <w:bCs/>
    </w:rPr>
  </w:style>
  <w:style w:type="paragraph" w:styleId="ReportName" w:customStyle="1">
    <w:name w:val="Report Name"/>
    <w:basedOn w:val="ListParagraph"/>
    <w:link w:val="ReportNameChar"/>
    <w:qFormat/>
    <w:rsid w:val="00993B43"/>
    <w:pPr>
      <w:numPr>
        <w:numId w:val="2"/>
      </w:numPr>
      <w:spacing w:line="240" w:lineRule="auto"/>
      <w:ind w:left="458" w:hanging="401"/>
    </w:pPr>
    <w:rPr>
      <w:b/>
      <w:bCs/>
    </w:rPr>
  </w:style>
  <w:style w:type="paragraph" w:styleId="NoSpacing">
    <w:name w:val="No Spacing"/>
    <w:uiPriority w:val="1"/>
    <w:qFormat/>
    <w:rsid w:val="00D767C7"/>
    <w:pPr>
      <w:spacing w:after="0" w:line="240" w:lineRule="auto"/>
    </w:pPr>
    <w:rPr>
      <w:rFonts w:ascii="Noto Serif" w:hAnsi="Noto Serif"/>
    </w:rPr>
  </w:style>
  <w:style w:type="character" w:styleId="ListParagraphChar" w:customStyle="1">
    <w:name w:val="List Paragraph Char"/>
    <w:basedOn w:val="DefaultParagraphFont"/>
    <w:link w:val="ListParagraph"/>
    <w:uiPriority w:val="34"/>
    <w:rsid w:val="006358A1"/>
    <w:rPr>
      <w:rFonts w:ascii="Noto Serif" w:hAnsi="Noto Serif" w:eastAsiaTheme="minorEastAsia"/>
    </w:rPr>
  </w:style>
  <w:style w:type="character" w:styleId="ReportNameChar" w:customStyle="1">
    <w:name w:val="Report Name Char"/>
    <w:basedOn w:val="ListParagraphChar"/>
    <w:link w:val="ReportName"/>
    <w:rsid w:val="00993B43"/>
    <w:rPr>
      <w:rFonts w:ascii="Noto Serif" w:hAnsi="Noto Serif" w:eastAsiaTheme="minorEastAsia"/>
      <w:b/>
      <w:bCs/>
    </w:rPr>
  </w:style>
  <w:style w:type="paragraph" w:styleId="FootnoteText">
    <w:name w:val="footnote text"/>
    <w:basedOn w:val="Normal"/>
    <w:link w:val="FootnoteTextChar"/>
    <w:uiPriority w:val="99"/>
    <w:semiHidden/>
    <w:unhideWhenUsed/>
    <w:rsid w:val="00D634CF"/>
    <w:pPr>
      <w:spacing w:after="0" w:line="240" w:lineRule="auto"/>
    </w:pPr>
    <w:rPr>
      <w:sz w:val="20"/>
      <w:szCs w:val="20"/>
    </w:rPr>
  </w:style>
  <w:style w:type="character" w:styleId="FootnoteTextChar" w:customStyle="1">
    <w:name w:val="Footnote Text Char"/>
    <w:basedOn w:val="DefaultParagraphFont"/>
    <w:link w:val="FootnoteText"/>
    <w:uiPriority w:val="99"/>
    <w:semiHidden/>
    <w:rsid w:val="00D634CF"/>
    <w:rPr>
      <w:rFonts w:ascii="Noto Serif" w:hAnsi="Noto Serif"/>
      <w:sz w:val="20"/>
      <w:szCs w:val="20"/>
    </w:rPr>
  </w:style>
  <w:style w:type="character" w:styleId="FootnoteReference">
    <w:name w:val="footnote reference"/>
    <w:basedOn w:val="DefaultParagraphFont"/>
    <w:uiPriority w:val="99"/>
    <w:semiHidden/>
    <w:unhideWhenUsed/>
    <w:rsid w:val="00D634CF"/>
    <w:rPr>
      <w:vertAlign w:val="superscript"/>
    </w:rPr>
  </w:style>
  <w:style w:type="paragraph" w:styleId="TOCHeading">
    <w:name w:val="TOC Heading"/>
    <w:basedOn w:val="Heading1"/>
    <w:next w:val="Normal"/>
    <w:uiPriority w:val="39"/>
    <w:unhideWhenUsed/>
    <w:qFormat/>
    <w:rsid w:val="00937C0E"/>
    <w:pPr>
      <w:keepNext/>
      <w:keepLines/>
      <w:pageBreakBefore w:val="0"/>
      <w:numPr>
        <w:numId w:val="0"/>
      </w:numPr>
      <w:pBdr>
        <w:bottom w:val="none" w:color="auto" w:sz="0" w:space="0"/>
      </w:pBdr>
      <w:spacing w:before="240" w:after="0"/>
      <w:outlineLvl w:val="9"/>
    </w:pPr>
    <w:rPr>
      <w:rFonts w:asciiTheme="majorHAnsi" w:hAnsiTheme="majorHAnsi" w:cstheme="majorBidi"/>
      <w:b w:val="0"/>
      <w:sz w:val="32"/>
      <w:szCs w:val="32"/>
      <w:lang w:val="en-US" w:eastAsia="en-US"/>
    </w:rPr>
  </w:style>
  <w:style w:type="paragraph" w:styleId="TOC3">
    <w:name w:val="toc 3"/>
    <w:basedOn w:val="Normal"/>
    <w:next w:val="Normal"/>
    <w:autoRedefine/>
    <w:uiPriority w:val="39"/>
    <w:unhideWhenUsed/>
    <w:rsid w:val="00937C0E"/>
    <w:pPr>
      <w:spacing w:after="100"/>
      <w:ind w:left="440"/>
    </w:pPr>
  </w:style>
  <w:style w:type="paragraph" w:styleId="CommentSubject">
    <w:name w:val="annotation subject"/>
    <w:basedOn w:val="CommentText"/>
    <w:next w:val="CommentText"/>
    <w:link w:val="CommentSubjectChar"/>
    <w:uiPriority w:val="99"/>
    <w:semiHidden/>
    <w:unhideWhenUsed/>
    <w:rsid w:val="00DE5C11"/>
    <w:rPr>
      <w:b/>
      <w:bCs/>
    </w:rPr>
  </w:style>
  <w:style w:type="character" w:styleId="CommentSubjectChar" w:customStyle="1">
    <w:name w:val="Comment Subject Char"/>
    <w:basedOn w:val="CommentTextChar"/>
    <w:link w:val="CommentSubject"/>
    <w:uiPriority w:val="99"/>
    <w:semiHidden/>
    <w:rsid w:val="00DE5C11"/>
    <w:rPr>
      <w:rFonts w:ascii="Noto Serif" w:hAnsi="Noto Serif"/>
      <w:b/>
      <w:bCs/>
      <w:sz w:val="20"/>
      <w:szCs w:val="20"/>
    </w:rPr>
  </w:style>
  <w:style w:type="character" w:styleId="Mention">
    <w:name w:val="Mention"/>
    <w:basedOn w:val="DefaultParagraphFont"/>
    <w:uiPriority w:val="99"/>
    <w:unhideWhenUsed/>
    <w:rsid w:val="00DE5C11"/>
    <w:rPr>
      <w:color w:val="2B579A"/>
      <w:shd w:val="clear" w:color="auto" w:fill="E1DFDD"/>
    </w:rPr>
  </w:style>
  <w:style w:type="paragraph" w:styleId="BulletsinRed-Style4" w:customStyle="1">
    <w:name w:val="Bullets in Red - Style 4"/>
    <w:basedOn w:val="Heading4"/>
    <w:qFormat/>
    <w:rsid w:val="007B3719"/>
    <w:pPr>
      <w:numPr>
        <w:ilvl w:val="0"/>
        <w:numId w:val="18"/>
      </w:numPr>
    </w:pPr>
    <w:rPr>
      <w:rFonts w:ascii="Noto Serif" w:hAnsi="Noto Serif"/>
      <w:i/>
      <w:lang w:eastAsia="en-GB"/>
    </w:rPr>
  </w:style>
  <w:style w:type="paragraph" w:styleId="TOC4">
    <w:name w:val="toc 4"/>
    <w:basedOn w:val="Normal"/>
    <w:next w:val="Normal"/>
    <w:autoRedefine/>
    <w:uiPriority w:val="39"/>
    <w:unhideWhenUsed/>
    <w:rsid w:val="00AC251B"/>
    <w:pPr>
      <w:spacing w:after="100"/>
      <w:ind w:left="660"/>
    </w:pPr>
  </w:style>
  <w:style w:type="paragraph" w:styleId="TOC5">
    <w:name w:val="toc 5"/>
    <w:basedOn w:val="Normal"/>
    <w:next w:val="Normal"/>
    <w:autoRedefine/>
    <w:uiPriority w:val="39"/>
    <w:unhideWhenUsed/>
    <w:rsid w:val="00567D8B"/>
    <w:pPr>
      <w:spacing w:after="100" w:line="278" w:lineRule="auto"/>
      <w:ind w:left="960"/>
    </w:pPr>
    <w:rPr>
      <w:rFonts w:asciiTheme="minorHAnsi" w:hAnsiTheme="minorHAnsi" w:eastAsiaTheme="minorEastAsia"/>
      <w:kern w:val="2"/>
      <w:sz w:val="24"/>
      <w:szCs w:val="24"/>
      <w:lang w:eastAsia="en-GB"/>
      <w14:ligatures w14:val="standardContextual"/>
    </w:rPr>
  </w:style>
  <w:style w:type="paragraph" w:styleId="TOC6">
    <w:name w:val="toc 6"/>
    <w:basedOn w:val="Normal"/>
    <w:next w:val="Normal"/>
    <w:autoRedefine/>
    <w:uiPriority w:val="39"/>
    <w:unhideWhenUsed/>
    <w:rsid w:val="00567D8B"/>
    <w:pPr>
      <w:spacing w:after="100" w:line="278" w:lineRule="auto"/>
      <w:ind w:left="1200"/>
    </w:pPr>
    <w:rPr>
      <w:rFonts w:asciiTheme="minorHAnsi" w:hAnsiTheme="minorHAnsi" w:eastAsiaTheme="minorEastAsia"/>
      <w:kern w:val="2"/>
      <w:sz w:val="24"/>
      <w:szCs w:val="24"/>
      <w:lang w:eastAsia="en-GB"/>
      <w14:ligatures w14:val="standardContextual"/>
    </w:rPr>
  </w:style>
  <w:style w:type="paragraph" w:styleId="TOC7">
    <w:name w:val="toc 7"/>
    <w:basedOn w:val="Normal"/>
    <w:next w:val="Normal"/>
    <w:autoRedefine/>
    <w:uiPriority w:val="39"/>
    <w:unhideWhenUsed/>
    <w:rsid w:val="00567D8B"/>
    <w:pPr>
      <w:spacing w:after="100" w:line="278" w:lineRule="auto"/>
      <w:ind w:left="1440"/>
    </w:pPr>
    <w:rPr>
      <w:rFonts w:asciiTheme="minorHAnsi" w:hAnsiTheme="minorHAnsi" w:eastAsiaTheme="minorEastAsia"/>
      <w:kern w:val="2"/>
      <w:sz w:val="24"/>
      <w:szCs w:val="24"/>
      <w:lang w:eastAsia="en-GB"/>
      <w14:ligatures w14:val="standardContextual"/>
    </w:rPr>
  </w:style>
  <w:style w:type="paragraph" w:styleId="TOC8">
    <w:name w:val="toc 8"/>
    <w:basedOn w:val="Normal"/>
    <w:next w:val="Normal"/>
    <w:autoRedefine/>
    <w:uiPriority w:val="39"/>
    <w:unhideWhenUsed/>
    <w:rsid w:val="00567D8B"/>
    <w:pPr>
      <w:spacing w:after="100" w:line="278" w:lineRule="auto"/>
      <w:ind w:left="1680"/>
    </w:pPr>
    <w:rPr>
      <w:rFonts w:asciiTheme="minorHAnsi" w:hAnsiTheme="minorHAnsi" w:eastAsiaTheme="minorEastAsia"/>
      <w:kern w:val="2"/>
      <w:sz w:val="24"/>
      <w:szCs w:val="24"/>
      <w:lang w:eastAsia="en-GB"/>
      <w14:ligatures w14:val="standardContextual"/>
    </w:rPr>
  </w:style>
  <w:style w:type="paragraph" w:styleId="TOC9">
    <w:name w:val="toc 9"/>
    <w:basedOn w:val="Normal"/>
    <w:next w:val="Normal"/>
    <w:autoRedefine/>
    <w:uiPriority w:val="39"/>
    <w:unhideWhenUsed/>
    <w:rsid w:val="00567D8B"/>
    <w:pPr>
      <w:spacing w:after="100" w:line="278" w:lineRule="auto"/>
      <w:ind w:left="1920"/>
    </w:pPr>
    <w:rPr>
      <w:rFonts w:asciiTheme="minorHAnsi" w:hAnsiTheme="minorHAnsi" w:eastAsiaTheme="minorEastAsia"/>
      <w:kern w:val="2"/>
      <w:sz w:val="24"/>
      <w:szCs w:val="24"/>
      <w:lang w:eastAsia="en-GB"/>
      <w14:ligatures w14:val="standardContextual"/>
    </w:rPr>
  </w:style>
  <w:style w:type="paragraph" w:styleId="KWStyle4" w:customStyle="1">
    <w:name w:val="KW Style4"/>
    <w:basedOn w:val="Normal"/>
    <w:next w:val="Normal"/>
    <w:link w:val="KWStyle4Char"/>
    <w:rsid w:val="00112595"/>
    <w:pPr>
      <w:numPr>
        <w:numId w:val="28"/>
      </w:numPr>
      <w:spacing w:after="0"/>
    </w:pPr>
    <w:rPr>
      <w:lang w:eastAsia="en-GB"/>
    </w:rPr>
  </w:style>
  <w:style w:type="character" w:styleId="KWStyle4Char" w:customStyle="1">
    <w:name w:val="KW Style4 Char"/>
    <w:basedOn w:val="ListParagraphChar"/>
    <w:link w:val="KWStyle4"/>
    <w:rsid w:val="00284F47"/>
    <w:rPr>
      <w:rFonts w:ascii="Noto Serif" w:hAnsi="Noto Serif" w:eastAsiaTheme="minorEastAsia"/>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310500">
      <w:bodyDiv w:val="1"/>
      <w:marLeft w:val="0"/>
      <w:marRight w:val="0"/>
      <w:marTop w:val="0"/>
      <w:marBottom w:val="0"/>
      <w:divBdr>
        <w:top w:val="none" w:sz="0" w:space="0" w:color="auto"/>
        <w:left w:val="none" w:sz="0" w:space="0" w:color="auto"/>
        <w:bottom w:val="none" w:sz="0" w:space="0" w:color="auto"/>
        <w:right w:val="none" w:sz="0" w:space="0" w:color="auto"/>
      </w:divBdr>
    </w:div>
    <w:div w:id="119110370">
      <w:bodyDiv w:val="1"/>
      <w:marLeft w:val="0"/>
      <w:marRight w:val="0"/>
      <w:marTop w:val="0"/>
      <w:marBottom w:val="0"/>
      <w:divBdr>
        <w:top w:val="none" w:sz="0" w:space="0" w:color="auto"/>
        <w:left w:val="none" w:sz="0" w:space="0" w:color="auto"/>
        <w:bottom w:val="none" w:sz="0" w:space="0" w:color="auto"/>
        <w:right w:val="none" w:sz="0" w:space="0" w:color="auto"/>
      </w:divBdr>
    </w:div>
    <w:div w:id="154492307">
      <w:bodyDiv w:val="1"/>
      <w:marLeft w:val="0"/>
      <w:marRight w:val="0"/>
      <w:marTop w:val="0"/>
      <w:marBottom w:val="0"/>
      <w:divBdr>
        <w:top w:val="none" w:sz="0" w:space="0" w:color="auto"/>
        <w:left w:val="none" w:sz="0" w:space="0" w:color="auto"/>
        <w:bottom w:val="none" w:sz="0" w:space="0" w:color="auto"/>
        <w:right w:val="none" w:sz="0" w:space="0" w:color="auto"/>
      </w:divBdr>
    </w:div>
    <w:div w:id="216018013">
      <w:bodyDiv w:val="1"/>
      <w:marLeft w:val="0"/>
      <w:marRight w:val="0"/>
      <w:marTop w:val="0"/>
      <w:marBottom w:val="0"/>
      <w:divBdr>
        <w:top w:val="none" w:sz="0" w:space="0" w:color="auto"/>
        <w:left w:val="none" w:sz="0" w:space="0" w:color="auto"/>
        <w:bottom w:val="none" w:sz="0" w:space="0" w:color="auto"/>
        <w:right w:val="none" w:sz="0" w:space="0" w:color="auto"/>
      </w:divBdr>
    </w:div>
    <w:div w:id="361712225">
      <w:bodyDiv w:val="1"/>
      <w:marLeft w:val="0"/>
      <w:marRight w:val="0"/>
      <w:marTop w:val="0"/>
      <w:marBottom w:val="0"/>
      <w:divBdr>
        <w:top w:val="none" w:sz="0" w:space="0" w:color="auto"/>
        <w:left w:val="none" w:sz="0" w:space="0" w:color="auto"/>
        <w:bottom w:val="none" w:sz="0" w:space="0" w:color="auto"/>
        <w:right w:val="none" w:sz="0" w:space="0" w:color="auto"/>
      </w:divBdr>
    </w:div>
    <w:div w:id="521013719">
      <w:bodyDiv w:val="1"/>
      <w:marLeft w:val="0"/>
      <w:marRight w:val="0"/>
      <w:marTop w:val="0"/>
      <w:marBottom w:val="0"/>
      <w:divBdr>
        <w:top w:val="none" w:sz="0" w:space="0" w:color="auto"/>
        <w:left w:val="none" w:sz="0" w:space="0" w:color="auto"/>
        <w:bottom w:val="none" w:sz="0" w:space="0" w:color="auto"/>
        <w:right w:val="none" w:sz="0" w:space="0" w:color="auto"/>
      </w:divBdr>
    </w:div>
    <w:div w:id="675575276">
      <w:bodyDiv w:val="1"/>
      <w:marLeft w:val="0"/>
      <w:marRight w:val="0"/>
      <w:marTop w:val="0"/>
      <w:marBottom w:val="0"/>
      <w:divBdr>
        <w:top w:val="none" w:sz="0" w:space="0" w:color="auto"/>
        <w:left w:val="none" w:sz="0" w:space="0" w:color="auto"/>
        <w:bottom w:val="none" w:sz="0" w:space="0" w:color="auto"/>
        <w:right w:val="none" w:sz="0" w:space="0" w:color="auto"/>
      </w:divBdr>
    </w:div>
    <w:div w:id="761994530">
      <w:bodyDiv w:val="1"/>
      <w:marLeft w:val="0"/>
      <w:marRight w:val="0"/>
      <w:marTop w:val="0"/>
      <w:marBottom w:val="0"/>
      <w:divBdr>
        <w:top w:val="none" w:sz="0" w:space="0" w:color="auto"/>
        <w:left w:val="none" w:sz="0" w:space="0" w:color="auto"/>
        <w:bottom w:val="none" w:sz="0" w:space="0" w:color="auto"/>
        <w:right w:val="none" w:sz="0" w:space="0" w:color="auto"/>
      </w:divBdr>
    </w:div>
    <w:div w:id="1194076582">
      <w:bodyDiv w:val="1"/>
      <w:marLeft w:val="0"/>
      <w:marRight w:val="0"/>
      <w:marTop w:val="0"/>
      <w:marBottom w:val="0"/>
      <w:divBdr>
        <w:top w:val="none" w:sz="0" w:space="0" w:color="auto"/>
        <w:left w:val="none" w:sz="0" w:space="0" w:color="auto"/>
        <w:bottom w:val="none" w:sz="0" w:space="0" w:color="auto"/>
        <w:right w:val="none" w:sz="0" w:space="0" w:color="auto"/>
      </w:divBdr>
      <w:divsChild>
        <w:div w:id="1346976464">
          <w:marLeft w:val="0"/>
          <w:marRight w:val="0"/>
          <w:marTop w:val="0"/>
          <w:marBottom w:val="0"/>
          <w:divBdr>
            <w:top w:val="none" w:sz="0" w:space="0" w:color="auto"/>
            <w:left w:val="none" w:sz="0" w:space="0" w:color="auto"/>
            <w:bottom w:val="none" w:sz="0" w:space="0" w:color="auto"/>
            <w:right w:val="none" w:sz="0" w:space="0" w:color="auto"/>
          </w:divBdr>
        </w:div>
      </w:divsChild>
    </w:div>
    <w:div w:id="1219512036">
      <w:bodyDiv w:val="1"/>
      <w:marLeft w:val="0"/>
      <w:marRight w:val="0"/>
      <w:marTop w:val="0"/>
      <w:marBottom w:val="0"/>
      <w:divBdr>
        <w:top w:val="none" w:sz="0" w:space="0" w:color="auto"/>
        <w:left w:val="none" w:sz="0" w:space="0" w:color="auto"/>
        <w:bottom w:val="none" w:sz="0" w:space="0" w:color="auto"/>
        <w:right w:val="none" w:sz="0" w:space="0" w:color="auto"/>
      </w:divBdr>
    </w:div>
    <w:div w:id="1280143828">
      <w:bodyDiv w:val="1"/>
      <w:marLeft w:val="0"/>
      <w:marRight w:val="0"/>
      <w:marTop w:val="0"/>
      <w:marBottom w:val="0"/>
      <w:divBdr>
        <w:top w:val="none" w:sz="0" w:space="0" w:color="auto"/>
        <w:left w:val="none" w:sz="0" w:space="0" w:color="auto"/>
        <w:bottom w:val="none" w:sz="0" w:space="0" w:color="auto"/>
        <w:right w:val="none" w:sz="0" w:space="0" w:color="auto"/>
      </w:divBdr>
    </w:div>
    <w:div w:id="1423140944">
      <w:bodyDiv w:val="1"/>
      <w:marLeft w:val="0"/>
      <w:marRight w:val="0"/>
      <w:marTop w:val="0"/>
      <w:marBottom w:val="0"/>
      <w:divBdr>
        <w:top w:val="none" w:sz="0" w:space="0" w:color="auto"/>
        <w:left w:val="none" w:sz="0" w:space="0" w:color="auto"/>
        <w:bottom w:val="none" w:sz="0" w:space="0" w:color="auto"/>
        <w:right w:val="none" w:sz="0" w:space="0" w:color="auto"/>
      </w:divBdr>
      <w:divsChild>
        <w:div w:id="294678474">
          <w:marLeft w:val="0"/>
          <w:marRight w:val="0"/>
          <w:marTop w:val="0"/>
          <w:marBottom w:val="0"/>
          <w:divBdr>
            <w:top w:val="none" w:sz="0" w:space="0" w:color="auto"/>
            <w:left w:val="none" w:sz="0" w:space="0" w:color="auto"/>
            <w:bottom w:val="none" w:sz="0" w:space="0" w:color="auto"/>
            <w:right w:val="none" w:sz="0" w:space="0" w:color="auto"/>
          </w:divBdr>
        </w:div>
      </w:divsChild>
    </w:div>
    <w:div w:id="1431387243">
      <w:bodyDiv w:val="1"/>
      <w:marLeft w:val="0"/>
      <w:marRight w:val="0"/>
      <w:marTop w:val="0"/>
      <w:marBottom w:val="0"/>
      <w:divBdr>
        <w:top w:val="none" w:sz="0" w:space="0" w:color="auto"/>
        <w:left w:val="none" w:sz="0" w:space="0" w:color="auto"/>
        <w:bottom w:val="none" w:sz="0" w:space="0" w:color="auto"/>
        <w:right w:val="none" w:sz="0" w:space="0" w:color="auto"/>
      </w:divBdr>
    </w:div>
    <w:div w:id="1661691359">
      <w:bodyDiv w:val="1"/>
      <w:marLeft w:val="0"/>
      <w:marRight w:val="0"/>
      <w:marTop w:val="0"/>
      <w:marBottom w:val="0"/>
      <w:divBdr>
        <w:top w:val="none" w:sz="0" w:space="0" w:color="auto"/>
        <w:left w:val="none" w:sz="0" w:space="0" w:color="auto"/>
        <w:bottom w:val="none" w:sz="0" w:space="0" w:color="auto"/>
        <w:right w:val="none" w:sz="0" w:space="0" w:color="auto"/>
      </w:divBdr>
      <w:divsChild>
        <w:div w:id="1506438314">
          <w:marLeft w:val="0"/>
          <w:marRight w:val="0"/>
          <w:marTop w:val="0"/>
          <w:marBottom w:val="0"/>
          <w:divBdr>
            <w:top w:val="none" w:sz="0" w:space="0" w:color="auto"/>
            <w:left w:val="none" w:sz="0" w:space="0" w:color="auto"/>
            <w:bottom w:val="none" w:sz="0" w:space="0" w:color="auto"/>
            <w:right w:val="none" w:sz="0" w:space="0" w:color="auto"/>
          </w:divBdr>
        </w:div>
      </w:divsChild>
    </w:div>
    <w:div w:id="1675768360">
      <w:bodyDiv w:val="1"/>
      <w:marLeft w:val="0"/>
      <w:marRight w:val="0"/>
      <w:marTop w:val="0"/>
      <w:marBottom w:val="0"/>
      <w:divBdr>
        <w:top w:val="none" w:sz="0" w:space="0" w:color="auto"/>
        <w:left w:val="none" w:sz="0" w:space="0" w:color="auto"/>
        <w:bottom w:val="none" w:sz="0" w:space="0" w:color="auto"/>
        <w:right w:val="none" w:sz="0" w:space="0" w:color="auto"/>
      </w:divBdr>
      <w:divsChild>
        <w:div w:id="1909488344">
          <w:marLeft w:val="0"/>
          <w:marRight w:val="0"/>
          <w:marTop w:val="0"/>
          <w:marBottom w:val="0"/>
          <w:divBdr>
            <w:top w:val="none" w:sz="0" w:space="0" w:color="auto"/>
            <w:left w:val="none" w:sz="0" w:space="0" w:color="auto"/>
            <w:bottom w:val="none" w:sz="0" w:space="0" w:color="auto"/>
            <w:right w:val="none" w:sz="0" w:space="0" w:color="auto"/>
          </w:divBdr>
        </w:div>
      </w:divsChild>
    </w:div>
    <w:div w:id="1740907566">
      <w:bodyDiv w:val="1"/>
      <w:marLeft w:val="0"/>
      <w:marRight w:val="0"/>
      <w:marTop w:val="0"/>
      <w:marBottom w:val="0"/>
      <w:divBdr>
        <w:top w:val="none" w:sz="0" w:space="0" w:color="auto"/>
        <w:left w:val="none" w:sz="0" w:space="0" w:color="auto"/>
        <w:bottom w:val="none" w:sz="0" w:space="0" w:color="auto"/>
        <w:right w:val="none" w:sz="0" w:space="0" w:color="auto"/>
      </w:divBdr>
      <w:divsChild>
        <w:div w:id="800463032">
          <w:marLeft w:val="0"/>
          <w:marRight w:val="0"/>
          <w:marTop w:val="0"/>
          <w:marBottom w:val="0"/>
          <w:divBdr>
            <w:top w:val="none" w:sz="0" w:space="0" w:color="auto"/>
            <w:left w:val="none" w:sz="0" w:space="0" w:color="auto"/>
            <w:bottom w:val="none" w:sz="0" w:space="0" w:color="auto"/>
            <w:right w:val="none" w:sz="0" w:space="0" w:color="auto"/>
          </w:divBdr>
        </w:div>
      </w:divsChild>
    </w:div>
    <w:div w:id="1927961352">
      <w:bodyDiv w:val="1"/>
      <w:marLeft w:val="0"/>
      <w:marRight w:val="0"/>
      <w:marTop w:val="0"/>
      <w:marBottom w:val="0"/>
      <w:divBdr>
        <w:top w:val="none" w:sz="0" w:space="0" w:color="auto"/>
        <w:left w:val="none" w:sz="0" w:space="0" w:color="auto"/>
        <w:bottom w:val="none" w:sz="0" w:space="0" w:color="auto"/>
        <w:right w:val="none" w:sz="0" w:space="0" w:color="auto"/>
      </w:divBdr>
    </w:div>
    <w:div w:id="1976715394">
      <w:bodyDiv w:val="1"/>
      <w:marLeft w:val="0"/>
      <w:marRight w:val="0"/>
      <w:marTop w:val="0"/>
      <w:marBottom w:val="0"/>
      <w:divBdr>
        <w:top w:val="none" w:sz="0" w:space="0" w:color="auto"/>
        <w:left w:val="none" w:sz="0" w:space="0" w:color="auto"/>
        <w:bottom w:val="none" w:sz="0" w:space="0" w:color="auto"/>
        <w:right w:val="none" w:sz="0" w:space="0" w:color="auto"/>
      </w:divBdr>
    </w:div>
    <w:div w:id="2033264359">
      <w:bodyDiv w:val="1"/>
      <w:marLeft w:val="0"/>
      <w:marRight w:val="0"/>
      <w:marTop w:val="0"/>
      <w:marBottom w:val="0"/>
      <w:divBdr>
        <w:top w:val="none" w:sz="0" w:space="0" w:color="auto"/>
        <w:left w:val="none" w:sz="0" w:space="0" w:color="auto"/>
        <w:bottom w:val="none" w:sz="0" w:space="0" w:color="auto"/>
        <w:right w:val="none" w:sz="0" w:space="0" w:color="auto"/>
      </w:divBdr>
    </w:div>
    <w:div w:id="2033602074">
      <w:bodyDiv w:val="1"/>
      <w:marLeft w:val="0"/>
      <w:marRight w:val="0"/>
      <w:marTop w:val="0"/>
      <w:marBottom w:val="0"/>
      <w:divBdr>
        <w:top w:val="none" w:sz="0" w:space="0" w:color="auto"/>
        <w:left w:val="none" w:sz="0" w:space="0" w:color="auto"/>
        <w:bottom w:val="none" w:sz="0" w:space="0" w:color="auto"/>
        <w:right w:val="none" w:sz="0" w:space="0" w:color="auto"/>
      </w:divBdr>
    </w:div>
    <w:div w:id="2045712726">
      <w:bodyDiv w:val="1"/>
      <w:marLeft w:val="0"/>
      <w:marRight w:val="0"/>
      <w:marTop w:val="0"/>
      <w:marBottom w:val="0"/>
      <w:divBdr>
        <w:top w:val="none" w:sz="0" w:space="0" w:color="auto"/>
        <w:left w:val="none" w:sz="0" w:space="0" w:color="auto"/>
        <w:bottom w:val="none" w:sz="0" w:space="0" w:color="auto"/>
        <w:right w:val="none" w:sz="0" w:space="0" w:color="auto"/>
      </w:divBdr>
    </w:div>
    <w:div w:id="2097284610">
      <w:bodyDiv w:val="1"/>
      <w:marLeft w:val="0"/>
      <w:marRight w:val="0"/>
      <w:marTop w:val="0"/>
      <w:marBottom w:val="0"/>
      <w:divBdr>
        <w:top w:val="none" w:sz="0" w:space="0" w:color="auto"/>
        <w:left w:val="none" w:sz="0" w:space="0" w:color="auto"/>
        <w:bottom w:val="none" w:sz="0" w:space="0" w:color="auto"/>
        <w:right w:val="none" w:sz="0" w:space="0" w:color="auto"/>
      </w:divBdr>
    </w:div>
    <w:div w:id="2108496185">
      <w:bodyDiv w:val="1"/>
      <w:marLeft w:val="0"/>
      <w:marRight w:val="0"/>
      <w:marTop w:val="0"/>
      <w:marBottom w:val="0"/>
      <w:divBdr>
        <w:top w:val="none" w:sz="0" w:space="0" w:color="auto"/>
        <w:left w:val="none" w:sz="0" w:space="0" w:color="auto"/>
        <w:bottom w:val="none" w:sz="0" w:space="0" w:color="auto"/>
        <w:right w:val="none" w:sz="0" w:space="0" w:color="auto"/>
      </w:divBdr>
    </w:div>
    <w:div w:id="2109932516">
      <w:bodyDiv w:val="1"/>
      <w:marLeft w:val="0"/>
      <w:marRight w:val="0"/>
      <w:marTop w:val="0"/>
      <w:marBottom w:val="0"/>
      <w:divBdr>
        <w:top w:val="none" w:sz="0" w:space="0" w:color="auto"/>
        <w:left w:val="none" w:sz="0" w:space="0" w:color="auto"/>
        <w:bottom w:val="none" w:sz="0" w:space="0" w:color="auto"/>
        <w:right w:val="none" w:sz="0" w:space="0" w:color="auto"/>
      </w:divBdr>
      <w:divsChild>
        <w:div w:id="172143834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90.png"/><Relationship Id="rId21" Type="http://schemas.microsoft.com/office/2018/08/relationships/commentsExtensible" Target="commentsExtensible.xml"/><Relationship Id="rId42" Type="http://schemas.openxmlformats.org/officeDocument/2006/relationships/footer" Target="footer4.xml"/><Relationship Id="rId63" Type="http://schemas.openxmlformats.org/officeDocument/2006/relationships/image" Target="media/image44.png"/><Relationship Id="rId84" Type="http://schemas.openxmlformats.org/officeDocument/2006/relationships/footer" Target="footer5.xml"/><Relationship Id="rId138" Type="http://schemas.openxmlformats.org/officeDocument/2006/relationships/image" Target="media/image111.png"/><Relationship Id="rId107" Type="http://schemas.openxmlformats.org/officeDocument/2006/relationships/image" Target="media/image83.png"/><Relationship Id="rId11" Type="http://schemas.openxmlformats.org/officeDocument/2006/relationships/image" Target="media/image1.png"/><Relationship Id="rId32" Type="http://schemas.openxmlformats.org/officeDocument/2006/relationships/image" Target="media/image15.png"/><Relationship Id="rId37" Type="http://schemas.openxmlformats.org/officeDocument/2006/relationships/image" Target="media/image20.png"/><Relationship Id="rId53" Type="http://schemas.openxmlformats.org/officeDocument/2006/relationships/image" Target="media/image34.png"/><Relationship Id="rId58" Type="http://schemas.openxmlformats.org/officeDocument/2006/relationships/image" Target="media/image39.png"/><Relationship Id="rId74" Type="http://schemas.openxmlformats.org/officeDocument/2006/relationships/image" Target="media/image55.png"/><Relationship Id="rId79" Type="http://schemas.openxmlformats.org/officeDocument/2006/relationships/image" Target="media/image60.png"/><Relationship Id="rId102" Type="http://schemas.openxmlformats.org/officeDocument/2006/relationships/image" Target="media/image78.png"/><Relationship Id="rId123" Type="http://schemas.openxmlformats.org/officeDocument/2006/relationships/image" Target="media/image96.png"/><Relationship Id="rId128" Type="http://schemas.openxmlformats.org/officeDocument/2006/relationships/image" Target="media/image101.png"/><Relationship Id="rId5" Type="http://schemas.openxmlformats.org/officeDocument/2006/relationships/numbering" Target="numbering.xml"/><Relationship Id="rId90" Type="http://schemas.openxmlformats.org/officeDocument/2006/relationships/image" Target="media/image68.png"/><Relationship Id="rId95" Type="http://schemas.openxmlformats.org/officeDocument/2006/relationships/image" Target="media/image73.png"/><Relationship Id="rId22" Type="http://schemas.openxmlformats.org/officeDocument/2006/relationships/image" Target="media/image8.png"/><Relationship Id="rId27" Type="http://schemas.openxmlformats.org/officeDocument/2006/relationships/image" Target="media/image10.png"/><Relationship Id="rId43" Type="http://schemas.openxmlformats.org/officeDocument/2006/relationships/image" Target="media/image24.png"/><Relationship Id="rId48" Type="http://schemas.openxmlformats.org/officeDocument/2006/relationships/image" Target="media/image29.png"/><Relationship Id="rId64" Type="http://schemas.openxmlformats.org/officeDocument/2006/relationships/image" Target="media/image45.png"/><Relationship Id="rId69" Type="http://schemas.openxmlformats.org/officeDocument/2006/relationships/image" Target="media/image50.png"/><Relationship Id="rId113" Type="http://schemas.openxmlformats.org/officeDocument/2006/relationships/oleObject" Target="embeddings/oleObject2.bin"/><Relationship Id="rId118" Type="http://schemas.openxmlformats.org/officeDocument/2006/relationships/image" Target="media/image91.png"/><Relationship Id="rId134" Type="http://schemas.openxmlformats.org/officeDocument/2006/relationships/image" Target="media/image107.png"/><Relationship Id="rId139" Type="http://schemas.openxmlformats.org/officeDocument/2006/relationships/image" Target="media/image112.png"/><Relationship Id="rId80" Type="http://schemas.openxmlformats.org/officeDocument/2006/relationships/image" Target="media/image61.png"/><Relationship Id="rId85" Type="http://schemas.openxmlformats.org/officeDocument/2006/relationships/image" Target="media/image65.emf"/><Relationship Id="rId12" Type="http://schemas.openxmlformats.org/officeDocument/2006/relationships/image" Target="media/image2.png"/><Relationship Id="rId17" Type="http://schemas.openxmlformats.org/officeDocument/2006/relationships/image" Target="media/image7.png"/><Relationship Id="rId33" Type="http://schemas.openxmlformats.org/officeDocument/2006/relationships/image" Target="media/image16.png"/><Relationship Id="rId38" Type="http://schemas.openxmlformats.org/officeDocument/2006/relationships/image" Target="media/image21.png"/><Relationship Id="rId59" Type="http://schemas.openxmlformats.org/officeDocument/2006/relationships/image" Target="media/image40.png"/><Relationship Id="rId103" Type="http://schemas.openxmlformats.org/officeDocument/2006/relationships/image" Target="media/image79.png"/><Relationship Id="rId108" Type="http://schemas.openxmlformats.org/officeDocument/2006/relationships/image" Target="media/image84.png"/><Relationship Id="rId124" Type="http://schemas.openxmlformats.org/officeDocument/2006/relationships/image" Target="media/image97.png"/><Relationship Id="rId129" Type="http://schemas.openxmlformats.org/officeDocument/2006/relationships/image" Target="media/image102.png"/><Relationship Id="rId54" Type="http://schemas.openxmlformats.org/officeDocument/2006/relationships/image" Target="media/image35.png"/><Relationship Id="rId70" Type="http://schemas.openxmlformats.org/officeDocument/2006/relationships/image" Target="media/image51.png"/><Relationship Id="rId75" Type="http://schemas.openxmlformats.org/officeDocument/2006/relationships/image" Target="media/image56.png"/><Relationship Id="rId91" Type="http://schemas.openxmlformats.org/officeDocument/2006/relationships/image" Target="media/image69.png"/><Relationship Id="rId96" Type="http://schemas.openxmlformats.org/officeDocument/2006/relationships/footer" Target="footer7.xml"/><Relationship Id="rId140" Type="http://schemas.openxmlformats.org/officeDocument/2006/relationships/footer" Target="footer11.xml"/><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header" Target="header1.xml"/><Relationship Id="rId28" Type="http://schemas.openxmlformats.org/officeDocument/2006/relationships/image" Target="media/image11.png"/><Relationship Id="rId49" Type="http://schemas.openxmlformats.org/officeDocument/2006/relationships/image" Target="media/image30.png"/><Relationship Id="rId114" Type="http://schemas.openxmlformats.org/officeDocument/2006/relationships/footer" Target="footer10.xml"/><Relationship Id="rId119" Type="http://schemas.openxmlformats.org/officeDocument/2006/relationships/image" Target="media/image92.png"/><Relationship Id="rId44" Type="http://schemas.openxmlformats.org/officeDocument/2006/relationships/image" Target="media/image25.png"/><Relationship Id="rId60" Type="http://schemas.openxmlformats.org/officeDocument/2006/relationships/image" Target="media/image41.png"/><Relationship Id="rId65" Type="http://schemas.openxmlformats.org/officeDocument/2006/relationships/image" Target="media/image46.png"/><Relationship Id="rId81" Type="http://schemas.openxmlformats.org/officeDocument/2006/relationships/image" Target="media/image62.png"/><Relationship Id="rId86" Type="http://schemas.openxmlformats.org/officeDocument/2006/relationships/oleObject" Target="embeddings/oleObject1.bin"/><Relationship Id="rId130" Type="http://schemas.openxmlformats.org/officeDocument/2006/relationships/image" Target="media/image103.png"/><Relationship Id="rId135" Type="http://schemas.openxmlformats.org/officeDocument/2006/relationships/image" Target="media/image108.png"/><Relationship Id="rId13" Type="http://schemas.openxmlformats.org/officeDocument/2006/relationships/image" Target="media/image3.png"/><Relationship Id="rId18" Type="http://schemas.openxmlformats.org/officeDocument/2006/relationships/comments" Target="comments.xml"/><Relationship Id="rId39" Type="http://schemas.openxmlformats.org/officeDocument/2006/relationships/image" Target="media/image22.png"/><Relationship Id="rId109" Type="http://schemas.openxmlformats.org/officeDocument/2006/relationships/image" Target="media/image85.png"/><Relationship Id="rId34" Type="http://schemas.openxmlformats.org/officeDocument/2006/relationships/image" Target="media/image17.png"/><Relationship Id="rId50" Type="http://schemas.openxmlformats.org/officeDocument/2006/relationships/image" Target="media/image31.png"/><Relationship Id="rId55" Type="http://schemas.openxmlformats.org/officeDocument/2006/relationships/image" Target="media/image36.png"/><Relationship Id="rId76" Type="http://schemas.openxmlformats.org/officeDocument/2006/relationships/image" Target="media/image57.png"/><Relationship Id="rId97" Type="http://schemas.openxmlformats.org/officeDocument/2006/relationships/image" Target="media/image74.png"/><Relationship Id="rId104" Type="http://schemas.openxmlformats.org/officeDocument/2006/relationships/image" Target="media/image80.png"/><Relationship Id="rId120" Type="http://schemas.openxmlformats.org/officeDocument/2006/relationships/image" Target="media/image93.png"/><Relationship Id="rId125" Type="http://schemas.openxmlformats.org/officeDocument/2006/relationships/image" Target="media/image98.png"/><Relationship Id="rId141" Type="http://schemas.openxmlformats.org/officeDocument/2006/relationships/fontTable" Target="fontTable.xml"/><Relationship Id="rId7" Type="http://schemas.openxmlformats.org/officeDocument/2006/relationships/settings" Target="settings.xml"/><Relationship Id="rId71" Type="http://schemas.openxmlformats.org/officeDocument/2006/relationships/image" Target="media/image52.png"/><Relationship Id="rId92" Type="http://schemas.openxmlformats.org/officeDocument/2006/relationships/image" Target="media/image70.png"/><Relationship Id="rId2" Type="http://schemas.openxmlformats.org/officeDocument/2006/relationships/customXml" Target="../customXml/item2.xml"/><Relationship Id="rId29" Type="http://schemas.openxmlformats.org/officeDocument/2006/relationships/image" Target="media/image12.png"/><Relationship Id="rId24" Type="http://schemas.openxmlformats.org/officeDocument/2006/relationships/footer" Target="footer1.xml"/><Relationship Id="rId40" Type="http://schemas.openxmlformats.org/officeDocument/2006/relationships/footer" Target="footer3.xml"/><Relationship Id="rId45" Type="http://schemas.openxmlformats.org/officeDocument/2006/relationships/image" Target="media/image26.png"/><Relationship Id="rId66" Type="http://schemas.openxmlformats.org/officeDocument/2006/relationships/image" Target="media/image47.png"/><Relationship Id="rId87" Type="http://schemas.openxmlformats.org/officeDocument/2006/relationships/footer" Target="footer6.xml"/><Relationship Id="rId110" Type="http://schemas.openxmlformats.org/officeDocument/2006/relationships/image" Target="media/image86.png"/><Relationship Id="rId115" Type="http://schemas.openxmlformats.org/officeDocument/2006/relationships/image" Target="media/image88.png"/><Relationship Id="rId131" Type="http://schemas.openxmlformats.org/officeDocument/2006/relationships/image" Target="media/image104.png"/><Relationship Id="rId136" Type="http://schemas.openxmlformats.org/officeDocument/2006/relationships/image" Target="media/image109.png"/><Relationship Id="rId61" Type="http://schemas.openxmlformats.org/officeDocument/2006/relationships/image" Target="media/image42.png"/><Relationship Id="rId82" Type="http://schemas.openxmlformats.org/officeDocument/2006/relationships/image" Target="media/image63.png"/><Relationship Id="rId19" Type="http://schemas.microsoft.com/office/2011/relationships/commentsExtended" Target="commentsExtended.xml"/><Relationship Id="rId14" Type="http://schemas.openxmlformats.org/officeDocument/2006/relationships/image" Target="media/image4.png"/><Relationship Id="rId30" Type="http://schemas.openxmlformats.org/officeDocument/2006/relationships/image" Target="media/image13.png"/><Relationship Id="rId35" Type="http://schemas.openxmlformats.org/officeDocument/2006/relationships/image" Target="media/image18.png"/><Relationship Id="rId56" Type="http://schemas.openxmlformats.org/officeDocument/2006/relationships/image" Target="media/image37.png"/><Relationship Id="rId77" Type="http://schemas.openxmlformats.org/officeDocument/2006/relationships/image" Target="media/image58.png"/><Relationship Id="rId100" Type="http://schemas.openxmlformats.org/officeDocument/2006/relationships/image" Target="media/image76.png"/><Relationship Id="rId105" Type="http://schemas.openxmlformats.org/officeDocument/2006/relationships/image" Target="media/image81.png"/><Relationship Id="rId126" Type="http://schemas.openxmlformats.org/officeDocument/2006/relationships/image" Target="media/image99.png"/><Relationship Id="rId8" Type="http://schemas.openxmlformats.org/officeDocument/2006/relationships/webSettings" Target="webSettings.xml"/><Relationship Id="rId51" Type="http://schemas.openxmlformats.org/officeDocument/2006/relationships/image" Target="media/image32.png"/><Relationship Id="rId72" Type="http://schemas.openxmlformats.org/officeDocument/2006/relationships/image" Target="media/image53.png"/><Relationship Id="rId93" Type="http://schemas.openxmlformats.org/officeDocument/2006/relationships/image" Target="media/image71.png"/><Relationship Id="rId98" Type="http://schemas.openxmlformats.org/officeDocument/2006/relationships/footer" Target="footer8.xml"/><Relationship Id="rId121" Type="http://schemas.openxmlformats.org/officeDocument/2006/relationships/image" Target="media/image94.png"/><Relationship Id="rId142" Type="http://schemas.microsoft.com/office/2011/relationships/people" Target="people.xml"/><Relationship Id="rId3" Type="http://schemas.openxmlformats.org/officeDocument/2006/relationships/customXml" Target="../customXml/item3.xml"/><Relationship Id="rId25" Type="http://schemas.openxmlformats.org/officeDocument/2006/relationships/image" Target="media/image9.png"/><Relationship Id="rId46" Type="http://schemas.openxmlformats.org/officeDocument/2006/relationships/image" Target="media/image27.png"/><Relationship Id="rId67" Type="http://schemas.openxmlformats.org/officeDocument/2006/relationships/image" Target="media/image48.png"/><Relationship Id="rId116" Type="http://schemas.openxmlformats.org/officeDocument/2006/relationships/image" Target="media/image89.png"/><Relationship Id="rId137" Type="http://schemas.openxmlformats.org/officeDocument/2006/relationships/image" Target="media/image110.png"/><Relationship Id="rId20" Type="http://schemas.microsoft.com/office/2016/09/relationships/commentsIds" Target="commentsIds.xml"/><Relationship Id="rId41" Type="http://schemas.openxmlformats.org/officeDocument/2006/relationships/image" Target="media/image23.png"/><Relationship Id="rId62" Type="http://schemas.openxmlformats.org/officeDocument/2006/relationships/image" Target="media/image43.png"/><Relationship Id="rId83" Type="http://schemas.openxmlformats.org/officeDocument/2006/relationships/image" Target="media/image64.png"/><Relationship Id="rId88" Type="http://schemas.openxmlformats.org/officeDocument/2006/relationships/image" Target="media/image66.png"/><Relationship Id="rId111" Type="http://schemas.openxmlformats.org/officeDocument/2006/relationships/footer" Target="footer9.xml"/><Relationship Id="rId132" Type="http://schemas.openxmlformats.org/officeDocument/2006/relationships/image" Target="media/image105.png"/><Relationship Id="rId15" Type="http://schemas.openxmlformats.org/officeDocument/2006/relationships/image" Target="media/image5.png"/><Relationship Id="rId36" Type="http://schemas.openxmlformats.org/officeDocument/2006/relationships/image" Target="media/image19.png"/><Relationship Id="rId57" Type="http://schemas.openxmlformats.org/officeDocument/2006/relationships/image" Target="media/image38.png"/><Relationship Id="rId106" Type="http://schemas.openxmlformats.org/officeDocument/2006/relationships/image" Target="media/image82.png"/><Relationship Id="rId127" Type="http://schemas.openxmlformats.org/officeDocument/2006/relationships/image" Target="media/image100.png"/><Relationship Id="rId10" Type="http://schemas.openxmlformats.org/officeDocument/2006/relationships/endnotes" Target="endnotes.xml"/><Relationship Id="rId31" Type="http://schemas.openxmlformats.org/officeDocument/2006/relationships/image" Target="media/image14.png"/><Relationship Id="rId52" Type="http://schemas.openxmlformats.org/officeDocument/2006/relationships/image" Target="media/image33.png"/><Relationship Id="rId73" Type="http://schemas.openxmlformats.org/officeDocument/2006/relationships/image" Target="media/image54.png"/><Relationship Id="rId78" Type="http://schemas.openxmlformats.org/officeDocument/2006/relationships/image" Target="media/image59.png"/><Relationship Id="rId94" Type="http://schemas.openxmlformats.org/officeDocument/2006/relationships/image" Target="media/image72.png"/><Relationship Id="rId99" Type="http://schemas.openxmlformats.org/officeDocument/2006/relationships/image" Target="media/image75.png"/><Relationship Id="rId101" Type="http://schemas.openxmlformats.org/officeDocument/2006/relationships/image" Target="media/image77.png"/><Relationship Id="rId122" Type="http://schemas.openxmlformats.org/officeDocument/2006/relationships/image" Target="media/image95.png"/><Relationship Id="rId143"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26" Type="http://schemas.openxmlformats.org/officeDocument/2006/relationships/footer" Target="footer2.xml"/><Relationship Id="rId47" Type="http://schemas.openxmlformats.org/officeDocument/2006/relationships/image" Target="media/image28.png"/><Relationship Id="rId68" Type="http://schemas.openxmlformats.org/officeDocument/2006/relationships/image" Target="media/image49.png"/><Relationship Id="rId89" Type="http://schemas.openxmlformats.org/officeDocument/2006/relationships/image" Target="media/image67.png"/><Relationship Id="rId112" Type="http://schemas.openxmlformats.org/officeDocument/2006/relationships/image" Target="media/image87.emf"/><Relationship Id="rId133" Type="http://schemas.openxmlformats.org/officeDocument/2006/relationships/image" Target="media/image106.png"/><Relationship Id="rId16" Type="http://schemas.openxmlformats.org/officeDocument/2006/relationships/image" Target="media/image6.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MediaLengthInSeconds xmlns="a63aa693-430b-450e-bd6d-5f2333e7a72a" xsi:nil="true"/>
    <lcf76f155ced4ddcb4097134ff3c332f xmlns="a63aa693-430b-450e-bd6d-5f2333e7a72a">
      <Terms xmlns="http://schemas.microsoft.com/office/infopath/2007/PartnerControls"/>
    </lcf76f155ced4ddcb4097134ff3c332f>
    <TaxCatchAll xmlns="aae2177e-126f-4687-aeaa-2d156ec5f209" xsi:nil="true"/>
    <SharedWithUsers xmlns="aae2177e-126f-4687-aeaa-2d156ec5f209">
      <UserInfo>
        <DisplayName/>
        <AccountId xsi:nil="true"/>
        <AccountType/>
      </UserInfo>
    </SharedWithUser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FB56E81C6D816B4180E0E0E9C2D7B74A" ma:contentTypeVersion="17" ma:contentTypeDescription="Create a new document." ma:contentTypeScope="" ma:versionID="8155dd4fd5ede079d3a9b07cb90f6c15">
  <xsd:schema xmlns:xsd="http://www.w3.org/2001/XMLSchema" xmlns:xs="http://www.w3.org/2001/XMLSchema" xmlns:p="http://schemas.microsoft.com/office/2006/metadata/properties" xmlns:ns2="a63aa693-430b-450e-bd6d-5f2333e7a72a" xmlns:ns3="aae2177e-126f-4687-aeaa-2d156ec5f209" targetNamespace="http://schemas.microsoft.com/office/2006/metadata/properties" ma:root="true" ma:fieldsID="62f92e04e88b9002d2dd9d97b7278700" ns2:_="" ns3:_="">
    <xsd:import namespace="a63aa693-430b-450e-bd6d-5f2333e7a72a"/>
    <xsd:import namespace="aae2177e-126f-4687-aeaa-2d156ec5f20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3aa693-430b-450e-bd6d-5f2333e7a72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1eeb44a9-b924-44d0-8ed9-f8b504a4bac6"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ae2177e-126f-4687-aeaa-2d156ec5f20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a8c87835-bada-4805-b9a9-ea283cc3fcdb}" ma:internalName="TaxCatchAll" ma:showField="CatchAllData" ma:web="aae2177e-126f-4687-aeaa-2d156ec5f20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9E98B1B-86EA-4EBD-BF2F-2850E7FE8E8A}">
  <ds:schemaRefs>
    <ds:schemaRef ds:uri="http://schemas.microsoft.com/office/2006/metadata/properties"/>
    <ds:schemaRef ds:uri="http://schemas.microsoft.com/office/infopath/2007/PartnerControls"/>
    <ds:schemaRef ds:uri="f2cdfaae-6167-4d7c-965c-fe0151765a68"/>
  </ds:schemaRefs>
</ds:datastoreItem>
</file>

<file path=customXml/itemProps2.xml><?xml version="1.0" encoding="utf-8"?>
<ds:datastoreItem xmlns:ds="http://schemas.openxmlformats.org/officeDocument/2006/customXml" ds:itemID="{4CF2F4A8-21D7-4BB3-A3EA-7D4E3B777E5A}">
  <ds:schemaRefs>
    <ds:schemaRef ds:uri="http://schemas.microsoft.com/sharepoint/v3/contenttype/forms"/>
  </ds:schemaRefs>
</ds:datastoreItem>
</file>

<file path=customXml/itemProps3.xml><?xml version="1.0" encoding="utf-8"?>
<ds:datastoreItem xmlns:ds="http://schemas.openxmlformats.org/officeDocument/2006/customXml" ds:itemID="{FCFF9AEB-1D11-43DA-B424-CD8769781F47}">
  <ds:schemaRefs>
    <ds:schemaRef ds:uri="http://schemas.openxmlformats.org/officeDocument/2006/bibliography"/>
  </ds:schemaRefs>
</ds:datastoreItem>
</file>

<file path=customXml/itemProps4.xml><?xml version="1.0" encoding="utf-8"?>
<ds:datastoreItem xmlns:ds="http://schemas.openxmlformats.org/officeDocument/2006/customXml" ds:itemID="{D98E587E-CE0A-481C-BF67-8459956E7E8A}"/>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University of Oxford</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Karen Williams</dc:creator>
  <cp:keywords/>
  <dc:description/>
  <cp:lastModifiedBy>James Salas Guillen</cp:lastModifiedBy>
  <cp:revision>2456</cp:revision>
  <cp:lastPrinted>2024-10-02T10:05:00Z</cp:lastPrinted>
  <dcterms:created xsi:type="dcterms:W3CDTF">2024-11-14T16:30:00Z</dcterms:created>
  <dcterms:modified xsi:type="dcterms:W3CDTF">2025-12-12T13:57:57Z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0x010100FB56E81C6D816B4180E0E0E9C2D7B74A</vt:lpwstr>
  </property>
  <property fmtid="{D5CDD505-2E9C-101B-9397-08002B2CF9AE}" pid="3" name="MediaServiceImageTags">
    <vt:lpwstr/>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_ExtendedDescription">
    <vt:lpwstr/>
  </property>
  <property fmtid="{D5CDD505-2E9C-101B-9397-08002B2CF9AE}" pid="8" name="TriggerFlowInfo">
    <vt:lpwstr/>
  </property>
  <property fmtid="{D5CDD505-2E9C-101B-9397-08002B2CF9AE}" pid="9" name="xd_Signature">
    <vt:bool>false</vt:bool>
  </property>
  <property fmtid="{D5CDD505-2E9C-101B-9397-08002B2CF9AE}" pid="10" name="Order">
    <vt:r8>226200</vt:r8>
  </property>
  <property fmtid="{D5CDD505-2E9C-101B-9397-08002B2CF9AE}" pid="11" name="_SourceUrl">
    <vt:lpwstr/>
  </property>
  <property fmtid="{D5CDD505-2E9C-101B-9397-08002B2CF9AE}" pid="12" name="_SharedFileIndex">
    <vt:lpwstr/>
  </property>
</Properties>
</file>