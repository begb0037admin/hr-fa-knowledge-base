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Verdana" w:eastAsia="Times New Roman" w:hAnsi="Verdana" w:cs="Times New Roman"/>
          <w:noProof w:val="0"/>
          <w:color w:val="auto"/>
          <w:sz w:val="22"/>
          <w:szCs w:val="24"/>
          <w:lang w:val="en-GB" w:eastAsia="en-US"/>
        </w:rPr>
        <w:id w:val="-1716039840"/>
        <w:docPartObj>
          <w:docPartGallery w:val="Table of Contents"/>
          <w:docPartUnique/>
        </w:docPartObj>
      </w:sdtPr>
      <w:sdtEndPr>
        <w:rPr>
          <w:b/>
          <w:bCs/>
          <w:sz w:val="20"/>
        </w:rPr>
      </w:sdtEndPr>
      <w:sdtContent>
        <w:p w14:paraId="727936E7" w14:textId="77777777" w:rsidR="008B05D7" w:rsidRDefault="008B05D7" w:rsidP="008B05D7">
          <w:pPr>
            <w:pStyle w:val="TOCHeading"/>
          </w:pPr>
          <w:r>
            <w:t>Contents</w:t>
          </w:r>
        </w:p>
        <w:p w14:paraId="04B8E77C" w14:textId="4910730B" w:rsidR="00A7051E" w:rsidRDefault="008B05D7">
          <w:pPr>
            <w:pStyle w:val="TOC1"/>
            <w:tabs>
              <w:tab w:val="right" w:leader="dot" w:pos="9016"/>
            </w:tabs>
            <w:rPr>
              <w:rFonts w:asciiTheme="minorHAnsi" w:eastAsiaTheme="minorEastAsia" w:hAnsiTheme="minorHAnsi" w:cstheme="minorBidi"/>
              <w:noProof/>
              <w:sz w:val="22"/>
              <w:szCs w:val="22"/>
              <w:lang w:eastAsia="en-GB"/>
            </w:rPr>
          </w:pPr>
          <w:r>
            <w:rPr>
              <w:color w:val="404040" w:themeColor="text1" w:themeTint="BF"/>
            </w:rPr>
            <w:fldChar w:fldCharType="begin"/>
          </w:r>
          <w:r>
            <w:instrText xml:space="preserve"> TOC \o "1-3" \h \z \u </w:instrText>
          </w:r>
          <w:r>
            <w:rPr>
              <w:color w:val="404040" w:themeColor="text1" w:themeTint="BF"/>
            </w:rPr>
            <w:fldChar w:fldCharType="separate"/>
          </w:r>
          <w:hyperlink w:anchor="_Toc99549601" w:history="1">
            <w:r w:rsidR="00A7051E" w:rsidRPr="00D014FA">
              <w:rPr>
                <w:rStyle w:val="Hyperlink"/>
                <w:noProof/>
                <w:lang w:eastAsia="en-GB"/>
              </w:rPr>
              <w:t>Context</w:t>
            </w:r>
            <w:r w:rsidR="00A7051E">
              <w:rPr>
                <w:noProof/>
                <w:webHidden/>
              </w:rPr>
              <w:tab/>
            </w:r>
            <w:r w:rsidR="00A7051E">
              <w:rPr>
                <w:noProof/>
                <w:webHidden/>
              </w:rPr>
              <w:fldChar w:fldCharType="begin"/>
            </w:r>
            <w:r w:rsidR="00A7051E">
              <w:rPr>
                <w:noProof/>
                <w:webHidden/>
              </w:rPr>
              <w:instrText xml:space="preserve"> PAGEREF _Toc99549601 \h </w:instrText>
            </w:r>
            <w:r w:rsidR="00A7051E">
              <w:rPr>
                <w:noProof/>
                <w:webHidden/>
              </w:rPr>
            </w:r>
            <w:r w:rsidR="00A7051E">
              <w:rPr>
                <w:noProof/>
                <w:webHidden/>
              </w:rPr>
              <w:fldChar w:fldCharType="separate"/>
            </w:r>
            <w:r w:rsidR="00A7051E">
              <w:rPr>
                <w:noProof/>
                <w:webHidden/>
              </w:rPr>
              <w:t>3</w:t>
            </w:r>
            <w:r w:rsidR="00A7051E">
              <w:rPr>
                <w:noProof/>
                <w:webHidden/>
              </w:rPr>
              <w:fldChar w:fldCharType="end"/>
            </w:r>
          </w:hyperlink>
        </w:p>
        <w:p w14:paraId="44952702" w14:textId="4A141488" w:rsidR="00A7051E" w:rsidRDefault="0083228B">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02" w:history="1">
            <w:r w:rsidR="00A7051E" w:rsidRPr="00D014FA">
              <w:rPr>
                <w:rStyle w:val="Hyperlink"/>
                <w:noProof/>
                <w:lang w:eastAsia="en-GB"/>
              </w:rPr>
              <w:t>Report Summary headers</w:t>
            </w:r>
            <w:r w:rsidR="00A7051E">
              <w:rPr>
                <w:noProof/>
                <w:webHidden/>
              </w:rPr>
              <w:tab/>
            </w:r>
            <w:r w:rsidR="00A7051E">
              <w:rPr>
                <w:noProof/>
                <w:webHidden/>
              </w:rPr>
              <w:fldChar w:fldCharType="begin"/>
            </w:r>
            <w:r w:rsidR="00A7051E">
              <w:rPr>
                <w:noProof/>
                <w:webHidden/>
              </w:rPr>
              <w:instrText xml:space="preserve"> PAGEREF _Toc99549602 \h </w:instrText>
            </w:r>
            <w:r w:rsidR="00A7051E">
              <w:rPr>
                <w:noProof/>
                <w:webHidden/>
              </w:rPr>
            </w:r>
            <w:r w:rsidR="00A7051E">
              <w:rPr>
                <w:noProof/>
                <w:webHidden/>
              </w:rPr>
              <w:fldChar w:fldCharType="separate"/>
            </w:r>
            <w:r w:rsidR="00A7051E">
              <w:rPr>
                <w:noProof/>
                <w:webHidden/>
              </w:rPr>
              <w:t>4</w:t>
            </w:r>
            <w:r w:rsidR="00A7051E">
              <w:rPr>
                <w:noProof/>
                <w:webHidden/>
              </w:rPr>
              <w:fldChar w:fldCharType="end"/>
            </w:r>
          </w:hyperlink>
        </w:p>
        <w:p w14:paraId="290662F3" w14:textId="39194D10" w:rsidR="00A7051E" w:rsidRDefault="0083228B">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03" w:history="1">
            <w:r w:rsidR="00A7051E" w:rsidRPr="00D014FA">
              <w:rPr>
                <w:rStyle w:val="Hyperlink"/>
                <w:noProof/>
                <w:lang w:eastAsia="en-GB"/>
              </w:rPr>
              <w:t>Visual Studio solutions</w:t>
            </w:r>
            <w:r w:rsidR="00A7051E">
              <w:rPr>
                <w:noProof/>
                <w:webHidden/>
              </w:rPr>
              <w:tab/>
            </w:r>
            <w:r w:rsidR="00A7051E">
              <w:rPr>
                <w:noProof/>
                <w:webHidden/>
              </w:rPr>
              <w:fldChar w:fldCharType="begin"/>
            </w:r>
            <w:r w:rsidR="00A7051E">
              <w:rPr>
                <w:noProof/>
                <w:webHidden/>
              </w:rPr>
              <w:instrText xml:space="preserve"> PAGEREF _Toc99549603 \h </w:instrText>
            </w:r>
            <w:r w:rsidR="00A7051E">
              <w:rPr>
                <w:noProof/>
                <w:webHidden/>
              </w:rPr>
            </w:r>
            <w:r w:rsidR="00A7051E">
              <w:rPr>
                <w:noProof/>
                <w:webHidden/>
              </w:rPr>
              <w:fldChar w:fldCharType="separate"/>
            </w:r>
            <w:r w:rsidR="00A7051E">
              <w:rPr>
                <w:noProof/>
                <w:webHidden/>
              </w:rPr>
              <w:t>5</w:t>
            </w:r>
            <w:r w:rsidR="00A7051E">
              <w:rPr>
                <w:noProof/>
                <w:webHidden/>
              </w:rPr>
              <w:fldChar w:fldCharType="end"/>
            </w:r>
          </w:hyperlink>
        </w:p>
        <w:p w14:paraId="750EDB57" w14:textId="47F0E82D" w:rsidR="00A7051E" w:rsidRDefault="0083228B">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04" w:history="1">
            <w:r w:rsidR="00A7051E" w:rsidRPr="00D014FA">
              <w:rPr>
                <w:rStyle w:val="Hyperlink"/>
                <w:noProof/>
                <w:lang w:eastAsia="en-GB"/>
              </w:rPr>
              <w:t>HR Reporting environments</w:t>
            </w:r>
            <w:r w:rsidR="00A7051E">
              <w:rPr>
                <w:noProof/>
                <w:webHidden/>
              </w:rPr>
              <w:tab/>
            </w:r>
            <w:r w:rsidR="00A7051E">
              <w:rPr>
                <w:noProof/>
                <w:webHidden/>
              </w:rPr>
              <w:fldChar w:fldCharType="begin"/>
            </w:r>
            <w:r w:rsidR="00A7051E">
              <w:rPr>
                <w:noProof/>
                <w:webHidden/>
              </w:rPr>
              <w:instrText xml:space="preserve"> PAGEREF _Toc99549604 \h </w:instrText>
            </w:r>
            <w:r w:rsidR="00A7051E">
              <w:rPr>
                <w:noProof/>
                <w:webHidden/>
              </w:rPr>
            </w:r>
            <w:r w:rsidR="00A7051E">
              <w:rPr>
                <w:noProof/>
                <w:webHidden/>
              </w:rPr>
              <w:fldChar w:fldCharType="separate"/>
            </w:r>
            <w:r w:rsidR="00A7051E">
              <w:rPr>
                <w:noProof/>
                <w:webHidden/>
              </w:rPr>
              <w:t>6</w:t>
            </w:r>
            <w:r w:rsidR="00A7051E">
              <w:rPr>
                <w:noProof/>
                <w:webHidden/>
              </w:rPr>
              <w:fldChar w:fldCharType="end"/>
            </w:r>
          </w:hyperlink>
        </w:p>
        <w:p w14:paraId="56019B5B" w14:textId="7A40DE4D" w:rsidR="00A7051E" w:rsidRDefault="0083228B">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05" w:history="1">
            <w:r w:rsidR="00A7051E" w:rsidRPr="00D014FA">
              <w:rPr>
                <w:rStyle w:val="Hyperlink"/>
                <w:noProof/>
                <w:lang w:eastAsia="en-GB"/>
              </w:rPr>
              <w:t>Live Reports Tracker</w:t>
            </w:r>
            <w:r w:rsidR="00A7051E">
              <w:rPr>
                <w:noProof/>
                <w:webHidden/>
              </w:rPr>
              <w:tab/>
            </w:r>
            <w:r w:rsidR="00A7051E">
              <w:rPr>
                <w:noProof/>
                <w:webHidden/>
              </w:rPr>
              <w:fldChar w:fldCharType="begin"/>
            </w:r>
            <w:r w:rsidR="00A7051E">
              <w:rPr>
                <w:noProof/>
                <w:webHidden/>
              </w:rPr>
              <w:instrText xml:space="preserve"> PAGEREF _Toc99549605 \h </w:instrText>
            </w:r>
            <w:r w:rsidR="00A7051E">
              <w:rPr>
                <w:noProof/>
                <w:webHidden/>
              </w:rPr>
            </w:r>
            <w:r w:rsidR="00A7051E">
              <w:rPr>
                <w:noProof/>
                <w:webHidden/>
              </w:rPr>
              <w:fldChar w:fldCharType="separate"/>
            </w:r>
            <w:r w:rsidR="00A7051E">
              <w:rPr>
                <w:noProof/>
                <w:webHidden/>
              </w:rPr>
              <w:t>7</w:t>
            </w:r>
            <w:r w:rsidR="00A7051E">
              <w:rPr>
                <w:noProof/>
                <w:webHidden/>
              </w:rPr>
              <w:fldChar w:fldCharType="end"/>
            </w:r>
          </w:hyperlink>
        </w:p>
        <w:p w14:paraId="16B1CA8D" w14:textId="30A3342B" w:rsidR="00A7051E" w:rsidRDefault="0083228B">
          <w:pPr>
            <w:pStyle w:val="TOC1"/>
            <w:tabs>
              <w:tab w:val="right" w:leader="dot" w:pos="9016"/>
            </w:tabs>
            <w:rPr>
              <w:rFonts w:asciiTheme="minorHAnsi" w:eastAsiaTheme="minorEastAsia" w:hAnsiTheme="minorHAnsi" w:cstheme="minorBidi"/>
              <w:noProof/>
              <w:sz w:val="22"/>
              <w:szCs w:val="22"/>
              <w:lang w:eastAsia="en-GB"/>
            </w:rPr>
          </w:pPr>
          <w:hyperlink w:anchor="_Toc99549606" w:history="1">
            <w:r w:rsidR="00A7051E" w:rsidRPr="00D014FA">
              <w:rPr>
                <w:rStyle w:val="Hyperlink"/>
                <w:noProof/>
                <w:lang w:eastAsia="en-GB"/>
              </w:rPr>
              <w:t>General Processes</w:t>
            </w:r>
            <w:r w:rsidR="00A7051E">
              <w:rPr>
                <w:noProof/>
                <w:webHidden/>
              </w:rPr>
              <w:tab/>
            </w:r>
            <w:r w:rsidR="00A7051E">
              <w:rPr>
                <w:noProof/>
                <w:webHidden/>
              </w:rPr>
              <w:fldChar w:fldCharType="begin"/>
            </w:r>
            <w:r w:rsidR="00A7051E">
              <w:rPr>
                <w:noProof/>
                <w:webHidden/>
              </w:rPr>
              <w:instrText xml:space="preserve"> PAGEREF _Toc99549606 \h </w:instrText>
            </w:r>
            <w:r w:rsidR="00A7051E">
              <w:rPr>
                <w:noProof/>
                <w:webHidden/>
              </w:rPr>
            </w:r>
            <w:r w:rsidR="00A7051E">
              <w:rPr>
                <w:noProof/>
                <w:webHidden/>
              </w:rPr>
              <w:fldChar w:fldCharType="separate"/>
            </w:r>
            <w:r w:rsidR="00A7051E">
              <w:rPr>
                <w:noProof/>
                <w:webHidden/>
              </w:rPr>
              <w:t>7</w:t>
            </w:r>
            <w:r w:rsidR="00A7051E">
              <w:rPr>
                <w:noProof/>
                <w:webHidden/>
              </w:rPr>
              <w:fldChar w:fldCharType="end"/>
            </w:r>
          </w:hyperlink>
        </w:p>
        <w:p w14:paraId="3DB44A8E" w14:textId="4E3F73BF" w:rsidR="00A7051E" w:rsidRDefault="0083228B">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07" w:history="1">
            <w:r w:rsidR="00A7051E" w:rsidRPr="00D014FA">
              <w:rPr>
                <w:rStyle w:val="Hyperlink"/>
                <w:noProof/>
                <w:lang w:eastAsia="en-GB"/>
              </w:rPr>
              <w:t>Preparing .RDL files in Visual Studio</w:t>
            </w:r>
            <w:r w:rsidR="00A7051E">
              <w:rPr>
                <w:noProof/>
                <w:webHidden/>
              </w:rPr>
              <w:tab/>
            </w:r>
            <w:r w:rsidR="00A7051E">
              <w:rPr>
                <w:noProof/>
                <w:webHidden/>
              </w:rPr>
              <w:fldChar w:fldCharType="begin"/>
            </w:r>
            <w:r w:rsidR="00A7051E">
              <w:rPr>
                <w:noProof/>
                <w:webHidden/>
              </w:rPr>
              <w:instrText xml:space="preserve"> PAGEREF _Toc99549607 \h </w:instrText>
            </w:r>
            <w:r w:rsidR="00A7051E">
              <w:rPr>
                <w:noProof/>
                <w:webHidden/>
              </w:rPr>
            </w:r>
            <w:r w:rsidR="00A7051E">
              <w:rPr>
                <w:noProof/>
                <w:webHidden/>
              </w:rPr>
              <w:fldChar w:fldCharType="separate"/>
            </w:r>
            <w:r w:rsidR="00A7051E">
              <w:rPr>
                <w:noProof/>
                <w:webHidden/>
              </w:rPr>
              <w:t>8</w:t>
            </w:r>
            <w:r w:rsidR="00A7051E">
              <w:rPr>
                <w:noProof/>
                <w:webHidden/>
              </w:rPr>
              <w:fldChar w:fldCharType="end"/>
            </w:r>
          </w:hyperlink>
        </w:p>
        <w:p w14:paraId="489D006D" w14:textId="00E07727" w:rsidR="00A7051E" w:rsidRDefault="0083228B">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08" w:history="1">
            <w:r w:rsidR="00A7051E" w:rsidRPr="00D014FA">
              <w:rPr>
                <w:rStyle w:val="Hyperlink"/>
                <w:noProof/>
                <w:lang w:eastAsia="en-GB"/>
              </w:rPr>
              <w:t>Moving .RDL files in Visual Studio</w:t>
            </w:r>
            <w:r w:rsidR="00A7051E">
              <w:rPr>
                <w:noProof/>
                <w:webHidden/>
              </w:rPr>
              <w:tab/>
            </w:r>
            <w:r w:rsidR="00A7051E">
              <w:rPr>
                <w:noProof/>
                <w:webHidden/>
              </w:rPr>
              <w:fldChar w:fldCharType="begin"/>
            </w:r>
            <w:r w:rsidR="00A7051E">
              <w:rPr>
                <w:noProof/>
                <w:webHidden/>
              </w:rPr>
              <w:instrText xml:space="preserve"> PAGEREF _Toc99549608 \h </w:instrText>
            </w:r>
            <w:r w:rsidR="00A7051E">
              <w:rPr>
                <w:noProof/>
                <w:webHidden/>
              </w:rPr>
            </w:r>
            <w:r w:rsidR="00A7051E">
              <w:rPr>
                <w:noProof/>
                <w:webHidden/>
              </w:rPr>
              <w:fldChar w:fldCharType="separate"/>
            </w:r>
            <w:r w:rsidR="00A7051E">
              <w:rPr>
                <w:noProof/>
                <w:webHidden/>
              </w:rPr>
              <w:t>10</w:t>
            </w:r>
            <w:r w:rsidR="00A7051E">
              <w:rPr>
                <w:noProof/>
                <w:webHidden/>
              </w:rPr>
              <w:fldChar w:fldCharType="end"/>
            </w:r>
          </w:hyperlink>
        </w:p>
        <w:p w14:paraId="4A264371" w14:textId="6D22693A" w:rsidR="00A7051E" w:rsidRDefault="0083228B">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09" w:history="1">
            <w:r w:rsidR="00A7051E" w:rsidRPr="00D014FA">
              <w:rPr>
                <w:rStyle w:val="Hyperlink"/>
                <w:noProof/>
                <w:lang w:eastAsia="en-GB"/>
              </w:rPr>
              <w:t>Deploying .RDL files from Visual Studio</w:t>
            </w:r>
            <w:r w:rsidR="00A7051E">
              <w:rPr>
                <w:noProof/>
                <w:webHidden/>
              </w:rPr>
              <w:tab/>
            </w:r>
            <w:r w:rsidR="00A7051E">
              <w:rPr>
                <w:noProof/>
                <w:webHidden/>
              </w:rPr>
              <w:fldChar w:fldCharType="begin"/>
            </w:r>
            <w:r w:rsidR="00A7051E">
              <w:rPr>
                <w:noProof/>
                <w:webHidden/>
              </w:rPr>
              <w:instrText xml:space="preserve"> PAGEREF _Toc99549609 \h </w:instrText>
            </w:r>
            <w:r w:rsidR="00A7051E">
              <w:rPr>
                <w:noProof/>
                <w:webHidden/>
              </w:rPr>
            </w:r>
            <w:r w:rsidR="00A7051E">
              <w:rPr>
                <w:noProof/>
                <w:webHidden/>
              </w:rPr>
              <w:fldChar w:fldCharType="separate"/>
            </w:r>
            <w:r w:rsidR="00A7051E">
              <w:rPr>
                <w:noProof/>
                <w:webHidden/>
              </w:rPr>
              <w:t>11</w:t>
            </w:r>
            <w:r w:rsidR="00A7051E">
              <w:rPr>
                <w:noProof/>
                <w:webHidden/>
              </w:rPr>
              <w:fldChar w:fldCharType="end"/>
            </w:r>
          </w:hyperlink>
        </w:p>
        <w:p w14:paraId="38F62AD5" w14:textId="03F2119D" w:rsidR="00A7051E" w:rsidRDefault="0083228B">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10" w:history="1">
            <w:r w:rsidR="00A7051E" w:rsidRPr="00D014FA">
              <w:rPr>
                <w:rStyle w:val="Hyperlink"/>
                <w:noProof/>
              </w:rPr>
              <w:t>Using the HR Reporting folder hierarchy</w:t>
            </w:r>
            <w:r w:rsidR="00A7051E">
              <w:rPr>
                <w:noProof/>
                <w:webHidden/>
              </w:rPr>
              <w:tab/>
            </w:r>
            <w:r w:rsidR="00A7051E">
              <w:rPr>
                <w:noProof/>
                <w:webHidden/>
              </w:rPr>
              <w:fldChar w:fldCharType="begin"/>
            </w:r>
            <w:r w:rsidR="00A7051E">
              <w:rPr>
                <w:noProof/>
                <w:webHidden/>
              </w:rPr>
              <w:instrText xml:space="preserve"> PAGEREF _Toc99549610 \h </w:instrText>
            </w:r>
            <w:r w:rsidR="00A7051E">
              <w:rPr>
                <w:noProof/>
                <w:webHidden/>
              </w:rPr>
            </w:r>
            <w:r w:rsidR="00A7051E">
              <w:rPr>
                <w:noProof/>
                <w:webHidden/>
              </w:rPr>
              <w:fldChar w:fldCharType="separate"/>
            </w:r>
            <w:r w:rsidR="00A7051E">
              <w:rPr>
                <w:noProof/>
                <w:webHidden/>
              </w:rPr>
              <w:t>13</w:t>
            </w:r>
            <w:r w:rsidR="00A7051E">
              <w:rPr>
                <w:noProof/>
                <w:webHidden/>
              </w:rPr>
              <w:fldChar w:fldCharType="end"/>
            </w:r>
          </w:hyperlink>
        </w:p>
        <w:p w14:paraId="56D5EC9E" w14:textId="3778D6D1"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11" w:history="1">
            <w:r w:rsidR="00A7051E" w:rsidRPr="00D014FA">
              <w:rPr>
                <w:rStyle w:val="Hyperlink"/>
                <w:noProof/>
                <w:lang w:eastAsia="en-GB"/>
              </w:rPr>
              <w:t>Moving .RDL files within the folder hierarchy</w:t>
            </w:r>
            <w:r w:rsidR="00A7051E">
              <w:rPr>
                <w:noProof/>
                <w:webHidden/>
              </w:rPr>
              <w:tab/>
            </w:r>
            <w:r w:rsidR="00A7051E">
              <w:rPr>
                <w:noProof/>
                <w:webHidden/>
              </w:rPr>
              <w:fldChar w:fldCharType="begin"/>
            </w:r>
            <w:r w:rsidR="00A7051E">
              <w:rPr>
                <w:noProof/>
                <w:webHidden/>
              </w:rPr>
              <w:instrText xml:space="preserve"> PAGEREF _Toc99549611 \h </w:instrText>
            </w:r>
            <w:r w:rsidR="00A7051E">
              <w:rPr>
                <w:noProof/>
                <w:webHidden/>
              </w:rPr>
            </w:r>
            <w:r w:rsidR="00A7051E">
              <w:rPr>
                <w:noProof/>
                <w:webHidden/>
              </w:rPr>
              <w:fldChar w:fldCharType="separate"/>
            </w:r>
            <w:r w:rsidR="00A7051E">
              <w:rPr>
                <w:noProof/>
                <w:webHidden/>
              </w:rPr>
              <w:t>13</w:t>
            </w:r>
            <w:r w:rsidR="00A7051E">
              <w:rPr>
                <w:noProof/>
                <w:webHidden/>
              </w:rPr>
              <w:fldChar w:fldCharType="end"/>
            </w:r>
          </w:hyperlink>
        </w:p>
        <w:p w14:paraId="67E34EED" w14:textId="59EC8ADE"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12" w:history="1">
            <w:r w:rsidR="00A7051E" w:rsidRPr="00D014FA">
              <w:rPr>
                <w:rStyle w:val="Hyperlink"/>
                <w:noProof/>
                <w:lang w:eastAsia="en-GB"/>
              </w:rPr>
              <w:t>Creating new report folders</w:t>
            </w:r>
            <w:r w:rsidR="00A7051E">
              <w:rPr>
                <w:noProof/>
                <w:webHidden/>
              </w:rPr>
              <w:tab/>
            </w:r>
            <w:r w:rsidR="00A7051E">
              <w:rPr>
                <w:noProof/>
                <w:webHidden/>
              </w:rPr>
              <w:fldChar w:fldCharType="begin"/>
            </w:r>
            <w:r w:rsidR="00A7051E">
              <w:rPr>
                <w:noProof/>
                <w:webHidden/>
              </w:rPr>
              <w:instrText xml:space="preserve"> PAGEREF _Toc99549612 \h </w:instrText>
            </w:r>
            <w:r w:rsidR="00A7051E">
              <w:rPr>
                <w:noProof/>
                <w:webHidden/>
              </w:rPr>
            </w:r>
            <w:r w:rsidR="00A7051E">
              <w:rPr>
                <w:noProof/>
                <w:webHidden/>
              </w:rPr>
              <w:fldChar w:fldCharType="separate"/>
            </w:r>
            <w:r w:rsidR="00A7051E">
              <w:rPr>
                <w:noProof/>
                <w:webHidden/>
              </w:rPr>
              <w:t>14</w:t>
            </w:r>
            <w:r w:rsidR="00A7051E">
              <w:rPr>
                <w:noProof/>
                <w:webHidden/>
              </w:rPr>
              <w:fldChar w:fldCharType="end"/>
            </w:r>
          </w:hyperlink>
        </w:p>
        <w:p w14:paraId="1657B8A9" w14:textId="480FDA4B"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13" w:history="1">
            <w:r w:rsidR="00A7051E" w:rsidRPr="00D014FA">
              <w:rPr>
                <w:rStyle w:val="Hyperlink"/>
                <w:noProof/>
              </w:rPr>
              <w:t>Archiving .RDL files</w:t>
            </w:r>
            <w:r w:rsidR="00A7051E">
              <w:rPr>
                <w:noProof/>
                <w:webHidden/>
              </w:rPr>
              <w:tab/>
            </w:r>
            <w:r w:rsidR="00A7051E">
              <w:rPr>
                <w:noProof/>
                <w:webHidden/>
              </w:rPr>
              <w:fldChar w:fldCharType="begin"/>
            </w:r>
            <w:r w:rsidR="00A7051E">
              <w:rPr>
                <w:noProof/>
                <w:webHidden/>
              </w:rPr>
              <w:instrText xml:space="preserve"> PAGEREF _Toc99549613 \h </w:instrText>
            </w:r>
            <w:r w:rsidR="00A7051E">
              <w:rPr>
                <w:noProof/>
                <w:webHidden/>
              </w:rPr>
            </w:r>
            <w:r w:rsidR="00A7051E">
              <w:rPr>
                <w:noProof/>
                <w:webHidden/>
              </w:rPr>
              <w:fldChar w:fldCharType="separate"/>
            </w:r>
            <w:r w:rsidR="00A7051E">
              <w:rPr>
                <w:noProof/>
                <w:webHidden/>
              </w:rPr>
              <w:t>17</w:t>
            </w:r>
            <w:r w:rsidR="00A7051E">
              <w:rPr>
                <w:noProof/>
                <w:webHidden/>
              </w:rPr>
              <w:fldChar w:fldCharType="end"/>
            </w:r>
          </w:hyperlink>
        </w:p>
        <w:p w14:paraId="3E53E7B6" w14:textId="7415F19D" w:rsidR="00A7051E" w:rsidRDefault="0083228B">
          <w:pPr>
            <w:pStyle w:val="TOC1"/>
            <w:tabs>
              <w:tab w:val="right" w:leader="dot" w:pos="9016"/>
            </w:tabs>
            <w:rPr>
              <w:rFonts w:asciiTheme="minorHAnsi" w:eastAsiaTheme="minorEastAsia" w:hAnsiTheme="minorHAnsi" w:cstheme="minorBidi"/>
              <w:noProof/>
              <w:sz w:val="22"/>
              <w:szCs w:val="22"/>
              <w:lang w:eastAsia="en-GB"/>
            </w:rPr>
          </w:pPr>
          <w:hyperlink w:anchor="_Toc99549614" w:history="1">
            <w:r w:rsidR="00A7051E" w:rsidRPr="00D014FA">
              <w:rPr>
                <w:rStyle w:val="Hyperlink"/>
                <w:noProof/>
                <w:lang w:eastAsia="en-GB"/>
              </w:rPr>
              <w:t>Specific Processes</w:t>
            </w:r>
            <w:r w:rsidR="00A7051E">
              <w:rPr>
                <w:noProof/>
                <w:webHidden/>
              </w:rPr>
              <w:tab/>
            </w:r>
            <w:r w:rsidR="00A7051E">
              <w:rPr>
                <w:noProof/>
                <w:webHidden/>
              </w:rPr>
              <w:fldChar w:fldCharType="begin"/>
            </w:r>
            <w:r w:rsidR="00A7051E">
              <w:rPr>
                <w:noProof/>
                <w:webHidden/>
              </w:rPr>
              <w:instrText xml:space="preserve"> PAGEREF _Toc99549614 \h </w:instrText>
            </w:r>
            <w:r w:rsidR="00A7051E">
              <w:rPr>
                <w:noProof/>
                <w:webHidden/>
              </w:rPr>
            </w:r>
            <w:r w:rsidR="00A7051E">
              <w:rPr>
                <w:noProof/>
                <w:webHidden/>
              </w:rPr>
              <w:fldChar w:fldCharType="separate"/>
            </w:r>
            <w:r w:rsidR="00A7051E">
              <w:rPr>
                <w:noProof/>
                <w:webHidden/>
              </w:rPr>
              <w:t>20</w:t>
            </w:r>
            <w:r w:rsidR="00A7051E">
              <w:rPr>
                <w:noProof/>
                <w:webHidden/>
              </w:rPr>
              <w:fldChar w:fldCharType="end"/>
            </w:r>
          </w:hyperlink>
        </w:p>
        <w:p w14:paraId="33ED136D" w14:textId="77A20CAE" w:rsidR="00A7051E" w:rsidRDefault="0083228B">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15" w:history="1">
            <w:r w:rsidR="00A7051E" w:rsidRPr="00D014FA">
              <w:rPr>
                <w:rStyle w:val="Hyperlink"/>
                <w:noProof/>
              </w:rPr>
              <w:t>New reports</w:t>
            </w:r>
            <w:r w:rsidR="00A7051E">
              <w:rPr>
                <w:noProof/>
                <w:webHidden/>
              </w:rPr>
              <w:tab/>
            </w:r>
            <w:r w:rsidR="00A7051E">
              <w:rPr>
                <w:noProof/>
                <w:webHidden/>
              </w:rPr>
              <w:fldChar w:fldCharType="begin"/>
            </w:r>
            <w:r w:rsidR="00A7051E">
              <w:rPr>
                <w:noProof/>
                <w:webHidden/>
              </w:rPr>
              <w:instrText xml:space="preserve"> PAGEREF _Toc99549615 \h </w:instrText>
            </w:r>
            <w:r w:rsidR="00A7051E">
              <w:rPr>
                <w:noProof/>
                <w:webHidden/>
              </w:rPr>
            </w:r>
            <w:r w:rsidR="00A7051E">
              <w:rPr>
                <w:noProof/>
                <w:webHidden/>
              </w:rPr>
              <w:fldChar w:fldCharType="separate"/>
            </w:r>
            <w:r w:rsidR="00A7051E">
              <w:rPr>
                <w:noProof/>
                <w:webHidden/>
              </w:rPr>
              <w:t>20</w:t>
            </w:r>
            <w:r w:rsidR="00A7051E">
              <w:rPr>
                <w:noProof/>
                <w:webHidden/>
              </w:rPr>
              <w:fldChar w:fldCharType="end"/>
            </w:r>
          </w:hyperlink>
        </w:p>
        <w:p w14:paraId="290EFC10" w14:textId="7F4C3275"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16" w:history="1">
            <w:r w:rsidR="00A7051E" w:rsidRPr="00D014FA">
              <w:rPr>
                <w:rStyle w:val="Hyperlink"/>
                <w:noProof/>
              </w:rPr>
              <w:t>DEV Environment</w:t>
            </w:r>
            <w:r w:rsidR="00A7051E">
              <w:rPr>
                <w:noProof/>
                <w:webHidden/>
              </w:rPr>
              <w:tab/>
            </w:r>
            <w:r w:rsidR="00A7051E">
              <w:rPr>
                <w:noProof/>
                <w:webHidden/>
              </w:rPr>
              <w:fldChar w:fldCharType="begin"/>
            </w:r>
            <w:r w:rsidR="00A7051E">
              <w:rPr>
                <w:noProof/>
                <w:webHidden/>
              </w:rPr>
              <w:instrText xml:space="preserve"> PAGEREF _Toc99549616 \h </w:instrText>
            </w:r>
            <w:r w:rsidR="00A7051E">
              <w:rPr>
                <w:noProof/>
                <w:webHidden/>
              </w:rPr>
            </w:r>
            <w:r w:rsidR="00A7051E">
              <w:rPr>
                <w:noProof/>
                <w:webHidden/>
              </w:rPr>
              <w:fldChar w:fldCharType="separate"/>
            </w:r>
            <w:r w:rsidR="00A7051E">
              <w:rPr>
                <w:noProof/>
                <w:webHidden/>
              </w:rPr>
              <w:t>20</w:t>
            </w:r>
            <w:r w:rsidR="00A7051E">
              <w:rPr>
                <w:noProof/>
                <w:webHidden/>
              </w:rPr>
              <w:fldChar w:fldCharType="end"/>
            </w:r>
          </w:hyperlink>
        </w:p>
        <w:p w14:paraId="3EE8C5E2" w14:textId="13EC3B81"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17" w:history="1">
            <w:r w:rsidR="00A7051E" w:rsidRPr="00D014FA">
              <w:rPr>
                <w:rStyle w:val="Hyperlink"/>
                <w:noProof/>
              </w:rPr>
              <w:t>QA solution &amp; environment</w:t>
            </w:r>
            <w:r w:rsidR="00A7051E">
              <w:rPr>
                <w:noProof/>
                <w:webHidden/>
              </w:rPr>
              <w:tab/>
            </w:r>
            <w:r w:rsidR="00A7051E">
              <w:rPr>
                <w:noProof/>
                <w:webHidden/>
              </w:rPr>
              <w:fldChar w:fldCharType="begin"/>
            </w:r>
            <w:r w:rsidR="00A7051E">
              <w:rPr>
                <w:noProof/>
                <w:webHidden/>
              </w:rPr>
              <w:instrText xml:space="preserve"> PAGEREF _Toc99549617 \h </w:instrText>
            </w:r>
            <w:r w:rsidR="00A7051E">
              <w:rPr>
                <w:noProof/>
                <w:webHidden/>
              </w:rPr>
            </w:r>
            <w:r w:rsidR="00A7051E">
              <w:rPr>
                <w:noProof/>
                <w:webHidden/>
              </w:rPr>
              <w:fldChar w:fldCharType="separate"/>
            </w:r>
            <w:r w:rsidR="00A7051E">
              <w:rPr>
                <w:noProof/>
                <w:webHidden/>
              </w:rPr>
              <w:t>20</w:t>
            </w:r>
            <w:r w:rsidR="00A7051E">
              <w:rPr>
                <w:noProof/>
                <w:webHidden/>
              </w:rPr>
              <w:fldChar w:fldCharType="end"/>
            </w:r>
          </w:hyperlink>
        </w:p>
        <w:p w14:paraId="02FC414D" w14:textId="61E6DE21"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18" w:history="1">
            <w:r w:rsidR="00A7051E" w:rsidRPr="00D014FA">
              <w:rPr>
                <w:rStyle w:val="Hyperlink"/>
                <w:noProof/>
              </w:rPr>
              <w:t>LIVE solution &amp; environment</w:t>
            </w:r>
            <w:r w:rsidR="00A7051E">
              <w:rPr>
                <w:noProof/>
                <w:webHidden/>
              </w:rPr>
              <w:tab/>
            </w:r>
            <w:r w:rsidR="00A7051E">
              <w:rPr>
                <w:noProof/>
                <w:webHidden/>
              </w:rPr>
              <w:fldChar w:fldCharType="begin"/>
            </w:r>
            <w:r w:rsidR="00A7051E">
              <w:rPr>
                <w:noProof/>
                <w:webHidden/>
              </w:rPr>
              <w:instrText xml:space="preserve"> PAGEREF _Toc99549618 \h </w:instrText>
            </w:r>
            <w:r w:rsidR="00A7051E">
              <w:rPr>
                <w:noProof/>
                <w:webHidden/>
              </w:rPr>
            </w:r>
            <w:r w:rsidR="00A7051E">
              <w:rPr>
                <w:noProof/>
                <w:webHidden/>
              </w:rPr>
              <w:fldChar w:fldCharType="separate"/>
            </w:r>
            <w:r w:rsidR="00A7051E">
              <w:rPr>
                <w:noProof/>
                <w:webHidden/>
              </w:rPr>
              <w:t>23</w:t>
            </w:r>
            <w:r w:rsidR="00A7051E">
              <w:rPr>
                <w:noProof/>
                <w:webHidden/>
              </w:rPr>
              <w:fldChar w:fldCharType="end"/>
            </w:r>
          </w:hyperlink>
        </w:p>
        <w:p w14:paraId="2261E46A" w14:textId="278BE7B0" w:rsidR="00A7051E" w:rsidRDefault="0083228B">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19" w:history="1">
            <w:r w:rsidR="00A7051E" w:rsidRPr="00D014FA">
              <w:rPr>
                <w:rStyle w:val="Hyperlink"/>
                <w:noProof/>
              </w:rPr>
              <w:t>Amended reports</w:t>
            </w:r>
            <w:r w:rsidR="00A7051E">
              <w:rPr>
                <w:noProof/>
                <w:webHidden/>
              </w:rPr>
              <w:tab/>
            </w:r>
            <w:r w:rsidR="00A7051E">
              <w:rPr>
                <w:noProof/>
                <w:webHidden/>
              </w:rPr>
              <w:fldChar w:fldCharType="begin"/>
            </w:r>
            <w:r w:rsidR="00A7051E">
              <w:rPr>
                <w:noProof/>
                <w:webHidden/>
              </w:rPr>
              <w:instrText xml:space="preserve"> PAGEREF _Toc99549619 \h </w:instrText>
            </w:r>
            <w:r w:rsidR="00A7051E">
              <w:rPr>
                <w:noProof/>
                <w:webHidden/>
              </w:rPr>
            </w:r>
            <w:r w:rsidR="00A7051E">
              <w:rPr>
                <w:noProof/>
                <w:webHidden/>
              </w:rPr>
              <w:fldChar w:fldCharType="separate"/>
            </w:r>
            <w:r w:rsidR="00A7051E">
              <w:rPr>
                <w:noProof/>
                <w:webHidden/>
              </w:rPr>
              <w:t>25</w:t>
            </w:r>
            <w:r w:rsidR="00A7051E">
              <w:rPr>
                <w:noProof/>
                <w:webHidden/>
              </w:rPr>
              <w:fldChar w:fldCharType="end"/>
            </w:r>
          </w:hyperlink>
        </w:p>
        <w:p w14:paraId="20848E41" w14:textId="7BBF04C1"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20" w:history="1">
            <w:r w:rsidR="00A7051E" w:rsidRPr="00D014FA">
              <w:rPr>
                <w:rStyle w:val="Hyperlink"/>
                <w:noProof/>
              </w:rPr>
              <w:t>QA solution &amp; environment</w:t>
            </w:r>
            <w:r w:rsidR="00A7051E">
              <w:rPr>
                <w:noProof/>
                <w:webHidden/>
              </w:rPr>
              <w:tab/>
            </w:r>
            <w:r w:rsidR="00A7051E">
              <w:rPr>
                <w:noProof/>
                <w:webHidden/>
              </w:rPr>
              <w:fldChar w:fldCharType="begin"/>
            </w:r>
            <w:r w:rsidR="00A7051E">
              <w:rPr>
                <w:noProof/>
                <w:webHidden/>
              </w:rPr>
              <w:instrText xml:space="preserve"> PAGEREF _Toc99549620 \h </w:instrText>
            </w:r>
            <w:r w:rsidR="00A7051E">
              <w:rPr>
                <w:noProof/>
                <w:webHidden/>
              </w:rPr>
            </w:r>
            <w:r w:rsidR="00A7051E">
              <w:rPr>
                <w:noProof/>
                <w:webHidden/>
              </w:rPr>
              <w:fldChar w:fldCharType="separate"/>
            </w:r>
            <w:r w:rsidR="00A7051E">
              <w:rPr>
                <w:noProof/>
                <w:webHidden/>
              </w:rPr>
              <w:t>25</w:t>
            </w:r>
            <w:r w:rsidR="00A7051E">
              <w:rPr>
                <w:noProof/>
                <w:webHidden/>
              </w:rPr>
              <w:fldChar w:fldCharType="end"/>
            </w:r>
          </w:hyperlink>
        </w:p>
        <w:p w14:paraId="185212A1" w14:textId="2B8A10F1"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21" w:history="1">
            <w:r w:rsidR="00A7051E" w:rsidRPr="00D014FA">
              <w:rPr>
                <w:rStyle w:val="Hyperlink"/>
                <w:noProof/>
              </w:rPr>
              <w:t>LIVE solution &amp; environment</w:t>
            </w:r>
            <w:r w:rsidR="00A7051E">
              <w:rPr>
                <w:noProof/>
                <w:webHidden/>
              </w:rPr>
              <w:tab/>
            </w:r>
            <w:r w:rsidR="00A7051E">
              <w:rPr>
                <w:noProof/>
                <w:webHidden/>
              </w:rPr>
              <w:fldChar w:fldCharType="begin"/>
            </w:r>
            <w:r w:rsidR="00A7051E">
              <w:rPr>
                <w:noProof/>
                <w:webHidden/>
              </w:rPr>
              <w:instrText xml:space="preserve"> PAGEREF _Toc99549621 \h </w:instrText>
            </w:r>
            <w:r w:rsidR="00A7051E">
              <w:rPr>
                <w:noProof/>
                <w:webHidden/>
              </w:rPr>
            </w:r>
            <w:r w:rsidR="00A7051E">
              <w:rPr>
                <w:noProof/>
                <w:webHidden/>
              </w:rPr>
              <w:fldChar w:fldCharType="separate"/>
            </w:r>
            <w:r w:rsidR="00A7051E">
              <w:rPr>
                <w:noProof/>
                <w:webHidden/>
              </w:rPr>
              <w:t>28</w:t>
            </w:r>
            <w:r w:rsidR="00A7051E">
              <w:rPr>
                <w:noProof/>
                <w:webHidden/>
              </w:rPr>
              <w:fldChar w:fldCharType="end"/>
            </w:r>
          </w:hyperlink>
        </w:p>
        <w:p w14:paraId="1FA17B1D" w14:textId="20046E5A" w:rsidR="00A7051E" w:rsidRDefault="0083228B">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22" w:history="1">
            <w:r w:rsidR="00A7051E" w:rsidRPr="00D014FA">
              <w:rPr>
                <w:rStyle w:val="Hyperlink"/>
                <w:noProof/>
              </w:rPr>
              <w:t>Retired reports</w:t>
            </w:r>
            <w:r w:rsidR="00A7051E">
              <w:rPr>
                <w:noProof/>
                <w:webHidden/>
              </w:rPr>
              <w:tab/>
            </w:r>
            <w:r w:rsidR="00A7051E">
              <w:rPr>
                <w:noProof/>
                <w:webHidden/>
              </w:rPr>
              <w:fldChar w:fldCharType="begin"/>
            </w:r>
            <w:r w:rsidR="00A7051E">
              <w:rPr>
                <w:noProof/>
                <w:webHidden/>
              </w:rPr>
              <w:instrText xml:space="preserve"> PAGEREF _Toc99549622 \h </w:instrText>
            </w:r>
            <w:r w:rsidR="00A7051E">
              <w:rPr>
                <w:noProof/>
                <w:webHidden/>
              </w:rPr>
            </w:r>
            <w:r w:rsidR="00A7051E">
              <w:rPr>
                <w:noProof/>
                <w:webHidden/>
              </w:rPr>
              <w:fldChar w:fldCharType="separate"/>
            </w:r>
            <w:r w:rsidR="00A7051E">
              <w:rPr>
                <w:noProof/>
                <w:webHidden/>
              </w:rPr>
              <w:t>30</w:t>
            </w:r>
            <w:r w:rsidR="00A7051E">
              <w:rPr>
                <w:noProof/>
                <w:webHidden/>
              </w:rPr>
              <w:fldChar w:fldCharType="end"/>
            </w:r>
          </w:hyperlink>
        </w:p>
        <w:p w14:paraId="10FCCC19" w14:textId="3BDED074"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23" w:history="1">
            <w:r w:rsidR="00A7051E" w:rsidRPr="00D014FA">
              <w:rPr>
                <w:rStyle w:val="Hyperlink"/>
                <w:noProof/>
              </w:rPr>
              <w:t>Retiring a full suite of reports</w:t>
            </w:r>
            <w:r w:rsidR="00A7051E">
              <w:rPr>
                <w:noProof/>
                <w:webHidden/>
              </w:rPr>
              <w:tab/>
            </w:r>
            <w:r w:rsidR="00A7051E">
              <w:rPr>
                <w:noProof/>
                <w:webHidden/>
              </w:rPr>
              <w:fldChar w:fldCharType="begin"/>
            </w:r>
            <w:r w:rsidR="00A7051E">
              <w:rPr>
                <w:noProof/>
                <w:webHidden/>
              </w:rPr>
              <w:instrText xml:space="preserve"> PAGEREF _Toc99549623 \h </w:instrText>
            </w:r>
            <w:r w:rsidR="00A7051E">
              <w:rPr>
                <w:noProof/>
                <w:webHidden/>
              </w:rPr>
            </w:r>
            <w:r w:rsidR="00A7051E">
              <w:rPr>
                <w:noProof/>
                <w:webHidden/>
              </w:rPr>
              <w:fldChar w:fldCharType="separate"/>
            </w:r>
            <w:r w:rsidR="00A7051E">
              <w:rPr>
                <w:noProof/>
                <w:webHidden/>
              </w:rPr>
              <w:t>30</w:t>
            </w:r>
            <w:r w:rsidR="00A7051E">
              <w:rPr>
                <w:noProof/>
                <w:webHidden/>
              </w:rPr>
              <w:fldChar w:fldCharType="end"/>
            </w:r>
          </w:hyperlink>
        </w:p>
        <w:p w14:paraId="4D2E9646" w14:textId="62532CCF"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24" w:history="1">
            <w:r w:rsidR="00A7051E" w:rsidRPr="00D014FA">
              <w:rPr>
                <w:rStyle w:val="Hyperlink"/>
                <w:noProof/>
              </w:rPr>
              <w:t>QA environment</w:t>
            </w:r>
            <w:r w:rsidR="00A7051E">
              <w:rPr>
                <w:noProof/>
                <w:webHidden/>
              </w:rPr>
              <w:tab/>
            </w:r>
            <w:r w:rsidR="00A7051E">
              <w:rPr>
                <w:noProof/>
                <w:webHidden/>
              </w:rPr>
              <w:fldChar w:fldCharType="begin"/>
            </w:r>
            <w:r w:rsidR="00A7051E">
              <w:rPr>
                <w:noProof/>
                <w:webHidden/>
              </w:rPr>
              <w:instrText xml:space="preserve"> PAGEREF _Toc99549624 \h </w:instrText>
            </w:r>
            <w:r w:rsidR="00A7051E">
              <w:rPr>
                <w:noProof/>
                <w:webHidden/>
              </w:rPr>
            </w:r>
            <w:r w:rsidR="00A7051E">
              <w:rPr>
                <w:noProof/>
                <w:webHidden/>
              </w:rPr>
              <w:fldChar w:fldCharType="separate"/>
            </w:r>
            <w:r w:rsidR="00A7051E">
              <w:rPr>
                <w:noProof/>
                <w:webHidden/>
              </w:rPr>
              <w:t>31</w:t>
            </w:r>
            <w:r w:rsidR="00A7051E">
              <w:rPr>
                <w:noProof/>
                <w:webHidden/>
              </w:rPr>
              <w:fldChar w:fldCharType="end"/>
            </w:r>
          </w:hyperlink>
        </w:p>
        <w:p w14:paraId="0F47E84E" w14:textId="5765616F"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25" w:history="1">
            <w:r w:rsidR="00A7051E" w:rsidRPr="00D014FA">
              <w:rPr>
                <w:rStyle w:val="Hyperlink"/>
                <w:noProof/>
              </w:rPr>
              <w:t>LIVE environment</w:t>
            </w:r>
            <w:r w:rsidR="00A7051E">
              <w:rPr>
                <w:noProof/>
                <w:webHidden/>
              </w:rPr>
              <w:tab/>
            </w:r>
            <w:r w:rsidR="00A7051E">
              <w:rPr>
                <w:noProof/>
                <w:webHidden/>
              </w:rPr>
              <w:fldChar w:fldCharType="begin"/>
            </w:r>
            <w:r w:rsidR="00A7051E">
              <w:rPr>
                <w:noProof/>
                <w:webHidden/>
              </w:rPr>
              <w:instrText xml:space="preserve"> PAGEREF _Toc99549625 \h </w:instrText>
            </w:r>
            <w:r w:rsidR="00A7051E">
              <w:rPr>
                <w:noProof/>
                <w:webHidden/>
              </w:rPr>
            </w:r>
            <w:r w:rsidR="00A7051E">
              <w:rPr>
                <w:noProof/>
                <w:webHidden/>
              </w:rPr>
              <w:fldChar w:fldCharType="separate"/>
            </w:r>
            <w:r w:rsidR="00A7051E">
              <w:rPr>
                <w:noProof/>
                <w:webHidden/>
              </w:rPr>
              <w:t>32</w:t>
            </w:r>
            <w:r w:rsidR="00A7051E">
              <w:rPr>
                <w:noProof/>
                <w:webHidden/>
              </w:rPr>
              <w:fldChar w:fldCharType="end"/>
            </w:r>
          </w:hyperlink>
        </w:p>
        <w:p w14:paraId="54A7A8E3" w14:textId="0D49AE7F"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26" w:history="1">
            <w:r w:rsidR="00A7051E" w:rsidRPr="00D014FA">
              <w:rPr>
                <w:rStyle w:val="Hyperlink"/>
                <w:noProof/>
              </w:rPr>
              <w:t>Retiring individual report(s) within a suite of reports</w:t>
            </w:r>
            <w:r w:rsidR="00A7051E">
              <w:rPr>
                <w:noProof/>
                <w:webHidden/>
              </w:rPr>
              <w:tab/>
            </w:r>
            <w:r w:rsidR="00A7051E">
              <w:rPr>
                <w:noProof/>
                <w:webHidden/>
              </w:rPr>
              <w:fldChar w:fldCharType="begin"/>
            </w:r>
            <w:r w:rsidR="00A7051E">
              <w:rPr>
                <w:noProof/>
                <w:webHidden/>
              </w:rPr>
              <w:instrText xml:space="preserve"> PAGEREF _Toc99549626 \h </w:instrText>
            </w:r>
            <w:r w:rsidR="00A7051E">
              <w:rPr>
                <w:noProof/>
                <w:webHidden/>
              </w:rPr>
            </w:r>
            <w:r w:rsidR="00A7051E">
              <w:rPr>
                <w:noProof/>
                <w:webHidden/>
              </w:rPr>
              <w:fldChar w:fldCharType="separate"/>
            </w:r>
            <w:r w:rsidR="00A7051E">
              <w:rPr>
                <w:noProof/>
                <w:webHidden/>
              </w:rPr>
              <w:t>32</w:t>
            </w:r>
            <w:r w:rsidR="00A7051E">
              <w:rPr>
                <w:noProof/>
                <w:webHidden/>
              </w:rPr>
              <w:fldChar w:fldCharType="end"/>
            </w:r>
          </w:hyperlink>
        </w:p>
        <w:p w14:paraId="3F070147" w14:textId="693FDC05"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27" w:history="1">
            <w:r w:rsidR="00A7051E" w:rsidRPr="00D014FA">
              <w:rPr>
                <w:rStyle w:val="Hyperlink"/>
                <w:noProof/>
              </w:rPr>
              <w:t>QA environment</w:t>
            </w:r>
            <w:r w:rsidR="00A7051E">
              <w:rPr>
                <w:noProof/>
                <w:webHidden/>
              </w:rPr>
              <w:tab/>
            </w:r>
            <w:r w:rsidR="00A7051E">
              <w:rPr>
                <w:noProof/>
                <w:webHidden/>
              </w:rPr>
              <w:fldChar w:fldCharType="begin"/>
            </w:r>
            <w:r w:rsidR="00A7051E">
              <w:rPr>
                <w:noProof/>
                <w:webHidden/>
              </w:rPr>
              <w:instrText xml:space="preserve"> PAGEREF _Toc99549627 \h </w:instrText>
            </w:r>
            <w:r w:rsidR="00A7051E">
              <w:rPr>
                <w:noProof/>
                <w:webHidden/>
              </w:rPr>
            </w:r>
            <w:r w:rsidR="00A7051E">
              <w:rPr>
                <w:noProof/>
                <w:webHidden/>
              </w:rPr>
              <w:fldChar w:fldCharType="separate"/>
            </w:r>
            <w:r w:rsidR="00A7051E">
              <w:rPr>
                <w:noProof/>
                <w:webHidden/>
              </w:rPr>
              <w:t>32</w:t>
            </w:r>
            <w:r w:rsidR="00A7051E">
              <w:rPr>
                <w:noProof/>
                <w:webHidden/>
              </w:rPr>
              <w:fldChar w:fldCharType="end"/>
            </w:r>
          </w:hyperlink>
        </w:p>
        <w:p w14:paraId="0AC8E174" w14:textId="14186692"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28" w:history="1">
            <w:r w:rsidR="00A7051E" w:rsidRPr="00D014FA">
              <w:rPr>
                <w:rStyle w:val="Hyperlink"/>
                <w:noProof/>
              </w:rPr>
              <w:t>LIVE environment</w:t>
            </w:r>
            <w:r w:rsidR="00A7051E">
              <w:rPr>
                <w:noProof/>
                <w:webHidden/>
              </w:rPr>
              <w:tab/>
            </w:r>
            <w:r w:rsidR="00A7051E">
              <w:rPr>
                <w:noProof/>
                <w:webHidden/>
              </w:rPr>
              <w:fldChar w:fldCharType="begin"/>
            </w:r>
            <w:r w:rsidR="00A7051E">
              <w:rPr>
                <w:noProof/>
                <w:webHidden/>
              </w:rPr>
              <w:instrText xml:space="preserve"> PAGEREF _Toc99549628 \h </w:instrText>
            </w:r>
            <w:r w:rsidR="00A7051E">
              <w:rPr>
                <w:noProof/>
                <w:webHidden/>
              </w:rPr>
            </w:r>
            <w:r w:rsidR="00A7051E">
              <w:rPr>
                <w:noProof/>
                <w:webHidden/>
              </w:rPr>
              <w:fldChar w:fldCharType="separate"/>
            </w:r>
            <w:r w:rsidR="00A7051E">
              <w:rPr>
                <w:noProof/>
                <w:webHidden/>
              </w:rPr>
              <w:t>33</w:t>
            </w:r>
            <w:r w:rsidR="00A7051E">
              <w:rPr>
                <w:noProof/>
                <w:webHidden/>
              </w:rPr>
              <w:fldChar w:fldCharType="end"/>
            </w:r>
          </w:hyperlink>
        </w:p>
        <w:p w14:paraId="577DDEC1" w14:textId="5971AE87" w:rsidR="00A7051E" w:rsidRDefault="0083228B">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29" w:history="1">
            <w:r w:rsidR="00A7051E" w:rsidRPr="00D014FA">
              <w:rPr>
                <w:rStyle w:val="Hyperlink"/>
                <w:noProof/>
              </w:rPr>
              <w:t>Updating the Live Reports Tracker</w:t>
            </w:r>
            <w:r w:rsidR="00A7051E">
              <w:rPr>
                <w:noProof/>
                <w:webHidden/>
              </w:rPr>
              <w:tab/>
            </w:r>
            <w:r w:rsidR="00A7051E">
              <w:rPr>
                <w:noProof/>
                <w:webHidden/>
              </w:rPr>
              <w:fldChar w:fldCharType="begin"/>
            </w:r>
            <w:r w:rsidR="00A7051E">
              <w:rPr>
                <w:noProof/>
                <w:webHidden/>
              </w:rPr>
              <w:instrText xml:space="preserve"> PAGEREF _Toc99549629 \h </w:instrText>
            </w:r>
            <w:r w:rsidR="00A7051E">
              <w:rPr>
                <w:noProof/>
                <w:webHidden/>
              </w:rPr>
            </w:r>
            <w:r w:rsidR="00A7051E">
              <w:rPr>
                <w:noProof/>
                <w:webHidden/>
              </w:rPr>
              <w:fldChar w:fldCharType="separate"/>
            </w:r>
            <w:r w:rsidR="00A7051E">
              <w:rPr>
                <w:noProof/>
                <w:webHidden/>
              </w:rPr>
              <w:t>35</w:t>
            </w:r>
            <w:r w:rsidR="00A7051E">
              <w:rPr>
                <w:noProof/>
                <w:webHidden/>
              </w:rPr>
              <w:fldChar w:fldCharType="end"/>
            </w:r>
          </w:hyperlink>
        </w:p>
        <w:p w14:paraId="12D7741F" w14:textId="3ECC58B7"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30" w:history="1">
            <w:r w:rsidR="00A7051E" w:rsidRPr="00D014FA">
              <w:rPr>
                <w:rStyle w:val="Hyperlink"/>
                <w:noProof/>
              </w:rPr>
              <w:t>New reports</w:t>
            </w:r>
            <w:r w:rsidR="00A7051E">
              <w:rPr>
                <w:noProof/>
                <w:webHidden/>
              </w:rPr>
              <w:tab/>
            </w:r>
            <w:r w:rsidR="00A7051E">
              <w:rPr>
                <w:noProof/>
                <w:webHidden/>
              </w:rPr>
              <w:fldChar w:fldCharType="begin"/>
            </w:r>
            <w:r w:rsidR="00A7051E">
              <w:rPr>
                <w:noProof/>
                <w:webHidden/>
              </w:rPr>
              <w:instrText xml:space="preserve"> PAGEREF _Toc99549630 \h </w:instrText>
            </w:r>
            <w:r w:rsidR="00A7051E">
              <w:rPr>
                <w:noProof/>
                <w:webHidden/>
              </w:rPr>
            </w:r>
            <w:r w:rsidR="00A7051E">
              <w:rPr>
                <w:noProof/>
                <w:webHidden/>
              </w:rPr>
              <w:fldChar w:fldCharType="separate"/>
            </w:r>
            <w:r w:rsidR="00A7051E">
              <w:rPr>
                <w:noProof/>
                <w:webHidden/>
              </w:rPr>
              <w:t>35</w:t>
            </w:r>
            <w:r w:rsidR="00A7051E">
              <w:rPr>
                <w:noProof/>
                <w:webHidden/>
              </w:rPr>
              <w:fldChar w:fldCharType="end"/>
            </w:r>
          </w:hyperlink>
        </w:p>
        <w:p w14:paraId="6E8E9337" w14:textId="00F78E9E"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31" w:history="1">
            <w:r w:rsidR="00A7051E" w:rsidRPr="00D014FA">
              <w:rPr>
                <w:rStyle w:val="Hyperlink"/>
                <w:noProof/>
              </w:rPr>
              <w:t>Amended reports</w:t>
            </w:r>
            <w:r w:rsidR="00A7051E">
              <w:rPr>
                <w:noProof/>
                <w:webHidden/>
              </w:rPr>
              <w:tab/>
            </w:r>
            <w:r w:rsidR="00A7051E">
              <w:rPr>
                <w:noProof/>
                <w:webHidden/>
              </w:rPr>
              <w:fldChar w:fldCharType="begin"/>
            </w:r>
            <w:r w:rsidR="00A7051E">
              <w:rPr>
                <w:noProof/>
                <w:webHidden/>
              </w:rPr>
              <w:instrText xml:space="preserve"> PAGEREF _Toc99549631 \h </w:instrText>
            </w:r>
            <w:r w:rsidR="00A7051E">
              <w:rPr>
                <w:noProof/>
                <w:webHidden/>
              </w:rPr>
            </w:r>
            <w:r w:rsidR="00A7051E">
              <w:rPr>
                <w:noProof/>
                <w:webHidden/>
              </w:rPr>
              <w:fldChar w:fldCharType="separate"/>
            </w:r>
            <w:r w:rsidR="00A7051E">
              <w:rPr>
                <w:noProof/>
                <w:webHidden/>
              </w:rPr>
              <w:t>37</w:t>
            </w:r>
            <w:r w:rsidR="00A7051E">
              <w:rPr>
                <w:noProof/>
                <w:webHidden/>
              </w:rPr>
              <w:fldChar w:fldCharType="end"/>
            </w:r>
          </w:hyperlink>
        </w:p>
        <w:p w14:paraId="6EB28988" w14:textId="3811C1FC" w:rsidR="00A7051E" w:rsidRDefault="0083228B">
          <w:pPr>
            <w:pStyle w:val="TOC3"/>
            <w:tabs>
              <w:tab w:val="right" w:leader="dot" w:pos="9016"/>
            </w:tabs>
            <w:rPr>
              <w:rFonts w:asciiTheme="minorHAnsi" w:eastAsiaTheme="minorEastAsia" w:hAnsiTheme="minorHAnsi" w:cstheme="minorBidi"/>
              <w:noProof/>
              <w:sz w:val="22"/>
              <w:szCs w:val="22"/>
              <w:lang w:eastAsia="en-GB"/>
            </w:rPr>
          </w:pPr>
          <w:hyperlink w:anchor="_Toc99549632" w:history="1">
            <w:r w:rsidR="00A7051E" w:rsidRPr="00D014FA">
              <w:rPr>
                <w:rStyle w:val="Hyperlink"/>
                <w:noProof/>
              </w:rPr>
              <w:t>Retired reports</w:t>
            </w:r>
            <w:r w:rsidR="00A7051E">
              <w:rPr>
                <w:noProof/>
                <w:webHidden/>
              </w:rPr>
              <w:tab/>
            </w:r>
            <w:r w:rsidR="00A7051E">
              <w:rPr>
                <w:noProof/>
                <w:webHidden/>
              </w:rPr>
              <w:fldChar w:fldCharType="begin"/>
            </w:r>
            <w:r w:rsidR="00A7051E">
              <w:rPr>
                <w:noProof/>
                <w:webHidden/>
              </w:rPr>
              <w:instrText xml:space="preserve"> PAGEREF _Toc99549632 \h </w:instrText>
            </w:r>
            <w:r w:rsidR="00A7051E">
              <w:rPr>
                <w:noProof/>
                <w:webHidden/>
              </w:rPr>
            </w:r>
            <w:r w:rsidR="00A7051E">
              <w:rPr>
                <w:noProof/>
                <w:webHidden/>
              </w:rPr>
              <w:fldChar w:fldCharType="separate"/>
            </w:r>
            <w:r w:rsidR="00A7051E">
              <w:rPr>
                <w:noProof/>
                <w:webHidden/>
              </w:rPr>
              <w:t>38</w:t>
            </w:r>
            <w:r w:rsidR="00A7051E">
              <w:rPr>
                <w:noProof/>
                <w:webHidden/>
              </w:rPr>
              <w:fldChar w:fldCharType="end"/>
            </w:r>
          </w:hyperlink>
        </w:p>
        <w:p w14:paraId="2EA2D1C1" w14:textId="38F97A42" w:rsidR="008B05D7" w:rsidRDefault="008B05D7" w:rsidP="008B05D7">
          <w:r>
            <w:rPr>
              <w:b/>
              <w:bCs/>
              <w:noProof/>
            </w:rPr>
            <w:fldChar w:fldCharType="end"/>
          </w:r>
        </w:p>
      </w:sdtContent>
    </w:sdt>
    <w:tbl>
      <w:tblPr>
        <w:tblStyle w:val="TableGrid"/>
        <w:tblW w:w="5000" w:type="pct"/>
        <w:jc w:val="center"/>
        <w:tblCellMar>
          <w:top w:w="28" w:type="dxa"/>
          <w:bottom w:w="28" w:type="dxa"/>
        </w:tblCellMar>
        <w:tblLook w:val="04A0" w:firstRow="1" w:lastRow="0" w:firstColumn="1" w:lastColumn="0" w:noHBand="0" w:noVBand="1"/>
      </w:tblPr>
      <w:tblGrid>
        <w:gridCol w:w="9016"/>
      </w:tblGrid>
      <w:tr w:rsidR="00F91EE6" w:rsidRPr="00DC6263" w14:paraId="6938A06E" w14:textId="77777777" w:rsidTr="00B0699D">
        <w:trPr>
          <w:trHeight w:val="256"/>
          <w:jc w:val="center"/>
        </w:trPr>
        <w:tc>
          <w:tcPr>
            <w:tcW w:w="5000" w:type="pct"/>
          </w:tcPr>
          <w:p w14:paraId="375594C2" w14:textId="77777777" w:rsidR="00F91EE6" w:rsidRDefault="00F91EE6" w:rsidP="00B0699D">
            <w:pPr>
              <w:jc w:val="center"/>
              <w:rPr>
                <w:b/>
                <w:color w:val="222A35" w:themeColor="text2" w:themeShade="80"/>
              </w:rPr>
            </w:pPr>
            <w:r>
              <w:rPr>
                <w:b/>
                <w:color w:val="222A35" w:themeColor="text2" w:themeShade="80"/>
              </w:rPr>
              <w:t>Additional Guidance</w:t>
            </w:r>
          </w:p>
        </w:tc>
      </w:tr>
      <w:tr w:rsidR="00B0699D" w:rsidRPr="00DC6263" w14:paraId="1CA218A7" w14:textId="77777777" w:rsidTr="00B0699D">
        <w:trPr>
          <w:trHeight w:val="256"/>
          <w:jc w:val="center"/>
        </w:trPr>
        <w:tc>
          <w:tcPr>
            <w:tcW w:w="5000" w:type="pct"/>
          </w:tcPr>
          <w:p w14:paraId="3C6F8084" w14:textId="77777777" w:rsidR="00B0699D" w:rsidRPr="00B0699D" w:rsidRDefault="00B0699D" w:rsidP="00B0699D">
            <w:pPr>
              <w:spacing w:after="100" w:afterAutospacing="1"/>
              <w:rPr>
                <w:b/>
                <w:color w:val="222A35" w:themeColor="text2" w:themeShade="80"/>
                <w:sz w:val="18"/>
              </w:rPr>
            </w:pPr>
            <w:r w:rsidRPr="00B0699D">
              <w:rPr>
                <w:b/>
                <w:color w:val="222A35" w:themeColor="text2" w:themeShade="80"/>
                <w:sz w:val="18"/>
              </w:rPr>
              <w:t xml:space="preserve">Knowledge Article: </w:t>
            </w:r>
            <w:r w:rsidRPr="00B0699D">
              <w:rPr>
                <w:i/>
                <w:color w:val="222A35" w:themeColor="text2" w:themeShade="80"/>
                <w:sz w:val="18"/>
              </w:rPr>
              <w:t>not yet written</w:t>
            </w:r>
          </w:p>
        </w:tc>
      </w:tr>
      <w:moveFromRangeStart w:id="0" w:author="Athena Artuso" w:date="2022-05-06T14:27:00Z" w:name="move102739664"/>
      <w:tr w:rsidR="00F91EE6" w:rsidRPr="00DC6263" w:rsidDel="00B53F7F" w14:paraId="23FA7D9A" w14:textId="3999B539" w:rsidTr="00B0699D">
        <w:trPr>
          <w:trHeight w:val="256"/>
          <w:jc w:val="center"/>
        </w:trPr>
        <w:tc>
          <w:tcPr>
            <w:tcW w:w="5000" w:type="pct"/>
          </w:tcPr>
          <w:p w14:paraId="11988A33" w14:textId="785A41C2" w:rsidR="00F91EE6" w:rsidRPr="00B0699D" w:rsidDel="00B53F7F" w:rsidRDefault="00B53F7F" w:rsidP="00B0699D">
            <w:pPr>
              <w:spacing w:after="100" w:afterAutospacing="1"/>
              <w:rPr>
                <w:moveFrom w:id="1" w:author="Athena Artuso" w:date="2022-05-06T14:27:00Z"/>
                <w:color w:val="222A35" w:themeColor="text2" w:themeShade="80"/>
                <w:sz w:val="18"/>
              </w:rPr>
            </w:pPr>
            <w:moveFrom w:id="2" w:author="Athena Artuso" w:date="2022-05-06T14:27:00Z">
              <w:r w:rsidDel="00B53F7F">
                <w:fldChar w:fldCharType="begin"/>
              </w:r>
              <w:r w:rsidDel="00B53F7F">
                <w:instrText xml:space="preserve"> HYPERLINK "file:///\\\\connect.ox.ac.uk\\ADMN\\Public\\PROJECTS\\HRIS%20Programme\\12.%20Support\\Reference%20Data\\How%20to%20guides\\HOW%20TO%20-%20Manage%20Reports%20-%20HR%20Reporting%20Environments.docx" </w:instrText>
              </w:r>
              <w:r w:rsidDel="00B53F7F">
                <w:fldChar w:fldCharType="separate"/>
              </w:r>
              <w:r w:rsidR="00F91EE6" w:rsidRPr="00B0699D" w:rsidDel="00B53F7F">
                <w:rPr>
                  <w:rStyle w:val="Hyperlink"/>
                  <w:sz w:val="18"/>
                </w:rPr>
                <w:t>HOW TO - Manage Reports - HR Reporting Environments.docx</w:t>
              </w:r>
              <w:r w:rsidDel="00B53F7F">
                <w:rPr>
                  <w:rStyle w:val="Hyperlink"/>
                  <w:sz w:val="18"/>
                </w:rPr>
                <w:fldChar w:fldCharType="end"/>
              </w:r>
            </w:moveFrom>
          </w:p>
        </w:tc>
      </w:tr>
      <w:moveFromRangeEnd w:id="0"/>
      <w:tr w:rsidR="008B05D7" w:rsidRPr="00DC6263" w14:paraId="3A83EF69" w14:textId="77777777" w:rsidTr="00B0699D">
        <w:trPr>
          <w:trHeight w:val="256"/>
          <w:jc w:val="center"/>
        </w:trPr>
        <w:tc>
          <w:tcPr>
            <w:tcW w:w="5000" w:type="pct"/>
          </w:tcPr>
          <w:p w14:paraId="5BB143D3" w14:textId="2CC5D8E8" w:rsidR="008B05D7" w:rsidRPr="00B0699D" w:rsidRDefault="00B53F7F" w:rsidP="00B0699D">
            <w:pPr>
              <w:spacing w:after="100" w:afterAutospacing="1"/>
              <w:rPr>
                <w:i/>
                <w:color w:val="222A35" w:themeColor="text2" w:themeShade="80"/>
                <w:sz w:val="18"/>
              </w:rPr>
            </w:pPr>
            <w:r>
              <w:fldChar w:fldCharType="begin"/>
            </w:r>
            <w:r>
              <w:instrText xml:space="preserve"> HYPERLINK "file:///\\\\connect.ox.ac.uk\\ADMN\\Public\\PROJECTS\\HRIS%20Programme\\12.%20Support\\Reference%20Data\\How%20to%20guides\\HOW%20TO%20-%20Manage%20Reports%20-%20Access%20Permissions%20within%20HR%20Reporting.docx" </w:instrText>
            </w:r>
            <w:r>
              <w:fldChar w:fldCharType="separate"/>
            </w:r>
            <w:r w:rsidR="00F91EE6" w:rsidRPr="00B0699D">
              <w:rPr>
                <w:rStyle w:val="Hyperlink"/>
                <w:sz w:val="18"/>
              </w:rPr>
              <w:t>HOW TO - Manage Reports - Access Permissions within HR Reporting.docx</w:t>
            </w:r>
            <w:r>
              <w:rPr>
                <w:rStyle w:val="Hyperlink"/>
                <w:sz w:val="18"/>
              </w:rPr>
              <w:fldChar w:fldCharType="end"/>
            </w:r>
          </w:p>
        </w:tc>
      </w:tr>
      <w:tr w:rsidR="00F91EE6" w:rsidRPr="00DC6263" w14:paraId="5DB0B239" w14:textId="77777777" w:rsidTr="00B0699D">
        <w:trPr>
          <w:trHeight w:val="256"/>
          <w:jc w:val="center"/>
        </w:trPr>
        <w:tc>
          <w:tcPr>
            <w:tcW w:w="5000" w:type="pct"/>
          </w:tcPr>
          <w:p w14:paraId="72846F5A" w14:textId="455778DC" w:rsidR="00F91EE6" w:rsidRPr="00B0699D" w:rsidRDefault="0083228B" w:rsidP="00B0699D">
            <w:pPr>
              <w:spacing w:after="100" w:afterAutospacing="1"/>
              <w:rPr>
                <w:b/>
                <w:color w:val="222A35" w:themeColor="text2" w:themeShade="80"/>
                <w:sz w:val="18"/>
              </w:rPr>
            </w:pPr>
            <w:hyperlink r:id="rId8" w:history="1">
              <w:r w:rsidR="00F91EE6" w:rsidRPr="00B0699D">
                <w:rPr>
                  <w:rStyle w:val="Hyperlink"/>
                  <w:sz w:val="18"/>
                </w:rPr>
                <w:t>HOW TO - Manage Reports - Change Processes in OSM.docx</w:t>
              </w:r>
            </w:hyperlink>
          </w:p>
        </w:tc>
      </w:tr>
      <w:moveToRangeStart w:id="3" w:author="Athena Artuso" w:date="2022-05-06T14:27:00Z" w:name="move102739664"/>
      <w:tr w:rsidR="00B53F7F" w:rsidRPr="00DC6263" w14:paraId="0650E8DD" w14:textId="77777777" w:rsidTr="0083228B">
        <w:trPr>
          <w:trHeight w:val="256"/>
          <w:jc w:val="center"/>
        </w:trPr>
        <w:tc>
          <w:tcPr>
            <w:tcW w:w="5000" w:type="pct"/>
          </w:tcPr>
          <w:p w14:paraId="0B4F8FEB" w14:textId="77777777" w:rsidR="00B53F7F" w:rsidRPr="00B0699D" w:rsidRDefault="00B53F7F" w:rsidP="0083228B">
            <w:pPr>
              <w:spacing w:after="100" w:afterAutospacing="1"/>
              <w:rPr>
                <w:moveTo w:id="4" w:author="Athena Artuso" w:date="2022-05-06T14:27:00Z"/>
                <w:color w:val="222A35" w:themeColor="text2" w:themeShade="80"/>
                <w:sz w:val="18"/>
              </w:rPr>
            </w:pPr>
            <w:moveTo w:id="5" w:author="Athena Artuso" w:date="2022-05-06T14:27:00Z">
              <w:r>
                <w:fldChar w:fldCharType="begin"/>
              </w:r>
              <w:r>
                <w:instrText xml:space="preserve"> HYPERLINK "file:///\\\\connect.ox.ac.uk\\ADMN\\Public\\PROJECTS\\HRIS%20Programme\\12.%20Support\\Reference%20Data\\How%20to%20guides\\HOW%20TO%20-%20Manage%20Reports%20-%20HR%20Reporting%20Environments.docx" </w:instrText>
              </w:r>
              <w:r>
                <w:fldChar w:fldCharType="separate"/>
              </w:r>
              <w:r w:rsidRPr="00B0699D">
                <w:rPr>
                  <w:rStyle w:val="Hyperlink"/>
                  <w:sz w:val="18"/>
                </w:rPr>
                <w:t>HOW TO - Manage Reports - HR Reporting Environments.docx</w:t>
              </w:r>
              <w:r>
                <w:rPr>
                  <w:rStyle w:val="Hyperlink"/>
                  <w:sz w:val="18"/>
                </w:rPr>
                <w:fldChar w:fldCharType="end"/>
              </w:r>
            </w:moveTo>
          </w:p>
        </w:tc>
      </w:tr>
      <w:moveToRangeEnd w:id="3"/>
      <w:tr w:rsidR="008B05D7" w:rsidRPr="00DC6263" w14:paraId="74D5A9A0" w14:textId="77777777" w:rsidTr="00B0699D">
        <w:trPr>
          <w:trHeight w:val="256"/>
          <w:jc w:val="center"/>
        </w:trPr>
        <w:tc>
          <w:tcPr>
            <w:tcW w:w="5000" w:type="pct"/>
          </w:tcPr>
          <w:p w14:paraId="5EB22F83" w14:textId="22B52A3F" w:rsidR="008B05D7" w:rsidRPr="00B53F7F" w:rsidRDefault="00332487" w:rsidP="00B0699D">
            <w:pPr>
              <w:spacing w:after="100" w:afterAutospacing="1"/>
              <w:rPr>
                <w:i/>
                <w:color w:val="222A35" w:themeColor="text2" w:themeShade="80"/>
                <w:sz w:val="18"/>
                <w:rPrChange w:id="6" w:author="Athena Artuso" w:date="2022-05-06T14:27:00Z">
                  <w:rPr>
                    <w:b/>
                    <w:i/>
                    <w:color w:val="222A35" w:themeColor="text2" w:themeShade="80"/>
                    <w:sz w:val="18"/>
                  </w:rPr>
                </w:rPrChange>
              </w:rPr>
            </w:pPr>
            <w:ins w:id="7" w:author="Athena Artuso" w:date="2022-05-06T14:14:00Z">
              <w:r w:rsidRPr="00B53F7F">
                <w:rPr>
                  <w:color w:val="222A35" w:themeColor="text2" w:themeShade="80"/>
                  <w:sz w:val="18"/>
                  <w:lang w:eastAsia="en-US"/>
                  <w:rPrChange w:id="8" w:author="Athena Artuso" w:date="2022-05-06T14:27:00Z">
                    <w:rPr>
                      <w:b/>
                      <w:color w:val="222A35" w:themeColor="text2" w:themeShade="80"/>
                      <w:sz w:val="18"/>
                      <w:lang w:eastAsia="en-US"/>
                    </w:rPr>
                  </w:rPrChange>
                </w:rPr>
                <w:lastRenderedPageBreak/>
                <w:fldChar w:fldCharType="begin"/>
              </w:r>
            </w:ins>
            <w:ins w:id="9" w:author="Helen Child" w:date="2023-01-12T11:12:00Z">
              <w:r w:rsidR="00D731AD">
                <w:rPr>
                  <w:color w:val="222A35" w:themeColor="text2" w:themeShade="80"/>
                  <w:sz w:val="18"/>
                  <w:lang w:eastAsia="en-US"/>
                </w:rPr>
                <w:instrText>HYPERLINK "\\\\connect.ox.ac.uk\\ADMN\\Public\\PROJECTS\\HRIS Programme\\12. Support\\Reference Data\\How to guides\\HOW TO - Manage Reports - Parameters.docx"</w:instrText>
              </w:r>
            </w:ins>
            <w:ins w:id="10" w:author="Athena Artuso" w:date="2022-05-06T14:14:00Z">
              <w:del w:id="11" w:author="Helen Child" w:date="2023-01-12T11:12:00Z">
                <w:r w:rsidRPr="00B53F7F" w:rsidDel="00D731AD">
                  <w:rPr>
                    <w:color w:val="222A35" w:themeColor="text2" w:themeShade="80"/>
                    <w:sz w:val="18"/>
                    <w:rPrChange w:id="12" w:author="Athena Artuso" w:date="2022-05-06T14:27:00Z">
                      <w:rPr>
                        <w:b/>
                        <w:color w:val="222A35" w:themeColor="text2" w:themeShade="80"/>
                        <w:sz w:val="18"/>
                      </w:rPr>
                    </w:rPrChange>
                  </w:rPr>
                  <w:delInstrText xml:space="preserve"> HYPERLINK "HOW%20TO%20-%20Manage%20Reports%20-%20Parameters.docx" </w:delInstrText>
                </w:r>
              </w:del>
            </w:ins>
            <w:ins w:id="13" w:author="Helen Child" w:date="2023-01-12T11:12:00Z">
              <w:r w:rsidR="00D731AD" w:rsidRPr="00B53F7F">
                <w:rPr>
                  <w:color w:val="222A35" w:themeColor="text2" w:themeShade="80"/>
                  <w:sz w:val="18"/>
                  <w:lang w:eastAsia="en-US"/>
                  <w:rPrChange w:id="14" w:author="Athena Artuso" w:date="2022-05-06T14:27:00Z">
                    <w:rPr>
                      <w:color w:val="222A35" w:themeColor="text2" w:themeShade="80"/>
                      <w:sz w:val="18"/>
                      <w:lang w:eastAsia="en-US"/>
                    </w:rPr>
                  </w:rPrChange>
                </w:rPr>
              </w:r>
            </w:ins>
            <w:ins w:id="15" w:author="Athena Artuso" w:date="2022-05-06T14:14:00Z">
              <w:r w:rsidRPr="00B53F7F">
                <w:rPr>
                  <w:color w:val="222A35" w:themeColor="text2" w:themeShade="80"/>
                  <w:sz w:val="18"/>
                  <w:lang w:eastAsia="en-US"/>
                  <w:rPrChange w:id="16" w:author="Athena Artuso" w:date="2022-05-06T14:27:00Z">
                    <w:rPr>
                      <w:b/>
                      <w:color w:val="222A35" w:themeColor="text2" w:themeShade="80"/>
                      <w:sz w:val="18"/>
                    </w:rPr>
                  </w:rPrChange>
                </w:rPr>
                <w:fldChar w:fldCharType="separate"/>
              </w:r>
              <w:r w:rsidRPr="00B53F7F">
                <w:rPr>
                  <w:rStyle w:val="Hyperlink"/>
                  <w:rPrChange w:id="17" w:author="Athena Artuso" w:date="2022-05-06T14:27:00Z">
                    <w:rPr>
                      <w:b/>
                      <w:color w:val="222A35" w:themeColor="text2" w:themeShade="80"/>
                      <w:sz w:val="18"/>
                    </w:rPr>
                  </w:rPrChange>
                </w:rPr>
                <w:t>HOW TO - Manage Reports - Parameters.docx</w:t>
              </w:r>
              <w:r w:rsidRPr="00B53F7F">
                <w:rPr>
                  <w:color w:val="222A35" w:themeColor="text2" w:themeShade="80"/>
                  <w:sz w:val="18"/>
                  <w:lang w:eastAsia="en-US"/>
                  <w:rPrChange w:id="18" w:author="Athena Artuso" w:date="2022-05-06T14:27:00Z">
                    <w:rPr>
                      <w:b/>
                      <w:color w:val="222A35" w:themeColor="text2" w:themeShade="80"/>
                      <w:sz w:val="18"/>
                    </w:rPr>
                  </w:rPrChange>
                </w:rPr>
                <w:fldChar w:fldCharType="end"/>
              </w:r>
            </w:ins>
            <w:del w:id="19" w:author="Athena Artuso" w:date="2022-05-06T14:13:00Z">
              <w:r w:rsidR="008B05D7" w:rsidRPr="00B53F7F" w:rsidDel="00332487">
                <w:rPr>
                  <w:color w:val="222A35" w:themeColor="text2" w:themeShade="80"/>
                  <w:sz w:val="18"/>
                  <w:rPrChange w:id="20" w:author="Athena Artuso" w:date="2022-05-06T14:27:00Z">
                    <w:rPr>
                      <w:b/>
                      <w:color w:val="222A35" w:themeColor="text2" w:themeShade="80"/>
                      <w:sz w:val="18"/>
                    </w:rPr>
                  </w:rPrChange>
                </w:rPr>
                <w:delText xml:space="preserve">Additional guidance: </w:delText>
              </w:r>
              <w:r w:rsidR="008B05D7" w:rsidRPr="00B53F7F" w:rsidDel="00332487">
                <w:rPr>
                  <w:i/>
                  <w:color w:val="222A35" w:themeColor="text2" w:themeShade="80"/>
                  <w:sz w:val="18"/>
                </w:rPr>
                <w:delText>How to create and amend reports in Visual Studio - pending</w:delText>
              </w:r>
            </w:del>
          </w:p>
        </w:tc>
      </w:tr>
      <w:tr w:rsidR="008B05D7" w:rsidRPr="00DC6263" w14:paraId="0392BDA1" w14:textId="77777777" w:rsidTr="00B0699D">
        <w:trPr>
          <w:trHeight w:val="256"/>
          <w:jc w:val="center"/>
        </w:trPr>
        <w:tc>
          <w:tcPr>
            <w:tcW w:w="5000" w:type="pct"/>
          </w:tcPr>
          <w:p w14:paraId="43D954B0" w14:textId="64834B39" w:rsidR="008B05D7" w:rsidRPr="00B53F7F" w:rsidRDefault="00332487" w:rsidP="00B0699D">
            <w:pPr>
              <w:spacing w:after="100" w:afterAutospacing="1"/>
              <w:rPr>
                <w:color w:val="222A35" w:themeColor="text2" w:themeShade="80"/>
                <w:sz w:val="18"/>
                <w:rPrChange w:id="21" w:author="Athena Artuso" w:date="2022-05-06T14:27:00Z">
                  <w:rPr>
                    <w:b/>
                    <w:color w:val="222A35" w:themeColor="text2" w:themeShade="80"/>
                    <w:sz w:val="18"/>
                  </w:rPr>
                </w:rPrChange>
              </w:rPr>
            </w:pPr>
            <w:ins w:id="22" w:author="Athena Artuso" w:date="2022-05-06T14:14:00Z">
              <w:r w:rsidRPr="00B53F7F">
                <w:rPr>
                  <w:color w:val="222A35" w:themeColor="text2" w:themeShade="80"/>
                  <w:sz w:val="18"/>
                  <w:lang w:eastAsia="en-US"/>
                  <w:rPrChange w:id="23" w:author="Athena Artuso" w:date="2022-05-06T14:27:00Z">
                    <w:rPr>
                      <w:b/>
                      <w:color w:val="222A35" w:themeColor="text2" w:themeShade="80"/>
                      <w:sz w:val="18"/>
                      <w:lang w:eastAsia="en-US"/>
                    </w:rPr>
                  </w:rPrChange>
                </w:rPr>
                <w:fldChar w:fldCharType="begin"/>
              </w:r>
            </w:ins>
            <w:ins w:id="24" w:author="Helen Child" w:date="2023-01-12T11:12:00Z">
              <w:r w:rsidR="00D731AD">
                <w:rPr>
                  <w:color w:val="222A35" w:themeColor="text2" w:themeShade="80"/>
                  <w:sz w:val="18"/>
                  <w:lang w:eastAsia="en-US"/>
                </w:rPr>
                <w:instrText>HYPERLINK "\\\\connect.ox.ac.uk\\ADMN\\Public\\PROJECTS\\HRIS Programme\\12. Support\\Reference Data\\How to guides\\HOW TO - Manage Reports - Shared Data Sources.docx"</w:instrText>
              </w:r>
            </w:ins>
            <w:ins w:id="25" w:author="Athena Artuso" w:date="2022-05-06T14:14:00Z">
              <w:del w:id="26" w:author="Helen Child" w:date="2023-01-12T11:12:00Z">
                <w:r w:rsidRPr="00B53F7F" w:rsidDel="00D731AD">
                  <w:rPr>
                    <w:color w:val="222A35" w:themeColor="text2" w:themeShade="80"/>
                    <w:sz w:val="18"/>
                    <w:rPrChange w:id="27" w:author="Athena Artuso" w:date="2022-05-06T14:27:00Z">
                      <w:rPr>
                        <w:b/>
                        <w:color w:val="222A35" w:themeColor="text2" w:themeShade="80"/>
                        <w:sz w:val="18"/>
                      </w:rPr>
                    </w:rPrChange>
                  </w:rPr>
                  <w:delInstrText xml:space="preserve"> HYPERLINK "HOW%20TO%20-%20Manage%20Reports%20-%20Shared%20Data%20Sources.docx" </w:delInstrText>
                </w:r>
              </w:del>
            </w:ins>
            <w:ins w:id="28" w:author="Helen Child" w:date="2023-01-12T11:12:00Z">
              <w:r w:rsidR="00D731AD" w:rsidRPr="00B53F7F">
                <w:rPr>
                  <w:color w:val="222A35" w:themeColor="text2" w:themeShade="80"/>
                  <w:sz w:val="18"/>
                  <w:lang w:eastAsia="en-US"/>
                  <w:rPrChange w:id="29" w:author="Athena Artuso" w:date="2022-05-06T14:27:00Z">
                    <w:rPr>
                      <w:color w:val="222A35" w:themeColor="text2" w:themeShade="80"/>
                      <w:sz w:val="18"/>
                      <w:lang w:eastAsia="en-US"/>
                    </w:rPr>
                  </w:rPrChange>
                </w:rPr>
              </w:r>
            </w:ins>
            <w:ins w:id="30" w:author="Athena Artuso" w:date="2022-05-06T14:14:00Z">
              <w:r w:rsidRPr="00B53F7F">
                <w:rPr>
                  <w:color w:val="222A35" w:themeColor="text2" w:themeShade="80"/>
                  <w:sz w:val="18"/>
                  <w:lang w:eastAsia="en-US"/>
                  <w:rPrChange w:id="31" w:author="Athena Artuso" w:date="2022-05-06T14:27:00Z">
                    <w:rPr>
                      <w:b/>
                      <w:color w:val="222A35" w:themeColor="text2" w:themeShade="80"/>
                      <w:sz w:val="18"/>
                    </w:rPr>
                  </w:rPrChange>
                </w:rPr>
                <w:fldChar w:fldCharType="separate"/>
              </w:r>
              <w:r w:rsidRPr="00B53F7F">
                <w:rPr>
                  <w:rStyle w:val="Hyperlink"/>
                  <w:rPrChange w:id="32" w:author="Athena Artuso" w:date="2022-05-06T14:27:00Z">
                    <w:rPr>
                      <w:b/>
                      <w:color w:val="222A35" w:themeColor="text2" w:themeShade="80"/>
                      <w:sz w:val="18"/>
                    </w:rPr>
                  </w:rPrChange>
                </w:rPr>
                <w:t>HOW TO - Manage Reports - Shared Data Sources.docx</w:t>
              </w:r>
              <w:r w:rsidRPr="00B53F7F">
                <w:rPr>
                  <w:color w:val="222A35" w:themeColor="text2" w:themeShade="80"/>
                  <w:sz w:val="18"/>
                  <w:lang w:eastAsia="en-US"/>
                  <w:rPrChange w:id="33" w:author="Athena Artuso" w:date="2022-05-06T14:27:00Z">
                    <w:rPr>
                      <w:b/>
                      <w:color w:val="222A35" w:themeColor="text2" w:themeShade="80"/>
                      <w:sz w:val="18"/>
                    </w:rPr>
                  </w:rPrChange>
                </w:rPr>
                <w:fldChar w:fldCharType="end"/>
              </w:r>
            </w:ins>
            <w:del w:id="34" w:author="Athena Artuso" w:date="2022-05-06T14:14:00Z">
              <w:r w:rsidR="008B05D7" w:rsidRPr="00B53F7F" w:rsidDel="00332487">
                <w:rPr>
                  <w:color w:val="222A35" w:themeColor="text2" w:themeShade="80"/>
                  <w:sz w:val="18"/>
                  <w:rPrChange w:id="35" w:author="Athena Artuso" w:date="2022-05-06T14:27:00Z">
                    <w:rPr>
                      <w:b/>
                      <w:color w:val="222A35" w:themeColor="text2" w:themeShade="80"/>
                      <w:sz w:val="18"/>
                    </w:rPr>
                  </w:rPrChange>
                </w:rPr>
                <w:delText xml:space="preserve">Additional guidance: </w:delText>
              </w:r>
              <w:r w:rsidR="008B05D7" w:rsidRPr="00B53F7F" w:rsidDel="00332487">
                <w:rPr>
                  <w:i/>
                  <w:color w:val="222A35" w:themeColor="text2" w:themeShade="80"/>
                  <w:sz w:val="18"/>
                </w:rPr>
                <w:delText>How to manage parameters within Visual Studio - pending</w:delText>
              </w:r>
            </w:del>
          </w:p>
        </w:tc>
      </w:tr>
      <w:tr w:rsidR="008B05D7" w:rsidRPr="00DC6263" w14:paraId="1813A557" w14:textId="77777777" w:rsidTr="00B0699D">
        <w:trPr>
          <w:trHeight w:val="256"/>
          <w:jc w:val="center"/>
        </w:trPr>
        <w:tc>
          <w:tcPr>
            <w:tcW w:w="5000" w:type="pct"/>
          </w:tcPr>
          <w:p w14:paraId="2F818D3A" w14:textId="7AC6059F" w:rsidR="008B05D7" w:rsidRPr="00B53F7F" w:rsidRDefault="00332487" w:rsidP="00B0699D">
            <w:pPr>
              <w:spacing w:after="100" w:afterAutospacing="1"/>
              <w:rPr>
                <w:color w:val="222A35" w:themeColor="text2" w:themeShade="80"/>
                <w:sz w:val="18"/>
              </w:rPr>
            </w:pPr>
            <w:ins w:id="36" w:author="Athena Artuso" w:date="2022-05-06T14:14:00Z">
              <w:r w:rsidRPr="00B53F7F">
                <w:rPr>
                  <w:color w:val="222A35" w:themeColor="text2" w:themeShade="80"/>
                  <w:sz w:val="18"/>
                  <w:lang w:eastAsia="en-US"/>
                  <w:rPrChange w:id="37" w:author="Athena Artuso" w:date="2022-05-06T14:27:00Z">
                    <w:rPr>
                      <w:b/>
                      <w:color w:val="222A35" w:themeColor="text2" w:themeShade="80"/>
                      <w:sz w:val="18"/>
                      <w:lang w:eastAsia="en-US"/>
                    </w:rPr>
                  </w:rPrChange>
                </w:rPr>
                <w:fldChar w:fldCharType="begin"/>
              </w:r>
            </w:ins>
            <w:ins w:id="38" w:author="Helen Child" w:date="2023-01-12T11:12:00Z">
              <w:r w:rsidR="00D731AD">
                <w:rPr>
                  <w:color w:val="222A35" w:themeColor="text2" w:themeShade="80"/>
                  <w:sz w:val="18"/>
                  <w:lang w:eastAsia="en-US"/>
                </w:rPr>
                <w:instrText>HYPERLINK "\\\\connect.ox.ac.uk\\ADMN\\Public\\PROJECTS\\HRIS Programme\\12. Support\\Reference Data\\How to guides\\HOW TO - Manage Reports - Shared Datasets.docx"</w:instrText>
              </w:r>
            </w:ins>
            <w:ins w:id="39" w:author="Athena Artuso" w:date="2022-05-06T14:14:00Z">
              <w:del w:id="40" w:author="Helen Child" w:date="2023-01-12T11:12:00Z">
                <w:r w:rsidRPr="00B53F7F" w:rsidDel="00D731AD">
                  <w:rPr>
                    <w:color w:val="222A35" w:themeColor="text2" w:themeShade="80"/>
                    <w:sz w:val="18"/>
                    <w:rPrChange w:id="41" w:author="Athena Artuso" w:date="2022-05-06T14:27:00Z">
                      <w:rPr>
                        <w:b/>
                        <w:color w:val="222A35" w:themeColor="text2" w:themeShade="80"/>
                        <w:sz w:val="18"/>
                      </w:rPr>
                    </w:rPrChange>
                  </w:rPr>
                  <w:delInstrText xml:space="preserve"> HYPERLINK "HOW%20TO%20-%20Manage%20Reports%20-%20Shared%20Datasets.docx" </w:delInstrText>
                </w:r>
              </w:del>
            </w:ins>
            <w:ins w:id="42" w:author="Helen Child" w:date="2023-01-12T11:12:00Z">
              <w:r w:rsidR="00D731AD" w:rsidRPr="00B53F7F">
                <w:rPr>
                  <w:color w:val="222A35" w:themeColor="text2" w:themeShade="80"/>
                  <w:sz w:val="18"/>
                  <w:lang w:eastAsia="en-US"/>
                  <w:rPrChange w:id="43" w:author="Athena Artuso" w:date="2022-05-06T14:27:00Z">
                    <w:rPr>
                      <w:color w:val="222A35" w:themeColor="text2" w:themeShade="80"/>
                      <w:sz w:val="18"/>
                      <w:lang w:eastAsia="en-US"/>
                    </w:rPr>
                  </w:rPrChange>
                </w:rPr>
              </w:r>
            </w:ins>
            <w:ins w:id="44" w:author="Athena Artuso" w:date="2022-05-06T14:14:00Z">
              <w:r w:rsidRPr="00B53F7F">
                <w:rPr>
                  <w:color w:val="222A35" w:themeColor="text2" w:themeShade="80"/>
                  <w:sz w:val="18"/>
                  <w:lang w:eastAsia="en-US"/>
                  <w:rPrChange w:id="45" w:author="Athena Artuso" w:date="2022-05-06T14:27:00Z">
                    <w:rPr>
                      <w:b/>
                      <w:color w:val="222A35" w:themeColor="text2" w:themeShade="80"/>
                      <w:sz w:val="18"/>
                    </w:rPr>
                  </w:rPrChange>
                </w:rPr>
                <w:fldChar w:fldCharType="separate"/>
              </w:r>
              <w:r w:rsidRPr="00B53F7F">
                <w:rPr>
                  <w:rStyle w:val="Hyperlink"/>
                  <w:rPrChange w:id="46" w:author="Athena Artuso" w:date="2022-05-06T14:27:00Z">
                    <w:rPr>
                      <w:b/>
                      <w:color w:val="222A35" w:themeColor="text2" w:themeShade="80"/>
                      <w:sz w:val="18"/>
                    </w:rPr>
                  </w:rPrChange>
                </w:rPr>
                <w:t>HOW TO - Manage Reports - Shared Datasets.docx</w:t>
              </w:r>
              <w:r w:rsidRPr="00B53F7F">
                <w:rPr>
                  <w:color w:val="222A35" w:themeColor="text2" w:themeShade="80"/>
                  <w:sz w:val="18"/>
                  <w:lang w:eastAsia="en-US"/>
                  <w:rPrChange w:id="47" w:author="Athena Artuso" w:date="2022-05-06T14:27:00Z">
                    <w:rPr>
                      <w:b/>
                      <w:color w:val="222A35" w:themeColor="text2" w:themeShade="80"/>
                      <w:sz w:val="18"/>
                    </w:rPr>
                  </w:rPrChange>
                </w:rPr>
                <w:fldChar w:fldCharType="end"/>
              </w:r>
            </w:ins>
            <w:del w:id="48" w:author="Athena Artuso" w:date="2022-05-06T14:14:00Z">
              <w:r w:rsidR="008B05D7" w:rsidRPr="00B53F7F" w:rsidDel="00332487">
                <w:rPr>
                  <w:color w:val="222A35" w:themeColor="text2" w:themeShade="80"/>
                  <w:sz w:val="18"/>
                  <w:rPrChange w:id="49" w:author="Athena Artuso" w:date="2022-05-06T14:27:00Z">
                    <w:rPr>
                      <w:b/>
                      <w:color w:val="222A35" w:themeColor="text2" w:themeShade="80"/>
                      <w:sz w:val="18"/>
                    </w:rPr>
                  </w:rPrChange>
                </w:rPr>
                <w:delText xml:space="preserve">Additional guidance: </w:delText>
              </w:r>
              <w:r w:rsidR="008B05D7" w:rsidRPr="00B53F7F" w:rsidDel="00332487">
                <w:rPr>
                  <w:i/>
                  <w:color w:val="222A35" w:themeColor="text2" w:themeShade="80"/>
                  <w:sz w:val="18"/>
                </w:rPr>
                <w:delText>Formatting standards for .RDL files - pending</w:delText>
              </w:r>
            </w:del>
          </w:p>
        </w:tc>
      </w:tr>
      <w:tr w:rsidR="008B05D7" w:rsidRPr="00DC6263" w14:paraId="4C9AA06D" w14:textId="77777777" w:rsidTr="00B0699D">
        <w:trPr>
          <w:trHeight w:val="256"/>
          <w:jc w:val="center"/>
        </w:trPr>
        <w:tc>
          <w:tcPr>
            <w:tcW w:w="5000" w:type="pct"/>
          </w:tcPr>
          <w:p w14:paraId="44BAC815" w14:textId="6F9ACA68" w:rsidR="008B05D7" w:rsidRPr="00B53F7F" w:rsidRDefault="00332487" w:rsidP="00B0699D">
            <w:pPr>
              <w:spacing w:after="100" w:afterAutospacing="1"/>
              <w:rPr>
                <w:color w:val="222A35" w:themeColor="text2" w:themeShade="80"/>
                <w:sz w:val="18"/>
              </w:rPr>
            </w:pPr>
            <w:ins w:id="50" w:author="Athena Artuso" w:date="2022-05-06T14:14:00Z">
              <w:r w:rsidRPr="00B53F7F">
                <w:rPr>
                  <w:color w:val="222A35" w:themeColor="text2" w:themeShade="80"/>
                  <w:sz w:val="18"/>
                  <w:lang w:eastAsia="en-US"/>
                  <w:rPrChange w:id="51" w:author="Athena Artuso" w:date="2022-05-06T14:27:00Z">
                    <w:rPr>
                      <w:b/>
                      <w:color w:val="222A35" w:themeColor="text2" w:themeShade="80"/>
                      <w:sz w:val="18"/>
                      <w:lang w:eastAsia="en-US"/>
                    </w:rPr>
                  </w:rPrChange>
                </w:rPr>
                <w:fldChar w:fldCharType="begin"/>
              </w:r>
            </w:ins>
            <w:ins w:id="52" w:author="Helen Child" w:date="2023-01-12T11:12:00Z">
              <w:r w:rsidR="00D731AD">
                <w:rPr>
                  <w:color w:val="222A35" w:themeColor="text2" w:themeShade="80"/>
                  <w:sz w:val="18"/>
                  <w:lang w:eastAsia="en-US"/>
                </w:rPr>
                <w:instrText>HYPERLINK "\\\\connect.ox.ac.uk\\ADMN\\Public\\PROJECTS\\HRIS Programme\\12. Support\\Reference Data\\How to guides\\HOW TO - Manage Reports - Troubleshoot Common Errors.docx"</w:instrText>
              </w:r>
            </w:ins>
            <w:ins w:id="53" w:author="Athena Artuso" w:date="2022-05-06T14:14:00Z">
              <w:del w:id="54" w:author="Helen Child" w:date="2023-01-12T11:12:00Z">
                <w:r w:rsidRPr="00B53F7F" w:rsidDel="00D731AD">
                  <w:rPr>
                    <w:color w:val="222A35" w:themeColor="text2" w:themeShade="80"/>
                    <w:sz w:val="18"/>
                    <w:rPrChange w:id="55" w:author="Athena Artuso" w:date="2022-05-06T14:27:00Z">
                      <w:rPr>
                        <w:b/>
                        <w:color w:val="222A35" w:themeColor="text2" w:themeShade="80"/>
                        <w:sz w:val="18"/>
                      </w:rPr>
                    </w:rPrChange>
                  </w:rPr>
                  <w:delInstrText xml:space="preserve"> HYPERLINK "HOW%20TO%20-%20Manage%20Reports%20-%20Troubleshoot%20Common%20Errors.docx" </w:delInstrText>
                </w:r>
              </w:del>
            </w:ins>
            <w:ins w:id="56" w:author="Helen Child" w:date="2023-01-12T11:12:00Z">
              <w:r w:rsidR="00D731AD" w:rsidRPr="00B53F7F">
                <w:rPr>
                  <w:color w:val="222A35" w:themeColor="text2" w:themeShade="80"/>
                  <w:sz w:val="18"/>
                  <w:lang w:eastAsia="en-US"/>
                  <w:rPrChange w:id="57" w:author="Athena Artuso" w:date="2022-05-06T14:27:00Z">
                    <w:rPr>
                      <w:color w:val="222A35" w:themeColor="text2" w:themeShade="80"/>
                      <w:sz w:val="18"/>
                      <w:lang w:eastAsia="en-US"/>
                    </w:rPr>
                  </w:rPrChange>
                </w:rPr>
              </w:r>
            </w:ins>
            <w:ins w:id="58" w:author="Athena Artuso" w:date="2022-05-06T14:14:00Z">
              <w:r w:rsidRPr="00B53F7F">
                <w:rPr>
                  <w:color w:val="222A35" w:themeColor="text2" w:themeShade="80"/>
                  <w:sz w:val="18"/>
                  <w:lang w:eastAsia="en-US"/>
                  <w:rPrChange w:id="59" w:author="Athena Artuso" w:date="2022-05-06T14:27:00Z">
                    <w:rPr>
                      <w:b/>
                      <w:color w:val="222A35" w:themeColor="text2" w:themeShade="80"/>
                      <w:sz w:val="18"/>
                    </w:rPr>
                  </w:rPrChange>
                </w:rPr>
                <w:fldChar w:fldCharType="separate"/>
              </w:r>
              <w:r w:rsidRPr="00B53F7F">
                <w:rPr>
                  <w:rStyle w:val="Hyperlink"/>
                  <w:rPrChange w:id="60" w:author="Athena Artuso" w:date="2022-05-06T14:27:00Z">
                    <w:rPr>
                      <w:b/>
                      <w:color w:val="222A35" w:themeColor="text2" w:themeShade="80"/>
                      <w:sz w:val="18"/>
                    </w:rPr>
                  </w:rPrChange>
                </w:rPr>
                <w:t>HOW TO - Manage Reports - Troubleshoot Common Errors.docx</w:t>
              </w:r>
              <w:r w:rsidRPr="00B53F7F">
                <w:rPr>
                  <w:color w:val="222A35" w:themeColor="text2" w:themeShade="80"/>
                  <w:sz w:val="18"/>
                  <w:lang w:eastAsia="en-US"/>
                  <w:rPrChange w:id="61" w:author="Athena Artuso" w:date="2022-05-06T14:27:00Z">
                    <w:rPr>
                      <w:b/>
                      <w:color w:val="222A35" w:themeColor="text2" w:themeShade="80"/>
                      <w:sz w:val="18"/>
                    </w:rPr>
                  </w:rPrChange>
                </w:rPr>
                <w:fldChar w:fldCharType="end"/>
              </w:r>
            </w:ins>
            <w:del w:id="62" w:author="Athena Artuso" w:date="2022-05-06T14:14:00Z">
              <w:r w:rsidR="008B05D7" w:rsidRPr="00B53F7F" w:rsidDel="00332487">
                <w:rPr>
                  <w:color w:val="222A35" w:themeColor="text2" w:themeShade="80"/>
                  <w:sz w:val="18"/>
                  <w:rPrChange w:id="63" w:author="Athena Artuso" w:date="2022-05-06T14:27:00Z">
                    <w:rPr>
                      <w:b/>
                      <w:color w:val="222A35" w:themeColor="text2" w:themeShade="80"/>
                      <w:sz w:val="18"/>
                    </w:rPr>
                  </w:rPrChange>
                </w:rPr>
                <w:delText xml:space="preserve">Additional guidance: </w:delText>
              </w:r>
              <w:r w:rsidR="008B05D7" w:rsidRPr="00B53F7F" w:rsidDel="00332487">
                <w:rPr>
                  <w:i/>
                  <w:color w:val="222A35" w:themeColor="text2" w:themeShade="80"/>
                  <w:sz w:val="18"/>
                </w:rPr>
                <w:delText>Formatting standards for SQL queries - pending</w:delText>
              </w:r>
            </w:del>
          </w:p>
        </w:tc>
      </w:tr>
      <w:tr w:rsidR="00332487" w:rsidRPr="00DC6263" w14:paraId="79C3F35A" w14:textId="77777777" w:rsidTr="00B0699D">
        <w:trPr>
          <w:trHeight w:val="256"/>
          <w:jc w:val="center"/>
          <w:ins w:id="64" w:author="Athena Artuso" w:date="2022-05-06T14:15:00Z"/>
        </w:trPr>
        <w:tc>
          <w:tcPr>
            <w:tcW w:w="5000" w:type="pct"/>
          </w:tcPr>
          <w:p w14:paraId="519FC7E1" w14:textId="34A5E052" w:rsidR="00332487" w:rsidRPr="00B53F7F" w:rsidRDefault="00332487" w:rsidP="00B0699D">
            <w:pPr>
              <w:spacing w:after="100" w:afterAutospacing="1"/>
              <w:rPr>
                <w:ins w:id="65" w:author="Athena Artuso" w:date="2022-05-06T14:15:00Z"/>
                <w:color w:val="222A35" w:themeColor="text2" w:themeShade="80"/>
                <w:sz w:val="18"/>
                <w:rPrChange w:id="66" w:author="Athena Artuso" w:date="2022-05-06T14:27:00Z">
                  <w:rPr>
                    <w:ins w:id="67" w:author="Athena Artuso" w:date="2022-05-06T14:15:00Z"/>
                    <w:b/>
                    <w:color w:val="222A35" w:themeColor="text2" w:themeShade="80"/>
                    <w:sz w:val="18"/>
                  </w:rPr>
                </w:rPrChange>
              </w:rPr>
            </w:pPr>
            <w:ins w:id="68" w:author="Athena Artuso" w:date="2022-05-06T14:15:00Z">
              <w:r w:rsidRPr="00B53F7F">
                <w:rPr>
                  <w:color w:val="222A35" w:themeColor="text2" w:themeShade="80"/>
                  <w:sz w:val="18"/>
                  <w:lang w:eastAsia="en-US"/>
                  <w:rPrChange w:id="69" w:author="Athena Artuso" w:date="2022-05-06T14:27:00Z">
                    <w:rPr>
                      <w:b/>
                      <w:color w:val="222A35" w:themeColor="text2" w:themeShade="80"/>
                      <w:sz w:val="18"/>
                      <w:lang w:eastAsia="en-US"/>
                    </w:rPr>
                  </w:rPrChange>
                </w:rPr>
                <w:fldChar w:fldCharType="begin"/>
              </w:r>
            </w:ins>
            <w:ins w:id="70" w:author="Helen Child" w:date="2023-01-12T11:12:00Z">
              <w:r w:rsidR="00D731AD">
                <w:rPr>
                  <w:color w:val="222A35" w:themeColor="text2" w:themeShade="80"/>
                  <w:sz w:val="18"/>
                  <w:lang w:eastAsia="en-US"/>
                </w:rPr>
                <w:instrText>HYPERLINK "\\\\connect.ox.ac.uk\\ADMN\\Public\\PROJECTS\\HRIS Programme\\12. Support\\Reference Data\\How to guides\\HOW TO - Manage Reports - Visual Studio Basics.docx"</w:instrText>
              </w:r>
            </w:ins>
            <w:ins w:id="71" w:author="Athena Artuso" w:date="2022-05-06T14:15:00Z">
              <w:del w:id="72" w:author="Helen Child" w:date="2023-01-12T11:12:00Z">
                <w:r w:rsidRPr="00B53F7F" w:rsidDel="00D731AD">
                  <w:rPr>
                    <w:color w:val="222A35" w:themeColor="text2" w:themeShade="80"/>
                    <w:sz w:val="18"/>
                    <w:rPrChange w:id="73" w:author="Athena Artuso" w:date="2022-05-06T14:27:00Z">
                      <w:rPr>
                        <w:b/>
                        <w:color w:val="222A35" w:themeColor="text2" w:themeShade="80"/>
                        <w:sz w:val="18"/>
                      </w:rPr>
                    </w:rPrChange>
                  </w:rPr>
                  <w:delInstrText xml:space="preserve"> HYPERLINK "HOW%20TO%20-%20Manage%20Reports%20-%20Visual%20Studio%20Basics.docx" </w:delInstrText>
                </w:r>
              </w:del>
            </w:ins>
            <w:ins w:id="74" w:author="Helen Child" w:date="2023-01-12T11:12:00Z">
              <w:r w:rsidR="00D731AD" w:rsidRPr="00B53F7F">
                <w:rPr>
                  <w:color w:val="222A35" w:themeColor="text2" w:themeShade="80"/>
                  <w:sz w:val="18"/>
                  <w:lang w:eastAsia="en-US"/>
                  <w:rPrChange w:id="75" w:author="Athena Artuso" w:date="2022-05-06T14:27:00Z">
                    <w:rPr>
                      <w:color w:val="222A35" w:themeColor="text2" w:themeShade="80"/>
                      <w:sz w:val="18"/>
                      <w:lang w:eastAsia="en-US"/>
                    </w:rPr>
                  </w:rPrChange>
                </w:rPr>
              </w:r>
            </w:ins>
            <w:ins w:id="76" w:author="Athena Artuso" w:date="2022-05-06T14:15:00Z">
              <w:r w:rsidRPr="00B53F7F">
                <w:rPr>
                  <w:color w:val="222A35" w:themeColor="text2" w:themeShade="80"/>
                  <w:sz w:val="18"/>
                  <w:lang w:eastAsia="en-US"/>
                  <w:rPrChange w:id="77" w:author="Athena Artuso" w:date="2022-05-06T14:27:00Z">
                    <w:rPr>
                      <w:b/>
                      <w:color w:val="222A35" w:themeColor="text2" w:themeShade="80"/>
                      <w:sz w:val="18"/>
                    </w:rPr>
                  </w:rPrChange>
                </w:rPr>
                <w:fldChar w:fldCharType="separate"/>
              </w:r>
              <w:r w:rsidRPr="00B53F7F">
                <w:rPr>
                  <w:rStyle w:val="Hyperlink"/>
                  <w:rPrChange w:id="78" w:author="Athena Artuso" w:date="2022-05-06T14:27:00Z">
                    <w:rPr>
                      <w:b/>
                      <w:color w:val="222A35" w:themeColor="text2" w:themeShade="80"/>
                      <w:sz w:val="18"/>
                    </w:rPr>
                  </w:rPrChange>
                </w:rPr>
                <w:t>HOW TO - Manage Reports - Visual Studio Basics.docx</w:t>
              </w:r>
              <w:r w:rsidRPr="00B53F7F">
                <w:rPr>
                  <w:color w:val="222A35" w:themeColor="text2" w:themeShade="80"/>
                  <w:sz w:val="18"/>
                  <w:lang w:eastAsia="en-US"/>
                  <w:rPrChange w:id="79" w:author="Athena Artuso" w:date="2022-05-06T14:27:00Z">
                    <w:rPr>
                      <w:b/>
                      <w:color w:val="222A35" w:themeColor="text2" w:themeShade="80"/>
                      <w:sz w:val="18"/>
                    </w:rPr>
                  </w:rPrChange>
                </w:rPr>
                <w:fldChar w:fldCharType="end"/>
              </w:r>
            </w:ins>
          </w:p>
        </w:tc>
      </w:tr>
    </w:tbl>
    <w:p w14:paraId="6309446C" w14:textId="77777777" w:rsidR="00B0699D" w:rsidRDefault="00B0699D" w:rsidP="00B0699D">
      <w:pPr>
        <w:pStyle w:val="MAE1IND"/>
        <w:rPr>
          <w:lang w:eastAsia="en-GB"/>
        </w:rPr>
      </w:pPr>
      <w:bookmarkStart w:id="80" w:name="_Context"/>
      <w:bookmarkEnd w:id="80"/>
    </w:p>
    <w:p w14:paraId="7592C05E" w14:textId="77777777" w:rsidR="00B0699D" w:rsidRDefault="00B0699D" w:rsidP="00B0699D">
      <w:pPr>
        <w:rPr>
          <w:rFonts w:ascii="Adobe Garamond Pro" w:hAnsi="Adobe Garamond Pro"/>
          <w:sz w:val="21"/>
          <w:szCs w:val="21"/>
          <w:lang w:val="en-US" w:eastAsia="en-GB"/>
        </w:rPr>
      </w:pPr>
      <w:r>
        <w:rPr>
          <w:lang w:eastAsia="en-GB"/>
        </w:rPr>
        <w:br w:type="page"/>
      </w:r>
    </w:p>
    <w:p w14:paraId="19EACDE3" w14:textId="77777777" w:rsidR="00E84376" w:rsidRDefault="00E84376" w:rsidP="00D61BF2">
      <w:pPr>
        <w:pStyle w:val="Heading1"/>
        <w:rPr>
          <w:lang w:eastAsia="en-GB"/>
        </w:rPr>
      </w:pPr>
      <w:bookmarkStart w:id="81" w:name="_Toc99549601"/>
      <w:r>
        <w:rPr>
          <w:lang w:eastAsia="en-GB"/>
        </w:rPr>
        <w:lastRenderedPageBreak/>
        <w:t>Context</w:t>
      </w:r>
      <w:bookmarkEnd w:id="81"/>
    </w:p>
    <w:p w14:paraId="5FE93B21" w14:textId="77777777" w:rsidR="001F42E4" w:rsidRDefault="00821B67" w:rsidP="004A7374">
      <w:pPr>
        <w:rPr>
          <w:lang w:eastAsia="en-GB"/>
        </w:rPr>
      </w:pPr>
      <w:r>
        <w:rPr>
          <w:lang w:eastAsia="en-GB"/>
        </w:rPr>
        <w:t>This document outlines the release and deployment processes for reports in the HR R</w:t>
      </w:r>
      <w:r w:rsidR="004A7374">
        <w:rPr>
          <w:lang w:eastAsia="en-GB"/>
        </w:rPr>
        <w:t xml:space="preserve">eporting catalogue. </w:t>
      </w:r>
      <w:r w:rsidR="001F42E4">
        <w:rPr>
          <w:lang w:eastAsia="en-GB"/>
        </w:rPr>
        <w:t>These processes were designed to support</w:t>
      </w:r>
      <w:r w:rsidR="00806748">
        <w:rPr>
          <w:lang w:eastAsia="en-GB"/>
        </w:rPr>
        <w:t xml:space="preserve"> </w:t>
      </w:r>
      <w:r w:rsidR="001F42E4">
        <w:rPr>
          <w:lang w:eastAsia="en-GB"/>
        </w:rPr>
        <w:t>robust</w:t>
      </w:r>
      <w:r w:rsidR="002B3BEE">
        <w:rPr>
          <w:lang w:eastAsia="en-GB"/>
        </w:rPr>
        <w:t xml:space="preserve"> version control of all the report suites</w:t>
      </w:r>
      <w:r w:rsidR="001F42E4">
        <w:rPr>
          <w:lang w:eastAsia="en-GB"/>
        </w:rPr>
        <w:t xml:space="preserve"> </w:t>
      </w:r>
      <w:r w:rsidR="0072417F">
        <w:rPr>
          <w:lang w:eastAsia="en-GB"/>
        </w:rPr>
        <w:t xml:space="preserve">which comprise </w:t>
      </w:r>
      <w:r w:rsidR="001F42E4">
        <w:rPr>
          <w:lang w:eastAsia="en-GB"/>
        </w:rPr>
        <w:t>the HR Reporting catalogue</w:t>
      </w:r>
      <w:r w:rsidR="00383745">
        <w:rPr>
          <w:lang w:eastAsia="en-GB"/>
        </w:rPr>
        <w:t>, to ensure</w:t>
      </w:r>
      <w:r w:rsidR="001F42E4">
        <w:rPr>
          <w:lang w:eastAsia="en-GB"/>
        </w:rPr>
        <w:t xml:space="preserve"> that:</w:t>
      </w:r>
    </w:p>
    <w:p w14:paraId="118E4DA3" w14:textId="77777777" w:rsidR="001F42E4" w:rsidRDefault="001F42E4" w:rsidP="004A7374">
      <w:pPr>
        <w:rPr>
          <w:lang w:eastAsia="en-GB"/>
        </w:rPr>
      </w:pPr>
    </w:p>
    <w:p w14:paraId="1B45283B" w14:textId="77777777" w:rsidR="004A7374" w:rsidRDefault="001F42E4" w:rsidP="001F42E4">
      <w:pPr>
        <w:pStyle w:val="ListParagraph"/>
        <w:numPr>
          <w:ilvl w:val="0"/>
          <w:numId w:val="9"/>
        </w:numPr>
        <w:rPr>
          <w:lang w:eastAsia="en-GB"/>
        </w:rPr>
      </w:pPr>
      <w:r>
        <w:rPr>
          <w:lang w:eastAsia="en-GB"/>
        </w:rPr>
        <w:t xml:space="preserve">users have access </w:t>
      </w:r>
      <w:r w:rsidR="00D61BF2">
        <w:rPr>
          <w:lang w:eastAsia="en-GB"/>
        </w:rPr>
        <w:t xml:space="preserve">only </w:t>
      </w:r>
      <w:r>
        <w:rPr>
          <w:lang w:eastAsia="en-GB"/>
        </w:rPr>
        <w:t xml:space="preserve">to the </w:t>
      </w:r>
      <w:r w:rsidRPr="000D5F82">
        <w:rPr>
          <w:lang w:eastAsia="en-GB"/>
        </w:rPr>
        <w:t>most recent</w:t>
      </w:r>
      <w:r>
        <w:rPr>
          <w:lang w:eastAsia="en-GB"/>
        </w:rPr>
        <w:t xml:space="preserve"> version of </w:t>
      </w:r>
      <w:r w:rsidR="002B3BEE">
        <w:rPr>
          <w:lang w:eastAsia="en-GB"/>
        </w:rPr>
        <w:t>any report suite</w:t>
      </w:r>
    </w:p>
    <w:p w14:paraId="472513E2" w14:textId="77777777" w:rsidR="001F42E4" w:rsidRDefault="001F42E4" w:rsidP="001F42E4">
      <w:pPr>
        <w:pStyle w:val="ListParagraph"/>
        <w:numPr>
          <w:ilvl w:val="0"/>
          <w:numId w:val="9"/>
        </w:numPr>
        <w:rPr>
          <w:lang w:eastAsia="en-GB"/>
        </w:rPr>
      </w:pPr>
      <w:r>
        <w:rPr>
          <w:lang w:eastAsia="en-GB"/>
        </w:rPr>
        <w:t xml:space="preserve">there is only a </w:t>
      </w:r>
      <w:r w:rsidRPr="000D5F82">
        <w:rPr>
          <w:lang w:eastAsia="en-GB"/>
        </w:rPr>
        <w:t>single “active” version</w:t>
      </w:r>
      <w:r w:rsidR="002B3BEE">
        <w:rPr>
          <w:lang w:eastAsia="en-GB"/>
        </w:rPr>
        <w:t xml:space="preserve"> of any given report suite</w:t>
      </w:r>
      <w:r>
        <w:rPr>
          <w:lang w:eastAsia="en-GB"/>
        </w:rPr>
        <w:t xml:space="preserve"> at any given time</w:t>
      </w:r>
    </w:p>
    <w:p w14:paraId="7478A4A2" w14:textId="77777777" w:rsidR="001F42E4" w:rsidRDefault="001F42E4" w:rsidP="001F42E4">
      <w:pPr>
        <w:pStyle w:val="ListParagraph"/>
        <w:numPr>
          <w:ilvl w:val="0"/>
          <w:numId w:val="9"/>
        </w:numPr>
        <w:rPr>
          <w:lang w:eastAsia="en-GB"/>
        </w:rPr>
      </w:pPr>
      <w:r>
        <w:rPr>
          <w:lang w:eastAsia="en-GB"/>
        </w:rPr>
        <w:t xml:space="preserve">previous </w:t>
      </w:r>
      <w:r w:rsidR="002B3BEE">
        <w:rPr>
          <w:lang w:eastAsia="en-GB"/>
        </w:rPr>
        <w:t>versions of amended or retired report suites</w:t>
      </w:r>
      <w:r>
        <w:rPr>
          <w:lang w:eastAsia="en-GB"/>
        </w:rPr>
        <w:t xml:space="preserve"> (where applicable) are available in case they need to be viewed or restored to active use</w:t>
      </w:r>
    </w:p>
    <w:p w14:paraId="5350CB65" w14:textId="77777777" w:rsidR="00E84376" w:rsidRDefault="00E84376" w:rsidP="004A7374">
      <w:pPr>
        <w:rPr>
          <w:lang w:eastAsia="en-GB"/>
        </w:rPr>
      </w:pPr>
    </w:p>
    <w:tbl>
      <w:tblPr>
        <w:tblW w:w="8958"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1"/>
        <w:gridCol w:w="8237"/>
      </w:tblGrid>
      <w:tr w:rsidR="002B3BEE" w:rsidRPr="00446439" w14:paraId="01ADCC48" w14:textId="77777777" w:rsidTr="007B478B">
        <w:trPr>
          <w:trHeight w:hRule="exact" w:val="1065"/>
        </w:trPr>
        <w:tc>
          <w:tcPr>
            <w:tcW w:w="721" w:type="dxa"/>
            <w:tcBorders>
              <w:top w:val="single" w:sz="4" w:space="0" w:color="BFBFBF"/>
              <w:bottom w:val="single" w:sz="4" w:space="0" w:color="BFBFBF"/>
              <w:right w:val="nil"/>
            </w:tcBorders>
            <w:shd w:val="clear" w:color="auto" w:fill="FFFFCC"/>
            <w:vAlign w:val="center"/>
          </w:tcPr>
          <w:p w14:paraId="5D97B4EF" w14:textId="77777777" w:rsidR="002B3BEE" w:rsidRPr="00446439" w:rsidRDefault="002B3BEE" w:rsidP="00F23824">
            <w:pPr>
              <w:rPr>
                <w:color w:val="404040" w:themeColor="text1" w:themeTint="BF"/>
              </w:rPr>
            </w:pPr>
            <w:r w:rsidRPr="00446439">
              <w:rPr>
                <w:noProof/>
                <w:color w:val="404040" w:themeColor="text1" w:themeTint="BF"/>
                <w:lang w:eastAsia="en-GB"/>
              </w:rPr>
              <w:drawing>
                <wp:inline distT="0" distB="0" distL="0" distR="0" wp14:anchorId="12ABB214" wp14:editId="5FDB6D13">
                  <wp:extent cx="310154" cy="288000"/>
                  <wp:effectExtent l="0" t="0" r="0" b="0"/>
                  <wp:docPr id="10"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237" w:type="dxa"/>
            <w:tcBorders>
              <w:top w:val="single" w:sz="4" w:space="0" w:color="BFBFBF"/>
              <w:left w:val="nil"/>
              <w:bottom w:val="single" w:sz="4" w:space="0" w:color="BFBFBF"/>
            </w:tcBorders>
            <w:shd w:val="clear" w:color="auto" w:fill="FFFFCC"/>
            <w:vAlign w:val="center"/>
          </w:tcPr>
          <w:p w14:paraId="20052D76" w14:textId="77777777" w:rsidR="002B3BEE" w:rsidRPr="002B3BEE" w:rsidRDefault="002B3BEE" w:rsidP="002B3BEE">
            <w:pPr>
              <w:rPr>
                <w:lang w:eastAsia="en-GB"/>
              </w:rPr>
            </w:pPr>
            <w:r>
              <w:rPr>
                <w:b/>
                <w:color w:val="404040" w:themeColor="text1" w:themeTint="BF"/>
              </w:rPr>
              <w:t>NB</w:t>
            </w:r>
            <w:r w:rsidRPr="00446439">
              <w:rPr>
                <w:b/>
                <w:color w:val="404040" w:themeColor="text1" w:themeTint="BF"/>
              </w:rPr>
              <w:t>:</w:t>
            </w:r>
            <w:r w:rsidRPr="00446439">
              <w:rPr>
                <w:color w:val="404040" w:themeColor="text1" w:themeTint="BF"/>
              </w:rPr>
              <w:t xml:space="preserve"> </w:t>
            </w:r>
            <w:r>
              <w:rPr>
                <w:lang w:eastAsia="en-GB"/>
              </w:rPr>
              <w:t xml:space="preserve">The most important aspect of version control for the HR Reporting catalogue is this: </w:t>
            </w:r>
            <w:r w:rsidRPr="002B3BEE">
              <w:rPr>
                <w:b/>
                <w:color w:val="FF0000"/>
                <w:lang w:eastAsia="en-GB"/>
              </w:rPr>
              <w:t>versioning is done at the report suite-level</w:t>
            </w:r>
            <w:r w:rsidRPr="002B3BEE">
              <w:rPr>
                <w:lang w:eastAsia="en-GB"/>
              </w:rPr>
              <w:t xml:space="preserve">, not the .RDL level. </w:t>
            </w:r>
          </w:p>
        </w:tc>
      </w:tr>
    </w:tbl>
    <w:p w14:paraId="0382936B" w14:textId="77777777" w:rsidR="002B3BEE" w:rsidRDefault="002B3BEE" w:rsidP="004A7374">
      <w:pPr>
        <w:rPr>
          <w:lang w:eastAsia="en-GB"/>
        </w:rPr>
      </w:pPr>
    </w:p>
    <w:p w14:paraId="435E1843" w14:textId="77777777" w:rsidR="002B3BEE" w:rsidRDefault="002B3BEE" w:rsidP="004A7374">
      <w:r>
        <w:rPr>
          <w:lang w:eastAsia="en-GB"/>
        </w:rPr>
        <w:t xml:space="preserve">This means that if you update </w:t>
      </w:r>
      <w:r w:rsidRPr="00383745">
        <w:rPr>
          <w:b/>
          <w:color w:val="FF0000"/>
          <w:lang w:eastAsia="en-GB"/>
        </w:rPr>
        <w:t>any</w:t>
      </w:r>
      <w:r w:rsidRPr="00383745">
        <w:rPr>
          <w:color w:val="FF0000"/>
          <w:lang w:eastAsia="en-GB"/>
        </w:rPr>
        <w:t xml:space="preserve"> </w:t>
      </w:r>
      <w:r>
        <w:rPr>
          <w:lang w:eastAsia="en-GB"/>
        </w:rPr>
        <w:t xml:space="preserve">.RDL files within a report suite, you must update the version number for </w:t>
      </w:r>
      <w:r w:rsidRPr="00383745">
        <w:rPr>
          <w:b/>
          <w:color w:val="FF0000"/>
          <w:lang w:eastAsia="en-GB"/>
        </w:rPr>
        <w:t>all</w:t>
      </w:r>
      <w:r w:rsidRPr="00383745">
        <w:rPr>
          <w:color w:val="FF0000"/>
        </w:rPr>
        <w:t xml:space="preserve"> </w:t>
      </w:r>
      <w:r>
        <w:t xml:space="preserve">the .RDL files within that report suite. </w:t>
      </w:r>
    </w:p>
    <w:p w14:paraId="0BD58924" w14:textId="77777777" w:rsidR="002B3BEE" w:rsidRDefault="002B3BEE" w:rsidP="004A7374"/>
    <w:p w14:paraId="19FAE739" w14:textId="77777777" w:rsidR="002B3BEE" w:rsidRPr="002B3BEE" w:rsidRDefault="002B3BEE" w:rsidP="004A7374">
      <w:pPr>
        <w:rPr>
          <w:lang w:eastAsia="en-GB"/>
        </w:rPr>
      </w:pPr>
      <w:r>
        <w:rPr>
          <w:lang w:eastAsia="en-GB"/>
        </w:rPr>
        <w:t xml:space="preserve">For example, say you are making a change to the report suite </w:t>
      </w:r>
      <w:r>
        <w:rPr>
          <w:i/>
          <w:lang w:eastAsia="en-GB"/>
        </w:rPr>
        <w:t>PERDEP01 Staff in Post</w:t>
      </w:r>
      <w:r>
        <w:rPr>
          <w:lang w:eastAsia="en-GB"/>
        </w:rPr>
        <w:t xml:space="preserve">. This report suite consists of 13 </w:t>
      </w:r>
      <w:proofErr w:type="gramStart"/>
      <w:r>
        <w:rPr>
          <w:lang w:eastAsia="en-GB"/>
        </w:rPr>
        <w:t>separate</w:t>
      </w:r>
      <w:proofErr w:type="gramEnd"/>
      <w:r>
        <w:rPr>
          <w:lang w:eastAsia="en-GB"/>
        </w:rPr>
        <w:t xml:space="preserve"> .RDL files. Even if you are only making a change to </w:t>
      </w:r>
      <w:r w:rsidRPr="00B500D1">
        <w:rPr>
          <w:b/>
          <w:lang w:eastAsia="en-GB"/>
        </w:rPr>
        <w:t>one</w:t>
      </w:r>
      <w:r>
        <w:rPr>
          <w:lang w:eastAsia="en-GB"/>
        </w:rPr>
        <w:t xml:space="preserve"> of those </w:t>
      </w:r>
      <w:proofErr w:type="gramStart"/>
      <w:r>
        <w:rPr>
          <w:lang w:eastAsia="en-GB"/>
        </w:rPr>
        <w:t>13 .RDLs</w:t>
      </w:r>
      <w:proofErr w:type="gramEnd"/>
      <w:r>
        <w:rPr>
          <w:lang w:eastAsia="en-GB"/>
        </w:rPr>
        <w:t xml:space="preserve">, you must update the version number on </w:t>
      </w:r>
      <w:r w:rsidRPr="00B500D1">
        <w:rPr>
          <w:b/>
          <w:lang w:eastAsia="en-GB"/>
        </w:rPr>
        <w:t>all</w:t>
      </w:r>
      <w:r w:rsidRPr="00383745">
        <w:rPr>
          <w:lang w:eastAsia="en-GB"/>
        </w:rPr>
        <w:t xml:space="preserve"> 13 .RDLs</w:t>
      </w:r>
      <w:r w:rsidR="00383745">
        <w:rPr>
          <w:lang w:eastAsia="en-GB"/>
        </w:rPr>
        <w:t xml:space="preserve"> – that is, </w:t>
      </w:r>
      <w:r w:rsidR="00263FBA">
        <w:rPr>
          <w:lang w:eastAsia="en-GB"/>
        </w:rPr>
        <w:t>if you update</w:t>
      </w:r>
      <w:r w:rsidR="00383745">
        <w:rPr>
          <w:lang w:eastAsia="en-GB"/>
        </w:rPr>
        <w:t xml:space="preserve"> e.g.</w:t>
      </w:r>
      <w:r w:rsidR="00263FBA">
        <w:rPr>
          <w:lang w:eastAsia="en-GB"/>
        </w:rPr>
        <w:t xml:space="preserve"> the </w:t>
      </w:r>
      <w:r w:rsidR="00263FBA" w:rsidRPr="00263FBA">
        <w:rPr>
          <w:i/>
          <w:lang w:eastAsia="en-GB"/>
        </w:rPr>
        <w:t xml:space="preserve">Full Data </w:t>
      </w:r>
      <w:proofErr w:type="spellStart"/>
      <w:r w:rsidR="00263FBA" w:rsidRPr="00263FBA">
        <w:rPr>
          <w:i/>
          <w:lang w:eastAsia="en-GB"/>
        </w:rPr>
        <w:t>Set.RDL</w:t>
      </w:r>
      <w:proofErr w:type="spellEnd"/>
      <w:r w:rsidR="00263FBA">
        <w:rPr>
          <w:lang w:eastAsia="en-GB"/>
        </w:rPr>
        <w:t xml:space="preserve"> and promote it from Version 6.0 to Version 7.0, you must also promote the version numbers for the rest of the .RDL files within the report suite to the new version number. </w:t>
      </w:r>
    </w:p>
    <w:p w14:paraId="49853193" w14:textId="77777777" w:rsidR="002B3BEE" w:rsidRDefault="002B3BEE" w:rsidP="004A7374">
      <w:pPr>
        <w:rPr>
          <w:lang w:eastAsia="en-GB"/>
        </w:rPr>
      </w:pPr>
    </w:p>
    <w:tbl>
      <w:tblPr>
        <w:tblStyle w:val="GridTable4-Accent5"/>
        <w:tblW w:w="0" w:type="auto"/>
        <w:tblLook w:val="04A0" w:firstRow="1" w:lastRow="0" w:firstColumn="1" w:lastColumn="0" w:noHBand="0" w:noVBand="1"/>
      </w:tblPr>
      <w:tblGrid>
        <w:gridCol w:w="2122"/>
        <w:gridCol w:w="4252"/>
        <w:gridCol w:w="1559"/>
        <w:gridCol w:w="1083"/>
      </w:tblGrid>
      <w:tr w:rsidR="00263FBA" w:rsidRPr="00263FBA" w14:paraId="5190DF09" w14:textId="77777777" w:rsidTr="00263F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5CBB344" w14:textId="77777777" w:rsidR="00263FBA" w:rsidRPr="00263FBA" w:rsidRDefault="00263FBA" w:rsidP="004A7374">
            <w:pPr>
              <w:rPr>
                <w:lang w:eastAsia="en-GB"/>
              </w:rPr>
            </w:pPr>
            <w:r w:rsidRPr="00263FBA">
              <w:t>Report suite</w:t>
            </w:r>
          </w:p>
        </w:tc>
        <w:tc>
          <w:tcPr>
            <w:tcW w:w="4252" w:type="dxa"/>
          </w:tcPr>
          <w:p w14:paraId="42A8E988" w14:textId="77777777" w:rsidR="00263FBA" w:rsidRPr="00263FBA" w:rsidRDefault="00263FBA" w:rsidP="004A7374">
            <w:pPr>
              <w:cnfStyle w:val="100000000000" w:firstRow="1" w:lastRow="0" w:firstColumn="0" w:lastColumn="0" w:oddVBand="0" w:evenVBand="0" w:oddHBand="0" w:evenHBand="0" w:firstRowFirstColumn="0" w:firstRowLastColumn="0" w:lastRowFirstColumn="0" w:lastRowLastColumn="0"/>
              <w:rPr>
                <w:lang w:eastAsia="en-GB"/>
              </w:rPr>
            </w:pPr>
            <w:r w:rsidRPr="00263FBA">
              <w:t>.RDL file</w:t>
            </w:r>
          </w:p>
        </w:tc>
        <w:tc>
          <w:tcPr>
            <w:tcW w:w="1559" w:type="dxa"/>
          </w:tcPr>
          <w:p w14:paraId="6513D83A" w14:textId="77777777" w:rsidR="00263FBA" w:rsidRPr="00263FBA" w:rsidRDefault="00111F71" w:rsidP="004A7374">
            <w:pPr>
              <w:cnfStyle w:val="100000000000" w:firstRow="1" w:lastRow="0" w:firstColumn="0" w:lastColumn="0" w:oddVBand="0" w:evenVBand="0" w:oddHBand="0" w:evenHBand="0" w:firstRowFirstColumn="0" w:firstRowLastColumn="0" w:lastRowFirstColumn="0" w:lastRowLastColumn="0"/>
              <w:rPr>
                <w:lang w:eastAsia="en-GB"/>
              </w:rPr>
            </w:pPr>
            <w:r>
              <w:t>Previous</w:t>
            </w:r>
            <w:r w:rsidR="00263FBA" w:rsidRPr="00263FBA">
              <w:t xml:space="preserve"> version</w:t>
            </w:r>
          </w:p>
        </w:tc>
        <w:tc>
          <w:tcPr>
            <w:tcW w:w="1083" w:type="dxa"/>
          </w:tcPr>
          <w:p w14:paraId="455B1065" w14:textId="77777777" w:rsidR="00263FBA" w:rsidRPr="00263FBA" w:rsidRDefault="00263FBA" w:rsidP="004A7374">
            <w:pPr>
              <w:cnfStyle w:val="100000000000" w:firstRow="1" w:lastRow="0" w:firstColumn="0" w:lastColumn="0" w:oddVBand="0" w:evenVBand="0" w:oddHBand="0" w:evenHBand="0" w:firstRowFirstColumn="0" w:firstRowLastColumn="0" w:lastRowFirstColumn="0" w:lastRowLastColumn="0"/>
              <w:rPr>
                <w:lang w:eastAsia="en-GB"/>
              </w:rPr>
            </w:pPr>
            <w:r w:rsidRPr="00263FBA">
              <w:t>New version</w:t>
            </w:r>
          </w:p>
        </w:tc>
      </w:tr>
      <w:tr w:rsidR="00263FBA" w:rsidRPr="00263FBA" w14:paraId="1DBA9CAD" w14:textId="77777777" w:rsidTr="00263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Merge w:val="restart"/>
          </w:tcPr>
          <w:p w14:paraId="3DC94F23" w14:textId="77777777" w:rsidR="00263FBA" w:rsidRPr="00263FBA" w:rsidRDefault="00263FBA" w:rsidP="00263FBA">
            <w:pPr>
              <w:rPr>
                <w:lang w:eastAsia="en-GB"/>
              </w:rPr>
            </w:pPr>
            <w:r w:rsidRPr="00263FBA">
              <w:t>PERDEP01 Staff in Post</w:t>
            </w:r>
          </w:p>
        </w:tc>
        <w:tc>
          <w:tcPr>
            <w:tcW w:w="4252" w:type="dxa"/>
          </w:tcPr>
          <w:p w14:paraId="6EEDB6A5"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lang w:eastAsia="en-GB"/>
              </w:rPr>
            </w:pPr>
            <w:r w:rsidRPr="00263FBA">
              <w:rPr>
                <w:highlight w:val="yellow"/>
              </w:rPr>
              <w:t xml:space="preserve">Full Data Set – </w:t>
            </w:r>
            <w:r w:rsidRPr="00263FBA">
              <w:rPr>
                <w:i/>
                <w:highlight w:val="yellow"/>
              </w:rPr>
              <w:t>the one you’re changing</w:t>
            </w:r>
          </w:p>
        </w:tc>
        <w:tc>
          <w:tcPr>
            <w:tcW w:w="1559" w:type="dxa"/>
          </w:tcPr>
          <w:p w14:paraId="3084DC57"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lang w:eastAsia="en-GB"/>
              </w:rPr>
            </w:pPr>
            <w:r w:rsidRPr="00263FBA">
              <w:t>6.0</w:t>
            </w:r>
          </w:p>
        </w:tc>
        <w:tc>
          <w:tcPr>
            <w:tcW w:w="1083" w:type="dxa"/>
          </w:tcPr>
          <w:p w14:paraId="7405CDF1"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lang w:eastAsia="en-GB"/>
              </w:rPr>
            </w:pPr>
            <w:r w:rsidRPr="00263FBA">
              <w:t>7.0</w:t>
            </w:r>
          </w:p>
        </w:tc>
      </w:tr>
      <w:tr w:rsidR="00263FBA" w:rsidRPr="00263FBA" w14:paraId="46CD9607" w14:textId="77777777" w:rsidTr="00263FBA">
        <w:tc>
          <w:tcPr>
            <w:cnfStyle w:val="001000000000" w:firstRow="0" w:lastRow="0" w:firstColumn="1" w:lastColumn="0" w:oddVBand="0" w:evenVBand="0" w:oddHBand="0" w:evenHBand="0" w:firstRowFirstColumn="0" w:firstRowLastColumn="0" w:lastRowFirstColumn="0" w:lastRowLastColumn="0"/>
            <w:tcW w:w="2122" w:type="dxa"/>
            <w:vMerge/>
          </w:tcPr>
          <w:p w14:paraId="1B1951B9" w14:textId="77777777" w:rsidR="00263FBA" w:rsidRPr="00263FBA" w:rsidRDefault="00263FBA" w:rsidP="004A7374">
            <w:pPr>
              <w:rPr>
                <w:lang w:eastAsia="en-GB"/>
              </w:rPr>
            </w:pPr>
          </w:p>
        </w:tc>
        <w:tc>
          <w:tcPr>
            <w:tcW w:w="4252" w:type="dxa"/>
          </w:tcPr>
          <w:p w14:paraId="3560D484" w14:textId="77777777" w:rsidR="00263FBA" w:rsidRPr="00263FBA" w:rsidRDefault="00263FBA" w:rsidP="004A7374">
            <w:pPr>
              <w:cnfStyle w:val="000000000000" w:firstRow="0" w:lastRow="0" w:firstColumn="0" w:lastColumn="0" w:oddVBand="0" w:evenVBand="0" w:oddHBand="0" w:evenHBand="0" w:firstRowFirstColumn="0" w:firstRowLastColumn="0" w:lastRowFirstColumn="0" w:lastRowLastColumn="0"/>
              <w:rPr>
                <w:lang w:eastAsia="en-GB"/>
              </w:rPr>
            </w:pPr>
            <w:r w:rsidRPr="00263FBA">
              <w:t>Full Data Set with Cost Allocation</w:t>
            </w:r>
          </w:p>
        </w:tc>
        <w:tc>
          <w:tcPr>
            <w:tcW w:w="1559" w:type="dxa"/>
          </w:tcPr>
          <w:p w14:paraId="5EC5892B" w14:textId="77777777" w:rsidR="00263FBA" w:rsidRPr="00263FBA" w:rsidRDefault="00263FBA" w:rsidP="004A7374">
            <w:pPr>
              <w:cnfStyle w:val="000000000000" w:firstRow="0" w:lastRow="0" w:firstColumn="0" w:lastColumn="0" w:oddVBand="0" w:evenVBand="0" w:oddHBand="0" w:evenHBand="0" w:firstRowFirstColumn="0" w:firstRowLastColumn="0" w:lastRowFirstColumn="0" w:lastRowLastColumn="0"/>
              <w:rPr>
                <w:lang w:eastAsia="en-GB"/>
              </w:rPr>
            </w:pPr>
            <w:r w:rsidRPr="00263FBA">
              <w:t>6.0</w:t>
            </w:r>
          </w:p>
        </w:tc>
        <w:tc>
          <w:tcPr>
            <w:tcW w:w="1083" w:type="dxa"/>
          </w:tcPr>
          <w:p w14:paraId="5B2C1FD2" w14:textId="77777777" w:rsidR="00263FBA" w:rsidRPr="00263FBA" w:rsidRDefault="00263FBA" w:rsidP="004A7374">
            <w:pPr>
              <w:cnfStyle w:val="000000000000" w:firstRow="0" w:lastRow="0" w:firstColumn="0" w:lastColumn="0" w:oddVBand="0" w:evenVBand="0" w:oddHBand="0" w:evenHBand="0" w:firstRowFirstColumn="0" w:firstRowLastColumn="0" w:lastRowFirstColumn="0" w:lastRowLastColumn="0"/>
              <w:rPr>
                <w:lang w:eastAsia="en-GB"/>
              </w:rPr>
            </w:pPr>
            <w:r w:rsidRPr="00263FBA">
              <w:t>7.0</w:t>
            </w:r>
          </w:p>
        </w:tc>
      </w:tr>
      <w:tr w:rsidR="00263FBA" w:rsidRPr="00263FBA" w14:paraId="056C6383" w14:textId="77777777" w:rsidTr="00263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Merge/>
          </w:tcPr>
          <w:p w14:paraId="5801631B" w14:textId="77777777" w:rsidR="00263FBA" w:rsidRPr="00263FBA" w:rsidRDefault="00263FBA" w:rsidP="004A7374">
            <w:pPr>
              <w:rPr>
                <w:lang w:eastAsia="en-GB"/>
              </w:rPr>
            </w:pPr>
          </w:p>
        </w:tc>
        <w:tc>
          <w:tcPr>
            <w:tcW w:w="4252" w:type="dxa"/>
          </w:tcPr>
          <w:p w14:paraId="4843F779"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lang w:eastAsia="en-GB"/>
              </w:rPr>
            </w:pPr>
            <w:r w:rsidRPr="00263FBA">
              <w:t>Full Data Set with Allowances</w:t>
            </w:r>
          </w:p>
        </w:tc>
        <w:tc>
          <w:tcPr>
            <w:tcW w:w="1559" w:type="dxa"/>
          </w:tcPr>
          <w:p w14:paraId="7279AFAD"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lang w:eastAsia="en-GB"/>
              </w:rPr>
            </w:pPr>
            <w:r w:rsidRPr="00263FBA">
              <w:t>6.0</w:t>
            </w:r>
          </w:p>
        </w:tc>
        <w:tc>
          <w:tcPr>
            <w:tcW w:w="1083" w:type="dxa"/>
          </w:tcPr>
          <w:p w14:paraId="41556E11"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lang w:eastAsia="en-GB"/>
              </w:rPr>
            </w:pPr>
            <w:r w:rsidRPr="00263FBA">
              <w:t>7.0</w:t>
            </w:r>
          </w:p>
        </w:tc>
      </w:tr>
      <w:tr w:rsidR="00263FBA" w:rsidRPr="00263FBA" w14:paraId="4CEA375A" w14:textId="77777777" w:rsidTr="00263FBA">
        <w:tc>
          <w:tcPr>
            <w:cnfStyle w:val="001000000000" w:firstRow="0" w:lastRow="0" w:firstColumn="1" w:lastColumn="0" w:oddVBand="0" w:evenVBand="0" w:oddHBand="0" w:evenHBand="0" w:firstRowFirstColumn="0" w:firstRowLastColumn="0" w:lastRowFirstColumn="0" w:lastRowLastColumn="0"/>
            <w:tcW w:w="2122" w:type="dxa"/>
            <w:vMerge/>
          </w:tcPr>
          <w:p w14:paraId="2A324A32" w14:textId="77777777" w:rsidR="00263FBA" w:rsidRPr="00263FBA" w:rsidRDefault="00263FBA" w:rsidP="004A7374">
            <w:pPr>
              <w:rPr>
                <w:lang w:eastAsia="en-GB"/>
              </w:rPr>
            </w:pPr>
          </w:p>
        </w:tc>
        <w:tc>
          <w:tcPr>
            <w:tcW w:w="4252" w:type="dxa"/>
          </w:tcPr>
          <w:p w14:paraId="66551D14" w14:textId="77777777" w:rsidR="00263FBA" w:rsidRPr="00263FBA" w:rsidRDefault="00263FBA" w:rsidP="004A7374">
            <w:pPr>
              <w:cnfStyle w:val="000000000000" w:firstRow="0" w:lastRow="0" w:firstColumn="0" w:lastColumn="0" w:oddVBand="0" w:evenVBand="0" w:oddHBand="0" w:evenHBand="0" w:firstRowFirstColumn="0" w:firstRowLastColumn="0" w:lastRowFirstColumn="0" w:lastRowLastColumn="0"/>
              <w:rPr>
                <w:lang w:eastAsia="en-GB"/>
              </w:rPr>
            </w:pPr>
            <w:r w:rsidRPr="00263FBA">
              <w:t>Limited Data Set</w:t>
            </w:r>
          </w:p>
        </w:tc>
        <w:tc>
          <w:tcPr>
            <w:tcW w:w="1559" w:type="dxa"/>
          </w:tcPr>
          <w:p w14:paraId="6A497BF4" w14:textId="77777777" w:rsidR="00263FBA" w:rsidRPr="00263FBA" w:rsidRDefault="00263FBA" w:rsidP="004A7374">
            <w:pPr>
              <w:cnfStyle w:val="000000000000" w:firstRow="0" w:lastRow="0" w:firstColumn="0" w:lastColumn="0" w:oddVBand="0" w:evenVBand="0" w:oddHBand="0" w:evenHBand="0" w:firstRowFirstColumn="0" w:firstRowLastColumn="0" w:lastRowFirstColumn="0" w:lastRowLastColumn="0"/>
              <w:rPr>
                <w:lang w:eastAsia="en-GB"/>
              </w:rPr>
            </w:pPr>
            <w:r w:rsidRPr="00263FBA">
              <w:t>6.0</w:t>
            </w:r>
          </w:p>
        </w:tc>
        <w:tc>
          <w:tcPr>
            <w:tcW w:w="1083" w:type="dxa"/>
          </w:tcPr>
          <w:p w14:paraId="20252ADE" w14:textId="77777777" w:rsidR="00263FBA" w:rsidRPr="00263FBA" w:rsidRDefault="00263FBA" w:rsidP="004A7374">
            <w:pPr>
              <w:cnfStyle w:val="000000000000" w:firstRow="0" w:lastRow="0" w:firstColumn="0" w:lastColumn="0" w:oddVBand="0" w:evenVBand="0" w:oddHBand="0" w:evenHBand="0" w:firstRowFirstColumn="0" w:firstRowLastColumn="0" w:lastRowFirstColumn="0" w:lastRowLastColumn="0"/>
              <w:rPr>
                <w:lang w:eastAsia="en-GB"/>
              </w:rPr>
            </w:pPr>
            <w:r w:rsidRPr="00263FBA">
              <w:t>7.0</w:t>
            </w:r>
          </w:p>
        </w:tc>
      </w:tr>
      <w:tr w:rsidR="00263FBA" w:rsidRPr="00263FBA" w14:paraId="3FDB9917" w14:textId="77777777" w:rsidTr="00263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Merge/>
          </w:tcPr>
          <w:p w14:paraId="505A5415" w14:textId="77777777" w:rsidR="00263FBA" w:rsidRPr="00263FBA" w:rsidRDefault="00263FBA" w:rsidP="004A7374">
            <w:pPr>
              <w:rPr>
                <w:lang w:eastAsia="en-GB"/>
              </w:rPr>
            </w:pPr>
          </w:p>
        </w:tc>
        <w:tc>
          <w:tcPr>
            <w:tcW w:w="4252" w:type="dxa"/>
          </w:tcPr>
          <w:p w14:paraId="3458820C"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i/>
              </w:rPr>
            </w:pPr>
            <w:r w:rsidRPr="00263FBA">
              <w:rPr>
                <w:i/>
              </w:rPr>
              <w:t>…etc…</w:t>
            </w:r>
          </w:p>
        </w:tc>
        <w:tc>
          <w:tcPr>
            <w:tcW w:w="1559" w:type="dxa"/>
          </w:tcPr>
          <w:p w14:paraId="4281C6B9"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lang w:eastAsia="en-GB"/>
              </w:rPr>
            </w:pPr>
            <w:r w:rsidRPr="00263FBA">
              <w:t>…</w:t>
            </w:r>
          </w:p>
        </w:tc>
        <w:tc>
          <w:tcPr>
            <w:tcW w:w="1083" w:type="dxa"/>
          </w:tcPr>
          <w:p w14:paraId="07B1822C"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lang w:eastAsia="en-GB"/>
              </w:rPr>
            </w:pPr>
            <w:r w:rsidRPr="00263FBA">
              <w:t>…</w:t>
            </w:r>
          </w:p>
        </w:tc>
      </w:tr>
    </w:tbl>
    <w:p w14:paraId="668CEFA7" w14:textId="77777777" w:rsidR="00263FBA" w:rsidRDefault="00263FBA" w:rsidP="004A7374">
      <w:pPr>
        <w:rPr>
          <w:lang w:eastAsia="en-GB"/>
        </w:rPr>
      </w:pPr>
    </w:p>
    <w:p w14:paraId="47D2D3E0" w14:textId="77777777" w:rsidR="00263FBA" w:rsidRDefault="00263FBA" w:rsidP="004A7374">
      <w:pPr>
        <w:rPr>
          <w:lang w:eastAsia="en-GB"/>
        </w:rPr>
      </w:pPr>
      <w:r>
        <w:rPr>
          <w:lang w:eastAsia="en-GB"/>
        </w:rPr>
        <w:t xml:space="preserve">By updating the version numbers for each .RDL within a report suite, you ensure that </w:t>
      </w:r>
      <w:r w:rsidRPr="00111F71">
        <w:rPr>
          <w:b/>
          <w:color w:val="FF0000"/>
          <w:lang w:eastAsia="en-GB"/>
        </w:rPr>
        <w:t>the entire report suite is promoted from one version to the next</w:t>
      </w:r>
      <w:r>
        <w:rPr>
          <w:lang w:eastAsia="en-GB"/>
        </w:rPr>
        <w:t xml:space="preserve">. This prevents complications like having </w:t>
      </w:r>
      <w:r w:rsidRPr="00263FBA">
        <w:rPr>
          <w:i/>
          <w:lang w:eastAsia="en-GB"/>
        </w:rPr>
        <w:t>Full Data Set (Version 6.0)</w:t>
      </w:r>
      <w:r>
        <w:rPr>
          <w:lang w:eastAsia="en-GB"/>
        </w:rPr>
        <w:t xml:space="preserve"> in the same report as </w:t>
      </w:r>
      <w:r w:rsidRPr="00263FBA">
        <w:rPr>
          <w:i/>
          <w:lang w:eastAsia="en-GB"/>
        </w:rPr>
        <w:t>Limited Data Set (Version 2.0)</w:t>
      </w:r>
      <w:r>
        <w:rPr>
          <w:lang w:eastAsia="en-GB"/>
        </w:rPr>
        <w:t xml:space="preserve">. </w:t>
      </w:r>
    </w:p>
    <w:p w14:paraId="7E171C07" w14:textId="77777777" w:rsidR="00263FBA" w:rsidRDefault="00263FBA" w:rsidP="004A7374">
      <w:pPr>
        <w:rPr>
          <w:lang w:eastAsia="en-GB"/>
        </w:rPr>
      </w:pPr>
    </w:p>
    <w:p w14:paraId="7675A4CE" w14:textId="4C5FA320" w:rsidR="001F42E4" w:rsidRDefault="0072417F" w:rsidP="004A7374">
      <w:pPr>
        <w:rPr>
          <w:lang w:eastAsia="en-GB"/>
        </w:rPr>
      </w:pPr>
      <w:r>
        <w:rPr>
          <w:lang w:eastAsia="en-GB"/>
        </w:rPr>
        <w:t>V</w:t>
      </w:r>
      <w:r w:rsidR="001F42E4">
        <w:rPr>
          <w:lang w:eastAsia="en-GB"/>
        </w:rPr>
        <w:t xml:space="preserve">ersion control </w:t>
      </w:r>
      <w:r>
        <w:rPr>
          <w:lang w:eastAsia="en-GB"/>
        </w:rPr>
        <w:t xml:space="preserve">for </w:t>
      </w:r>
      <w:r w:rsidR="00383745">
        <w:rPr>
          <w:lang w:eastAsia="en-GB"/>
        </w:rPr>
        <w:t>HR Reporting</w:t>
      </w:r>
      <w:r>
        <w:rPr>
          <w:lang w:eastAsia="en-GB"/>
        </w:rPr>
        <w:t xml:space="preserve"> is </w:t>
      </w:r>
      <w:r w:rsidR="001F42E4">
        <w:rPr>
          <w:lang w:eastAsia="en-GB"/>
        </w:rPr>
        <w:t>managed in multiple places:</w:t>
      </w:r>
    </w:p>
    <w:p w14:paraId="1A40791C" w14:textId="4D693E7F" w:rsidR="00473433" w:rsidRDefault="00473433" w:rsidP="001F42E4">
      <w:pPr>
        <w:pStyle w:val="ListParagraph"/>
        <w:numPr>
          <w:ilvl w:val="0"/>
          <w:numId w:val="8"/>
        </w:numPr>
        <w:rPr>
          <w:lang w:eastAsia="en-GB"/>
        </w:rPr>
      </w:pPr>
      <w:r>
        <w:rPr>
          <w:lang w:eastAsia="en-GB"/>
        </w:rPr>
        <w:t xml:space="preserve">The “Report Summary” header of the SQL </w:t>
      </w:r>
      <w:r w:rsidR="00B500D1">
        <w:rPr>
          <w:lang w:eastAsia="en-GB"/>
        </w:rPr>
        <w:t xml:space="preserve">query </w:t>
      </w:r>
      <w:r>
        <w:rPr>
          <w:lang w:eastAsia="en-GB"/>
        </w:rPr>
        <w:t>for each .RDL file</w:t>
      </w:r>
    </w:p>
    <w:p w14:paraId="3672EDD5" w14:textId="77777777" w:rsidR="001F42E4" w:rsidRDefault="0072417F" w:rsidP="001F42E4">
      <w:pPr>
        <w:pStyle w:val="ListParagraph"/>
        <w:numPr>
          <w:ilvl w:val="0"/>
          <w:numId w:val="8"/>
        </w:numPr>
        <w:rPr>
          <w:lang w:eastAsia="en-GB"/>
        </w:rPr>
      </w:pPr>
      <w:r>
        <w:rPr>
          <w:lang w:eastAsia="en-GB"/>
        </w:rPr>
        <w:t xml:space="preserve">The </w:t>
      </w:r>
      <w:r w:rsidR="001F42E4">
        <w:rPr>
          <w:lang w:eastAsia="en-GB"/>
        </w:rPr>
        <w:t xml:space="preserve">Visual Studio </w:t>
      </w:r>
      <w:r>
        <w:rPr>
          <w:lang w:eastAsia="en-GB"/>
        </w:rPr>
        <w:t>HR Reporting_LIVE.sln and HR Reporting_QA.sln</w:t>
      </w:r>
    </w:p>
    <w:p w14:paraId="721AC2DE" w14:textId="77777777" w:rsidR="001F42E4" w:rsidRDefault="001F42E4" w:rsidP="001F42E4">
      <w:pPr>
        <w:pStyle w:val="ListParagraph"/>
        <w:numPr>
          <w:ilvl w:val="0"/>
          <w:numId w:val="8"/>
        </w:numPr>
        <w:rPr>
          <w:lang w:eastAsia="en-GB"/>
        </w:rPr>
      </w:pPr>
      <w:r>
        <w:rPr>
          <w:lang w:eastAsia="en-GB"/>
        </w:rPr>
        <w:t>The HR Reporting LIVE and QA environments</w:t>
      </w:r>
    </w:p>
    <w:p w14:paraId="07B2AB39" w14:textId="77777777" w:rsidR="001F42E4" w:rsidRDefault="001F42E4" w:rsidP="001F42E4">
      <w:pPr>
        <w:pStyle w:val="ListParagraph"/>
        <w:numPr>
          <w:ilvl w:val="0"/>
          <w:numId w:val="8"/>
        </w:numPr>
        <w:rPr>
          <w:lang w:eastAsia="en-GB"/>
        </w:rPr>
      </w:pPr>
      <w:r>
        <w:rPr>
          <w:lang w:eastAsia="en-GB"/>
        </w:rPr>
        <w:t>The Live Reports Tracker document</w:t>
      </w:r>
    </w:p>
    <w:p w14:paraId="6C5F64D3" w14:textId="77777777" w:rsidR="0072417F" w:rsidRDefault="0072417F" w:rsidP="0072417F">
      <w:pPr>
        <w:rPr>
          <w:lang w:eastAsia="en-GB"/>
        </w:rPr>
      </w:pPr>
    </w:p>
    <w:tbl>
      <w:tblPr>
        <w:tblW w:w="9033"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57" w:type="dxa"/>
          <w:bottom w:w="57" w:type="dxa"/>
        </w:tblCellMar>
        <w:tblLook w:val="0000" w:firstRow="0" w:lastRow="0" w:firstColumn="0" w:lastColumn="0" w:noHBand="0" w:noVBand="0"/>
      </w:tblPr>
      <w:tblGrid>
        <w:gridCol w:w="697"/>
        <w:gridCol w:w="8336"/>
      </w:tblGrid>
      <w:tr w:rsidR="00D61BF2" w:rsidRPr="00446439" w14:paraId="57C465F9" w14:textId="77777777" w:rsidTr="0002217A">
        <w:trPr>
          <w:trHeight w:hRule="exact" w:val="2400"/>
        </w:trPr>
        <w:tc>
          <w:tcPr>
            <w:tcW w:w="697" w:type="dxa"/>
            <w:tcBorders>
              <w:top w:val="single" w:sz="4" w:space="0" w:color="BFBFBF"/>
              <w:bottom w:val="single" w:sz="4" w:space="0" w:color="BFBFBF"/>
              <w:right w:val="nil"/>
            </w:tcBorders>
            <w:shd w:val="clear" w:color="auto" w:fill="D9E2F3" w:themeFill="accent5" w:themeFillTint="33"/>
            <w:vAlign w:val="center"/>
          </w:tcPr>
          <w:p w14:paraId="22ABD88F" w14:textId="77777777" w:rsidR="00D61BF2" w:rsidRPr="00446439" w:rsidRDefault="00D61BF2" w:rsidP="00546857">
            <w:pPr>
              <w:rPr>
                <w:color w:val="404040" w:themeColor="text1" w:themeTint="BF"/>
              </w:rPr>
            </w:pPr>
            <w:r w:rsidRPr="00446439">
              <w:rPr>
                <w:noProof/>
                <w:color w:val="404040" w:themeColor="text1" w:themeTint="BF"/>
                <w:lang w:eastAsia="en-GB"/>
              </w:rPr>
              <w:drawing>
                <wp:inline distT="0" distB="0" distL="0" distR="0" wp14:anchorId="7FF45A80" wp14:editId="5C40D037">
                  <wp:extent cx="299078" cy="288000"/>
                  <wp:effectExtent l="0" t="0" r="0" b="0"/>
                  <wp:docPr id="3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36" w:type="dxa"/>
            <w:tcBorders>
              <w:top w:val="single" w:sz="4" w:space="0" w:color="BFBFBF"/>
              <w:left w:val="nil"/>
              <w:bottom w:val="single" w:sz="4" w:space="0" w:color="BFBFBF"/>
            </w:tcBorders>
            <w:shd w:val="clear" w:color="auto" w:fill="D9E2F3" w:themeFill="accent5" w:themeFillTint="33"/>
            <w:vAlign w:val="center"/>
          </w:tcPr>
          <w:p w14:paraId="359F9AA0" w14:textId="6B5F05C8" w:rsidR="000D5F82" w:rsidRPr="00B500D1" w:rsidRDefault="00D61BF2" w:rsidP="00D61BF2">
            <w:r w:rsidRPr="00B500D1">
              <w:t xml:space="preserve">As a rule, the </w:t>
            </w:r>
            <w:r w:rsidRPr="00B500D1">
              <w:rPr>
                <w:b/>
              </w:rPr>
              <w:t>LIVE</w:t>
            </w:r>
            <w:r w:rsidRPr="00B500D1">
              <w:t xml:space="preserve"> environment and Visual Studio solution</w:t>
            </w:r>
            <w:r w:rsidR="00B500D1" w:rsidRPr="00B500D1">
              <w:t xml:space="preserve"> </w:t>
            </w:r>
            <w:r w:rsidRPr="00B500D1">
              <w:t xml:space="preserve">only contain the most recent published version of each .RDL file. </w:t>
            </w:r>
          </w:p>
          <w:p w14:paraId="46FBBA33" w14:textId="77777777" w:rsidR="000D5F82" w:rsidRPr="00B500D1" w:rsidRDefault="000D5F82" w:rsidP="00D61BF2"/>
          <w:p w14:paraId="5B1340FB" w14:textId="2D7666F5" w:rsidR="00F83BC1" w:rsidRDefault="000D5F82" w:rsidP="00D61BF2">
            <w:r w:rsidRPr="00B500D1">
              <w:t xml:space="preserve">The </w:t>
            </w:r>
            <w:r w:rsidRPr="00B500D1">
              <w:rPr>
                <w:b/>
              </w:rPr>
              <w:t>QA</w:t>
            </w:r>
            <w:r w:rsidRPr="00B500D1">
              <w:t xml:space="preserve"> environment and Visual Studio solution will contain both the most recent published version of an .RDL, as well as any previous versions of that .RDL (stored in a separate folder to the current versions).</w:t>
            </w:r>
          </w:p>
          <w:p w14:paraId="4920EAAB" w14:textId="77777777" w:rsidR="00F83BC1" w:rsidRDefault="00F83BC1" w:rsidP="00D61BF2"/>
          <w:p w14:paraId="42231AB5" w14:textId="0F49244A" w:rsidR="00F83BC1" w:rsidRPr="000D5F82" w:rsidRDefault="00F83BC1" w:rsidP="00F83BC1">
            <w:r>
              <w:t xml:space="preserve">For more information about different report servers please refer to the </w:t>
            </w:r>
            <w:hyperlink w:anchor="_HR_Reporting_environments" w:history="1">
              <w:r w:rsidRPr="00F83BC1">
                <w:rPr>
                  <w:rStyle w:val="Hyperlink"/>
                </w:rPr>
                <w:t>HR Reporting environments</w:t>
              </w:r>
            </w:hyperlink>
            <w:r>
              <w:t xml:space="preserve"> section.</w:t>
            </w:r>
          </w:p>
        </w:tc>
      </w:tr>
    </w:tbl>
    <w:p w14:paraId="2488E198" w14:textId="77777777" w:rsidR="00D61BF2" w:rsidRDefault="00D61BF2" w:rsidP="0072417F">
      <w:pPr>
        <w:rPr>
          <w:lang w:eastAsia="en-GB"/>
        </w:rPr>
      </w:pPr>
    </w:p>
    <w:p w14:paraId="3243396B" w14:textId="77777777" w:rsidR="0072417F" w:rsidRDefault="0072417F" w:rsidP="0072417F">
      <w:pPr>
        <w:rPr>
          <w:lang w:eastAsia="en-GB"/>
        </w:rPr>
      </w:pPr>
      <w:r>
        <w:rPr>
          <w:lang w:eastAsia="en-GB"/>
        </w:rPr>
        <w:t>See</w:t>
      </w:r>
      <w:r w:rsidR="00263FBA">
        <w:rPr>
          <w:lang w:eastAsia="en-GB"/>
        </w:rPr>
        <w:t xml:space="preserve"> below for further information about each of these areas.</w:t>
      </w:r>
    </w:p>
    <w:p w14:paraId="5CDB351E" w14:textId="77777777" w:rsidR="00473433" w:rsidRDefault="00473433" w:rsidP="0072417F">
      <w:pPr>
        <w:rPr>
          <w:lang w:eastAsia="en-GB"/>
        </w:rPr>
      </w:pPr>
    </w:p>
    <w:p w14:paraId="609196BD" w14:textId="77777777" w:rsidR="00473433" w:rsidRDefault="00473433" w:rsidP="00473433">
      <w:pPr>
        <w:pStyle w:val="Heading2"/>
        <w:rPr>
          <w:lang w:eastAsia="en-GB"/>
        </w:rPr>
      </w:pPr>
      <w:bookmarkStart w:id="82" w:name="_Report_Summary_headers"/>
      <w:bookmarkStart w:id="83" w:name="_Toc99549602"/>
      <w:bookmarkEnd w:id="82"/>
      <w:r>
        <w:rPr>
          <w:lang w:eastAsia="en-GB"/>
        </w:rPr>
        <w:t>Report Summary headers</w:t>
      </w:r>
      <w:bookmarkEnd w:id="83"/>
    </w:p>
    <w:p w14:paraId="4C50BE81" w14:textId="77777777" w:rsidR="00473433" w:rsidRDefault="00473433" w:rsidP="00473433">
      <w:pPr>
        <w:rPr>
          <w:lang w:eastAsia="en-GB"/>
        </w:rPr>
      </w:pPr>
      <w:r>
        <w:rPr>
          <w:lang w:eastAsia="en-GB"/>
        </w:rPr>
        <w:t xml:space="preserve">The SQL query for every .RDL file </w:t>
      </w:r>
      <w:r w:rsidR="00A24A63">
        <w:rPr>
          <w:lang w:eastAsia="en-GB"/>
        </w:rPr>
        <w:t>contains</w:t>
      </w:r>
      <w:r>
        <w:rPr>
          <w:lang w:eastAsia="en-GB"/>
        </w:rPr>
        <w:t xml:space="preserve"> a “Report Summary” header. This header identifies the following attributes of the .RDL file:</w:t>
      </w:r>
    </w:p>
    <w:p w14:paraId="50A93FA4" w14:textId="77777777" w:rsidR="00473433" w:rsidRDefault="00473433" w:rsidP="00473433">
      <w:pPr>
        <w:rPr>
          <w:lang w:eastAsia="en-GB"/>
        </w:rPr>
      </w:pPr>
    </w:p>
    <w:tbl>
      <w:tblPr>
        <w:tblStyle w:val="GridTable4-Accent5"/>
        <w:tblW w:w="0" w:type="auto"/>
        <w:tblLook w:val="04A0" w:firstRow="1" w:lastRow="0" w:firstColumn="1" w:lastColumn="0" w:noHBand="0" w:noVBand="1"/>
      </w:tblPr>
      <w:tblGrid>
        <w:gridCol w:w="1696"/>
        <w:gridCol w:w="7230"/>
      </w:tblGrid>
      <w:tr w:rsidR="00A24A63" w:rsidRPr="006C3E83" w14:paraId="5C89A0B8" w14:textId="77777777" w:rsidTr="00A24A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7FB5C2F" w14:textId="77777777" w:rsidR="00A24A63" w:rsidRPr="006C3E83" w:rsidRDefault="00A24A63" w:rsidP="00473433">
            <w:pPr>
              <w:rPr>
                <w:lang w:eastAsia="en-GB"/>
              </w:rPr>
            </w:pPr>
            <w:r w:rsidRPr="006C3E83">
              <w:t>Attribute</w:t>
            </w:r>
          </w:p>
        </w:tc>
        <w:tc>
          <w:tcPr>
            <w:tcW w:w="7230" w:type="dxa"/>
          </w:tcPr>
          <w:p w14:paraId="510C363D" w14:textId="77777777" w:rsidR="00A24A63" w:rsidRPr="006C3E83" w:rsidRDefault="00A24A63" w:rsidP="00473433">
            <w:pPr>
              <w:cnfStyle w:val="100000000000" w:firstRow="1" w:lastRow="0" w:firstColumn="0" w:lastColumn="0" w:oddVBand="0" w:evenVBand="0" w:oddHBand="0" w:evenHBand="0" w:firstRowFirstColumn="0" w:firstRowLastColumn="0" w:lastRowFirstColumn="0" w:lastRowLastColumn="0"/>
              <w:rPr>
                <w:lang w:eastAsia="en-GB"/>
              </w:rPr>
            </w:pPr>
            <w:r w:rsidRPr="006C3E83">
              <w:t>Meaning</w:t>
            </w:r>
          </w:p>
        </w:tc>
      </w:tr>
      <w:tr w:rsidR="00A24A63" w:rsidRPr="006C3E83" w14:paraId="0A850461" w14:textId="77777777" w:rsidTr="00A24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6E79587" w14:textId="77777777" w:rsidR="00A24A63" w:rsidRPr="006C3E83" w:rsidRDefault="00A24A63" w:rsidP="00473433">
            <w:pPr>
              <w:rPr>
                <w:lang w:eastAsia="en-GB"/>
              </w:rPr>
            </w:pPr>
            <w:r w:rsidRPr="006C3E83">
              <w:t>Name</w:t>
            </w:r>
          </w:p>
        </w:tc>
        <w:tc>
          <w:tcPr>
            <w:tcW w:w="7230" w:type="dxa"/>
          </w:tcPr>
          <w:p w14:paraId="1D6017FD" w14:textId="77777777" w:rsidR="00A24A63" w:rsidRPr="006C3E83" w:rsidRDefault="00A24A63" w:rsidP="00473433">
            <w:pPr>
              <w:cnfStyle w:val="000000100000" w:firstRow="0" w:lastRow="0" w:firstColumn="0" w:lastColumn="0" w:oddVBand="0" w:evenVBand="0" w:oddHBand="1" w:evenHBand="0" w:firstRowFirstColumn="0" w:firstRowLastColumn="0" w:lastRowFirstColumn="0" w:lastRowLastColumn="0"/>
              <w:rPr>
                <w:lang w:eastAsia="en-GB"/>
              </w:rPr>
            </w:pPr>
            <w:r w:rsidRPr="006C3E83">
              <w:t>The name of the report suite</w:t>
            </w:r>
          </w:p>
        </w:tc>
      </w:tr>
      <w:tr w:rsidR="00A24A63" w:rsidRPr="006C3E83" w14:paraId="5A1E8DFA" w14:textId="77777777" w:rsidTr="00A24A63">
        <w:tc>
          <w:tcPr>
            <w:cnfStyle w:val="001000000000" w:firstRow="0" w:lastRow="0" w:firstColumn="1" w:lastColumn="0" w:oddVBand="0" w:evenVBand="0" w:oddHBand="0" w:evenHBand="0" w:firstRowFirstColumn="0" w:firstRowLastColumn="0" w:lastRowFirstColumn="0" w:lastRowLastColumn="0"/>
            <w:tcW w:w="1696" w:type="dxa"/>
          </w:tcPr>
          <w:p w14:paraId="2C05AAF2" w14:textId="77777777" w:rsidR="00A24A63" w:rsidRPr="006C3E83" w:rsidRDefault="00A24A63" w:rsidP="00473433">
            <w:pPr>
              <w:rPr>
                <w:lang w:eastAsia="en-GB"/>
              </w:rPr>
            </w:pPr>
            <w:r w:rsidRPr="006C3E83">
              <w:t>Tab name</w:t>
            </w:r>
          </w:p>
        </w:tc>
        <w:tc>
          <w:tcPr>
            <w:tcW w:w="7230" w:type="dxa"/>
          </w:tcPr>
          <w:p w14:paraId="707BD81C" w14:textId="77777777" w:rsidR="00A24A63" w:rsidRPr="006C3E83" w:rsidRDefault="00A24A63" w:rsidP="00473433">
            <w:pPr>
              <w:cnfStyle w:val="000000000000" w:firstRow="0" w:lastRow="0" w:firstColumn="0" w:lastColumn="0" w:oddVBand="0" w:evenVBand="0" w:oddHBand="0" w:evenHBand="0" w:firstRowFirstColumn="0" w:firstRowLastColumn="0" w:lastRowFirstColumn="0" w:lastRowLastColumn="0"/>
              <w:rPr>
                <w:lang w:eastAsia="en-GB"/>
              </w:rPr>
            </w:pPr>
            <w:r w:rsidRPr="006C3E83">
              <w:t>The name of the individual .RDL file</w:t>
            </w:r>
          </w:p>
        </w:tc>
      </w:tr>
      <w:tr w:rsidR="00A24A63" w:rsidRPr="006C3E83" w14:paraId="1906D2A1" w14:textId="77777777" w:rsidTr="00A24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139878F" w14:textId="77777777" w:rsidR="00A24A63" w:rsidRPr="006C3E83" w:rsidRDefault="00A24A63" w:rsidP="00473433">
            <w:pPr>
              <w:rPr>
                <w:lang w:eastAsia="en-GB"/>
              </w:rPr>
            </w:pPr>
            <w:r w:rsidRPr="006C3E83">
              <w:t>Version</w:t>
            </w:r>
          </w:p>
        </w:tc>
        <w:tc>
          <w:tcPr>
            <w:tcW w:w="7230" w:type="dxa"/>
          </w:tcPr>
          <w:p w14:paraId="77126DAF" w14:textId="77777777" w:rsidR="00A24A63" w:rsidRPr="006C3E83" w:rsidRDefault="00A24A63" w:rsidP="00473433">
            <w:pPr>
              <w:cnfStyle w:val="000000100000" w:firstRow="0" w:lastRow="0" w:firstColumn="0" w:lastColumn="0" w:oddVBand="0" w:evenVBand="0" w:oddHBand="1" w:evenHBand="0" w:firstRowFirstColumn="0" w:firstRowLastColumn="0" w:lastRowFirstColumn="0" w:lastRowLastColumn="0"/>
              <w:rPr>
                <w:lang w:eastAsia="en-GB"/>
              </w:rPr>
            </w:pPr>
            <w:r w:rsidRPr="006C3E83">
              <w:t>The major version of the report suite to which this SQL query belongs</w:t>
            </w:r>
          </w:p>
        </w:tc>
      </w:tr>
      <w:tr w:rsidR="00A24A63" w:rsidRPr="006C3E83" w14:paraId="1DAD9AF9" w14:textId="77777777" w:rsidTr="00A24A63">
        <w:tc>
          <w:tcPr>
            <w:cnfStyle w:val="001000000000" w:firstRow="0" w:lastRow="0" w:firstColumn="1" w:lastColumn="0" w:oddVBand="0" w:evenVBand="0" w:oddHBand="0" w:evenHBand="0" w:firstRowFirstColumn="0" w:firstRowLastColumn="0" w:lastRowFirstColumn="0" w:lastRowLastColumn="0"/>
            <w:tcW w:w="1696" w:type="dxa"/>
          </w:tcPr>
          <w:p w14:paraId="35CB2E4D" w14:textId="77777777" w:rsidR="00A24A63" w:rsidRPr="006C3E83" w:rsidRDefault="00A24A63" w:rsidP="00473433">
            <w:pPr>
              <w:rPr>
                <w:lang w:eastAsia="en-GB"/>
              </w:rPr>
            </w:pPr>
            <w:r w:rsidRPr="006C3E83">
              <w:t>Last updated</w:t>
            </w:r>
          </w:p>
        </w:tc>
        <w:tc>
          <w:tcPr>
            <w:tcW w:w="7230" w:type="dxa"/>
          </w:tcPr>
          <w:p w14:paraId="4EBC0235" w14:textId="3A5EE5D8" w:rsidR="00A24A63" w:rsidRPr="006C3E83" w:rsidRDefault="00A24A63" w:rsidP="00B500D1">
            <w:pPr>
              <w:cnfStyle w:val="000000000000" w:firstRow="0" w:lastRow="0" w:firstColumn="0" w:lastColumn="0" w:oddVBand="0" w:evenVBand="0" w:oddHBand="0" w:evenHBand="0" w:firstRowFirstColumn="0" w:firstRowLastColumn="0" w:lastRowFirstColumn="0" w:lastRowLastColumn="0"/>
              <w:rPr>
                <w:lang w:eastAsia="en-GB"/>
              </w:rPr>
            </w:pPr>
            <w:r w:rsidRPr="006C3E83">
              <w:t xml:space="preserve">Month and year of most recent update to </w:t>
            </w:r>
            <w:r w:rsidR="00B500D1">
              <w:t>report suite</w:t>
            </w:r>
          </w:p>
        </w:tc>
      </w:tr>
      <w:tr w:rsidR="00A24A63" w:rsidRPr="006C3E83" w14:paraId="105F1048" w14:textId="77777777" w:rsidTr="00A24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81F15A1" w14:textId="77777777" w:rsidR="00A24A63" w:rsidRPr="006C3E83" w:rsidRDefault="00A24A63" w:rsidP="00473433">
            <w:pPr>
              <w:rPr>
                <w:lang w:eastAsia="en-GB"/>
              </w:rPr>
            </w:pPr>
            <w:r w:rsidRPr="006C3E83">
              <w:t>Change ID</w:t>
            </w:r>
          </w:p>
        </w:tc>
        <w:tc>
          <w:tcPr>
            <w:tcW w:w="7230" w:type="dxa"/>
          </w:tcPr>
          <w:p w14:paraId="4B8D8CCA" w14:textId="77777777" w:rsidR="00A24A63" w:rsidRPr="006C3E83" w:rsidRDefault="00A24A63" w:rsidP="00473433">
            <w:pPr>
              <w:cnfStyle w:val="000000100000" w:firstRow="0" w:lastRow="0" w:firstColumn="0" w:lastColumn="0" w:oddVBand="0" w:evenVBand="0" w:oddHBand="1" w:evenHBand="0" w:firstRowFirstColumn="0" w:firstRowLastColumn="0" w:lastRowFirstColumn="0" w:lastRowLastColumn="0"/>
              <w:rPr>
                <w:lang w:eastAsia="en-GB"/>
              </w:rPr>
            </w:pPr>
            <w:r w:rsidRPr="006C3E83">
              <w:t>OSM Change Request number</w:t>
            </w:r>
          </w:p>
        </w:tc>
      </w:tr>
      <w:tr w:rsidR="00F83BC1" w:rsidRPr="006C3E83" w14:paraId="35FCCEF4" w14:textId="77777777" w:rsidTr="00A24A63">
        <w:tc>
          <w:tcPr>
            <w:cnfStyle w:val="001000000000" w:firstRow="0" w:lastRow="0" w:firstColumn="1" w:lastColumn="0" w:oddVBand="0" w:evenVBand="0" w:oddHBand="0" w:evenHBand="0" w:firstRowFirstColumn="0" w:firstRowLastColumn="0" w:lastRowFirstColumn="0" w:lastRowLastColumn="0"/>
            <w:tcW w:w="1696" w:type="dxa"/>
          </w:tcPr>
          <w:p w14:paraId="6BB34ED2" w14:textId="4682CB0E" w:rsidR="00F83BC1" w:rsidRPr="006C3E83" w:rsidRDefault="00F83BC1" w:rsidP="00473433">
            <w:r>
              <w:t>NB</w:t>
            </w:r>
          </w:p>
        </w:tc>
        <w:tc>
          <w:tcPr>
            <w:tcW w:w="7230" w:type="dxa"/>
          </w:tcPr>
          <w:p w14:paraId="58E3CB58" w14:textId="189851F7" w:rsidR="00F83BC1" w:rsidRPr="006C3E83" w:rsidRDefault="00F83BC1" w:rsidP="00473433">
            <w:pPr>
              <w:cnfStyle w:val="000000000000" w:firstRow="0" w:lastRow="0" w:firstColumn="0" w:lastColumn="0" w:oddVBand="0" w:evenVBand="0" w:oddHBand="0" w:evenHBand="0" w:firstRowFirstColumn="0" w:firstRowLastColumn="0" w:lastRowFirstColumn="0" w:lastRowLastColumn="0"/>
            </w:pPr>
            <w:r>
              <w:t>Specific notes about the latest version of the report.</w:t>
            </w:r>
          </w:p>
        </w:tc>
      </w:tr>
    </w:tbl>
    <w:p w14:paraId="2A00470A" w14:textId="77777777" w:rsidR="00473433" w:rsidRDefault="00473433" w:rsidP="00473433">
      <w:pPr>
        <w:rPr>
          <w:lang w:eastAsia="en-GB"/>
        </w:rPr>
      </w:pPr>
    </w:p>
    <w:p w14:paraId="67B21CE7" w14:textId="016A63C4" w:rsidR="00473433" w:rsidRDefault="006C3E83" w:rsidP="00473433">
      <w:pPr>
        <w:rPr>
          <w:lang w:eastAsia="en-GB"/>
        </w:rPr>
      </w:pPr>
      <w:r>
        <w:rPr>
          <w:lang w:eastAsia="en-GB"/>
        </w:rPr>
        <w:t xml:space="preserve">A completed example is shown here: </w:t>
      </w:r>
    </w:p>
    <w:p w14:paraId="370BB4B1" w14:textId="77777777" w:rsidR="006C3E83" w:rsidRDefault="006C3E83" w:rsidP="00473433">
      <w:pPr>
        <w:rPr>
          <w:lang w:eastAsia="en-GB"/>
        </w:rPr>
      </w:pPr>
    </w:p>
    <w:p w14:paraId="571FBDEB" w14:textId="77777777" w:rsidR="006C3E83" w:rsidRPr="006C3E83" w:rsidRDefault="006C3E83" w:rsidP="008429CC">
      <w:pPr>
        <w:ind w:left="1440"/>
        <w:rPr>
          <w:rFonts w:ascii="Courier New" w:hAnsi="Courier New" w:cs="Courier New"/>
          <w:lang w:eastAsia="en-GB"/>
        </w:rPr>
      </w:pPr>
      <w:r w:rsidRPr="006C3E83">
        <w:rPr>
          <w:rFonts w:ascii="Courier New" w:hAnsi="Courier New" w:cs="Courier New"/>
          <w:lang w:eastAsia="en-GB"/>
        </w:rPr>
        <w:t>/*************** REPORT SUMMARY *******************</w:t>
      </w:r>
    </w:p>
    <w:p w14:paraId="77C5D57B" w14:textId="77777777" w:rsidR="006C3E83" w:rsidRPr="006C3E83" w:rsidRDefault="006C3E83" w:rsidP="008429CC">
      <w:pPr>
        <w:ind w:left="1440"/>
        <w:rPr>
          <w:rFonts w:ascii="Courier New" w:hAnsi="Courier New" w:cs="Courier New"/>
          <w:lang w:eastAsia="en-GB"/>
        </w:rPr>
      </w:pPr>
      <w:r w:rsidRPr="006C3E83">
        <w:rPr>
          <w:rFonts w:ascii="Courier New" w:hAnsi="Courier New" w:cs="Courier New"/>
          <w:lang w:eastAsia="en-GB"/>
        </w:rPr>
        <w:t>** Name: PERDEP20 Monthly Personnel Changes</w:t>
      </w:r>
    </w:p>
    <w:p w14:paraId="7B9BCC36" w14:textId="77777777" w:rsidR="006C3E83" w:rsidRPr="006C3E83" w:rsidRDefault="006C3E83" w:rsidP="008429CC">
      <w:pPr>
        <w:ind w:left="1440"/>
        <w:rPr>
          <w:rFonts w:ascii="Courier New" w:hAnsi="Courier New" w:cs="Courier New"/>
          <w:lang w:eastAsia="en-GB"/>
        </w:rPr>
      </w:pPr>
      <w:r w:rsidRPr="006C3E83">
        <w:rPr>
          <w:rFonts w:ascii="Courier New" w:hAnsi="Courier New" w:cs="Courier New"/>
          <w:lang w:eastAsia="en-GB"/>
        </w:rPr>
        <w:t>** Tab name: Appointment Changes</w:t>
      </w:r>
    </w:p>
    <w:p w14:paraId="22F62FA0" w14:textId="77777777" w:rsidR="006C3E83" w:rsidRPr="006C3E83" w:rsidRDefault="006C3E83" w:rsidP="008429CC">
      <w:pPr>
        <w:ind w:left="1440"/>
        <w:rPr>
          <w:rFonts w:ascii="Courier New" w:hAnsi="Courier New" w:cs="Courier New"/>
          <w:lang w:eastAsia="en-GB"/>
        </w:rPr>
      </w:pPr>
      <w:r w:rsidRPr="006C3E83">
        <w:rPr>
          <w:rFonts w:ascii="Courier New" w:hAnsi="Courier New" w:cs="Courier New"/>
          <w:lang w:eastAsia="en-GB"/>
        </w:rPr>
        <w:t xml:space="preserve">** Version: 5.0 </w:t>
      </w:r>
    </w:p>
    <w:p w14:paraId="598DD847" w14:textId="77777777" w:rsidR="006C3E83" w:rsidRPr="006C3E83" w:rsidRDefault="006C3E83" w:rsidP="008429CC">
      <w:pPr>
        <w:ind w:left="1440"/>
        <w:rPr>
          <w:rFonts w:ascii="Courier New" w:hAnsi="Courier New" w:cs="Courier New"/>
          <w:lang w:eastAsia="en-GB"/>
        </w:rPr>
      </w:pPr>
      <w:r w:rsidRPr="006C3E83">
        <w:rPr>
          <w:rFonts w:ascii="Courier New" w:hAnsi="Courier New" w:cs="Courier New"/>
          <w:lang w:eastAsia="en-GB"/>
        </w:rPr>
        <w:t>** Last updated: JULY 2021</w:t>
      </w:r>
    </w:p>
    <w:p w14:paraId="31AEFCC0" w14:textId="77777777" w:rsidR="006C3E83" w:rsidRPr="006C3E83" w:rsidRDefault="006C3E83" w:rsidP="008429CC">
      <w:pPr>
        <w:ind w:left="1440"/>
        <w:rPr>
          <w:rFonts w:ascii="Courier New" w:hAnsi="Courier New" w:cs="Courier New"/>
          <w:lang w:eastAsia="en-GB"/>
        </w:rPr>
      </w:pPr>
      <w:r w:rsidRPr="006C3E83">
        <w:rPr>
          <w:rFonts w:ascii="Courier New" w:hAnsi="Courier New" w:cs="Courier New"/>
          <w:lang w:eastAsia="en-GB"/>
        </w:rPr>
        <w:t xml:space="preserve">** Change ID: 20012493 </w:t>
      </w:r>
    </w:p>
    <w:p w14:paraId="4C79BA32" w14:textId="0FEE673C" w:rsidR="00F83BC1" w:rsidRDefault="006C3E83" w:rsidP="008429CC">
      <w:pPr>
        <w:ind w:left="1440"/>
        <w:rPr>
          <w:rFonts w:ascii="Courier New" w:hAnsi="Courier New" w:cs="Courier New"/>
          <w:lang w:eastAsia="en-GB"/>
        </w:rPr>
      </w:pPr>
      <w:r w:rsidRPr="006C3E83">
        <w:rPr>
          <w:rFonts w:ascii="Courier New" w:hAnsi="Courier New" w:cs="Courier New"/>
          <w:lang w:eastAsia="en-GB"/>
        </w:rPr>
        <w:t>***************************************************/</w:t>
      </w:r>
    </w:p>
    <w:p w14:paraId="5D8B4EAE" w14:textId="77777777" w:rsidR="00263FBA" w:rsidRPr="00263FBA" w:rsidRDefault="00263FBA" w:rsidP="005B05CE">
      <w:pPr>
        <w:pStyle w:val="NoSpacing"/>
        <w:rPr>
          <w:lang w:eastAsia="en-GB"/>
        </w:rPr>
      </w:pPr>
    </w:p>
    <w:p w14:paraId="44565B07" w14:textId="50148BE5" w:rsidR="00383745" w:rsidRDefault="00263FBA" w:rsidP="00A613A1">
      <w:pPr>
        <w:rPr>
          <w:lang w:eastAsia="en-GB"/>
        </w:rPr>
      </w:pPr>
      <w:r w:rsidRPr="00263FBA">
        <w:rPr>
          <w:lang w:eastAsia="en-GB"/>
        </w:rPr>
        <w:t xml:space="preserve">Whenever you update the version number of a report suite, you must update the Report Summary </w:t>
      </w:r>
      <w:r w:rsidR="00B500D1">
        <w:rPr>
          <w:lang w:eastAsia="en-GB"/>
        </w:rPr>
        <w:t xml:space="preserve">header </w:t>
      </w:r>
      <w:r w:rsidRPr="00263FBA">
        <w:rPr>
          <w:lang w:eastAsia="en-GB"/>
        </w:rPr>
        <w:t xml:space="preserve">for </w:t>
      </w:r>
      <w:r w:rsidRPr="00383745">
        <w:rPr>
          <w:b/>
          <w:lang w:eastAsia="en-GB"/>
        </w:rPr>
        <w:t>every .RDL file</w:t>
      </w:r>
      <w:r w:rsidRPr="00263FBA">
        <w:rPr>
          <w:lang w:eastAsia="en-GB"/>
        </w:rPr>
        <w:t xml:space="preserve"> within that report suite to reflect the new versio</w:t>
      </w:r>
      <w:r w:rsidR="00B500D1">
        <w:rPr>
          <w:lang w:eastAsia="en-GB"/>
        </w:rPr>
        <w:t>n number, the month &amp; year the report suite</w:t>
      </w:r>
      <w:r w:rsidRPr="00263FBA">
        <w:rPr>
          <w:lang w:eastAsia="en-GB"/>
        </w:rPr>
        <w:t xml:space="preserve"> was updated, and the OSM Change Request number relating to the update. </w:t>
      </w:r>
    </w:p>
    <w:p w14:paraId="3FEEF203" w14:textId="77777777" w:rsidR="005B05CE" w:rsidRDefault="005B05CE" w:rsidP="005B05CE">
      <w:pPr>
        <w:pStyle w:val="NoSpacing"/>
        <w:rPr>
          <w:lang w:eastAsia="en-GB"/>
        </w:rPr>
      </w:pPr>
    </w:p>
    <w:tbl>
      <w:tblPr>
        <w:tblW w:w="8838"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Layout w:type="fixed"/>
        <w:tblCellMar>
          <w:top w:w="57" w:type="dxa"/>
          <w:bottom w:w="57" w:type="dxa"/>
        </w:tblCellMar>
        <w:tblLook w:val="0000" w:firstRow="0" w:lastRow="0" w:firstColumn="0" w:lastColumn="0" w:noHBand="0" w:noVBand="0"/>
      </w:tblPr>
      <w:tblGrid>
        <w:gridCol w:w="563"/>
        <w:gridCol w:w="8275"/>
      </w:tblGrid>
      <w:tr w:rsidR="005B05CE" w:rsidRPr="00446439" w14:paraId="0EA16928" w14:textId="77777777" w:rsidTr="00B500D1">
        <w:trPr>
          <w:trHeight w:hRule="exact" w:val="3620"/>
        </w:trPr>
        <w:tc>
          <w:tcPr>
            <w:tcW w:w="563" w:type="dxa"/>
            <w:tcBorders>
              <w:top w:val="single" w:sz="4" w:space="0" w:color="BFBFBF"/>
              <w:bottom w:val="single" w:sz="4" w:space="0" w:color="BFBFBF"/>
              <w:right w:val="nil"/>
            </w:tcBorders>
            <w:shd w:val="clear" w:color="auto" w:fill="CCECFF"/>
            <w:vAlign w:val="center"/>
          </w:tcPr>
          <w:p w14:paraId="4CC72818" w14:textId="77777777" w:rsidR="005B05CE" w:rsidRPr="00446439" w:rsidRDefault="005B05CE" w:rsidP="005B05CE">
            <w:pPr>
              <w:rPr>
                <w:color w:val="404040" w:themeColor="text1" w:themeTint="BF"/>
              </w:rPr>
            </w:pPr>
            <w:r>
              <w:rPr>
                <w:noProof/>
                <w:lang w:eastAsia="en-GB"/>
              </w:rPr>
              <w:drawing>
                <wp:inline distT="0" distB="0" distL="0" distR="0" wp14:anchorId="3D80C797" wp14:editId="1075BE21">
                  <wp:extent cx="259007" cy="256540"/>
                  <wp:effectExtent l="0" t="0" r="825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question_mark_PNG36[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534" cy="261024"/>
                          </a:xfrm>
                          <a:prstGeom prst="rect">
                            <a:avLst/>
                          </a:prstGeom>
                        </pic:spPr>
                      </pic:pic>
                    </a:graphicData>
                  </a:graphic>
                </wp:inline>
              </w:drawing>
            </w:r>
          </w:p>
        </w:tc>
        <w:tc>
          <w:tcPr>
            <w:tcW w:w="8275" w:type="dxa"/>
            <w:tcBorders>
              <w:top w:val="single" w:sz="4" w:space="0" w:color="BFBFBF"/>
              <w:left w:val="nil"/>
              <w:bottom w:val="single" w:sz="4" w:space="0" w:color="BFBFBF"/>
            </w:tcBorders>
            <w:shd w:val="clear" w:color="auto" w:fill="auto"/>
          </w:tcPr>
          <w:p w14:paraId="0F59F3BE" w14:textId="77777777" w:rsidR="005B05CE" w:rsidRPr="005B05CE" w:rsidRDefault="005B05CE" w:rsidP="00A613A1">
            <w:pPr>
              <w:pStyle w:val="NoSpacing"/>
              <w:spacing w:after="80"/>
              <w:rPr>
                <w:b/>
                <w:sz w:val="18"/>
              </w:rPr>
            </w:pPr>
            <w:r w:rsidRPr="005B05CE">
              <w:rPr>
                <w:b/>
                <w:sz w:val="18"/>
              </w:rPr>
              <w:t xml:space="preserve">What if </w:t>
            </w:r>
            <w:r w:rsidR="00A613A1">
              <w:rPr>
                <w:b/>
                <w:sz w:val="18"/>
              </w:rPr>
              <w:t>you</w:t>
            </w:r>
            <w:r w:rsidRPr="005B05CE">
              <w:rPr>
                <w:b/>
                <w:sz w:val="18"/>
              </w:rPr>
              <w:t xml:space="preserve"> haven’t actually changed every .RDL file?</w:t>
            </w:r>
          </w:p>
          <w:p w14:paraId="08E87D65" w14:textId="3CA3714A" w:rsidR="005B05CE" w:rsidRPr="005B05CE" w:rsidRDefault="005B05CE" w:rsidP="005B05CE">
            <w:pPr>
              <w:pStyle w:val="NoSpacing"/>
              <w:rPr>
                <w:sz w:val="18"/>
              </w:rPr>
            </w:pPr>
            <w:r w:rsidRPr="005B05CE">
              <w:rPr>
                <w:sz w:val="18"/>
              </w:rPr>
              <w:t xml:space="preserve">Generally speaking, when you update a report suite that contains multiple .RDL files, you will only be changing the SQL code in a few of </w:t>
            </w:r>
            <w:proofErr w:type="gramStart"/>
            <w:r w:rsidRPr="005B05CE">
              <w:rPr>
                <w:sz w:val="18"/>
              </w:rPr>
              <w:t>those .RDLs</w:t>
            </w:r>
            <w:proofErr w:type="gramEnd"/>
            <w:r w:rsidRPr="005B05CE">
              <w:rPr>
                <w:sz w:val="18"/>
              </w:rPr>
              <w:t xml:space="preserve">, not all of them. If you’ve got some .RDL files in your report suite which have </w:t>
            </w:r>
            <w:r w:rsidRPr="00A613A1">
              <w:rPr>
                <w:b/>
                <w:sz w:val="18"/>
              </w:rPr>
              <w:t>not</w:t>
            </w:r>
            <w:r w:rsidRPr="005B05CE">
              <w:rPr>
                <w:sz w:val="18"/>
              </w:rPr>
              <w:t xml:space="preserve"> been edited, use this Report Summary Header</w:t>
            </w:r>
            <w:r w:rsidR="00A613A1">
              <w:rPr>
                <w:sz w:val="18"/>
              </w:rPr>
              <w:t xml:space="preserve"> instead</w:t>
            </w:r>
            <w:r w:rsidRPr="005B05CE">
              <w:rPr>
                <w:sz w:val="18"/>
              </w:rPr>
              <w:t xml:space="preserve"> – it’ll make it obvious to anyone who opens the file that the code </w:t>
            </w:r>
            <w:r w:rsidR="00A613A1">
              <w:rPr>
                <w:sz w:val="18"/>
              </w:rPr>
              <w:t xml:space="preserve">for this </w:t>
            </w:r>
            <w:r w:rsidR="00B500D1">
              <w:rPr>
                <w:sz w:val="18"/>
              </w:rPr>
              <w:t xml:space="preserve">particular </w:t>
            </w:r>
            <w:r w:rsidR="00A613A1">
              <w:rPr>
                <w:sz w:val="18"/>
              </w:rPr>
              <w:t xml:space="preserve">.RDL </w:t>
            </w:r>
            <w:r w:rsidRPr="005B05CE">
              <w:rPr>
                <w:sz w:val="18"/>
              </w:rPr>
              <w:t xml:space="preserve">wasn’t updated when the </w:t>
            </w:r>
            <w:r w:rsidR="00B500D1">
              <w:rPr>
                <w:sz w:val="18"/>
              </w:rPr>
              <w:t>report suite version changed</w:t>
            </w:r>
            <w:r w:rsidRPr="005B05CE">
              <w:rPr>
                <w:sz w:val="18"/>
              </w:rPr>
              <w:t>:</w:t>
            </w:r>
          </w:p>
          <w:p w14:paraId="5A1F3619" w14:textId="77777777" w:rsidR="005B05CE" w:rsidRDefault="005B05CE" w:rsidP="005B05CE"/>
          <w:p w14:paraId="7A6B55F0" w14:textId="77777777" w:rsidR="005B05CE" w:rsidRPr="005B05CE" w:rsidRDefault="005B05CE" w:rsidP="00A613A1">
            <w:pPr>
              <w:ind w:left="454" w:firstLine="18"/>
              <w:rPr>
                <w:rFonts w:ascii="Courier New" w:hAnsi="Courier New" w:cs="Courier New"/>
                <w:sz w:val="18"/>
                <w:lang w:eastAsia="en-GB"/>
              </w:rPr>
            </w:pPr>
            <w:r w:rsidRPr="005B05CE">
              <w:rPr>
                <w:rFonts w:ascii="Courier New" w:hAnsi="Courier New" w:cs="Courier New"/>
                <w:sz w:val="18"/>
                <w:lang w:eastAsia="en-GB"/>
              </w:rPr>
              <w:t>/*************** REPORT SUMMARY *******************</w:t>
            </w:r>
          </w:p>
          <w:p w14:paraId="02CCD7DF" w14:textId="77777777" w:rsidR="005B05CE" w:rsidRPr="005B05CE" w:rsidRDefault="005B05CE" w:rsidP="00A613A1">
            <w:pPr>
              <w:ind w:left="454"/>
              <w:rPr>
                <w:rFonts w:ascii="Courier New" w:hAnsi="Courier New" w:cs="Courier New"/>
                <w:sz w:val="18"/>
                <w:lang w:eastAsia="en-GB"/>
              </w:rPr>
            </w:pPr>
            <w:r w:rsidRPr="005B05CE">
              <w:rPr>
                <w:rFonts w:ascii="Courier New" w:hAnsi="Courier New" w:cs="Courier New"/>
                <w:sz w:val="18"/>
                <w:lang w:eastAsia="en-GB"/>
              </w:rPr>
              <w:t>** Name: PERDEP20 Monthly Personnel Changes</w:t>
            </w:r>
          </w:p>
          <w:p w14:paraId="078226E9" w14:textId="77777777" w:rsidR="005B05CE" w:rsidRPr="005B05CE" w:rsidRDefault="005B05CE" w:rsidP="00A613A1">
            <w:pPr>
              <w:ind w:left="454"/>
              <w:rPr>
                <w:rFonts w:ascii="Courier New" w:hAnsi="Courier New" w:cs="Courier New"/>
                <w:sz w:val="18"/>
                <w:lang w:eastAsia="en-GB"/>
              </w:rPr>
            </w:pPr>
            <w:r w:rsidRPr="005B05CE">
              <w:rPr>
                <w:rFonts w:ascii="Courier New" w:hAnsi="Courier New" w:cs="Courier New"/>
                <w:sz w:val="18"/>
                <w:lang w:eastAsia="en-GB"/>
              </w:rPr>
              <w:t xml:space="preserve">** Tab name: </w:t>
            </w:r>
            <w:r>
              <w:rPr>
                <w:rFonts w:ascii="Courier New" w:hAnsi="Courier New" w:cs="Courier New"/>
                <w:sz w:val="18"/>
                <w:lang w:eastAsia="en-GB"/>
              </w:rPr>
              <w:t>New Starters</w:t>
            </w:r>
          </w:p>
          <w:p w14:paraId="271B6229" w14:textId="77777777" w:rsidR="005B05CE" w:rsidRPr="005B05CE" w:rsidRDefault="005B05CE" w:rsidP="00A613A1">
            <w:pPr>
              <w:ind w:left="454"/>
              <w:rPr>
                <w:rFonts w:ascii="Courier New" w:hAnsi="Courier New" w:cs="Courier New"/>
                <w:sz w:val="18"/>
                <w:lang w:eastAsia="en-GB"/>
              </w:rPr>
            </w:pPr>
            <w:r w:rsidRPr="005B05CE">
              <w:rPr>
                <w:rFonts w:ascii="Courier New" w:hAnsi="Courier New" w:cs="Courier New"/>
                <w:sz w:val="18"/>
                <w:lang w:eastAsia="en-GB"/>
              </w:rPr>
              <w:t xml:space="preserve">** Version: 5.0 </w:t>
            </w:r>
          </w:p>
          <w:p w14:paraId="60917B20" w14:textId="77777777" w:rsidR="005B05CE" w:rsidRPr="005B05CE" w:rsidRDefault="005B05CE" w:rsidP="00A613A1">
            <w:pPr>
              <w:ind w:left="454"/>
              <w:rPr>
                <w:rFonts w:ascii="Courier New" w:hAnsi="Courier New" w:cs="Courier New"/>
                <w:sz w:val="18"/>
                <w:lang w:eastAsia="en-GB"/>
              </w:rPr>
            </w:pPr>
            <w:r w:rsidRPr="005B05CE">
              <w:rPr>
                <w:rFonts w:ascii="Courier New" w:hAnsi="Courier New" w:cs="Courier New"/>
                <w:sz w:val="18"/>
                <w:lang w:eastAsia="en-GB"/>
              </w:rPr>
              <w:t>** Last updated: JULY 2021</w:t>
            </w:r>
          </w:p>
          <w:p w14:paraId="482D6D14" w14:textId="77777777" w:rsidR="005B05CE" w:rsidRDefault="005B05CE" w:rsidP="00A613A1">
            <w:pPr>
              <w:ind w:left="454"/>
              <w:rPr>
                <w:rFonts w:ascii="Courier New" w:hAnsi="Courier New" w:cs="Courier New"/>
                <w:sz w:val="18"/>
                <w:lang w:eastAsia="en-GB"/>
              </w:rPr>
            </w:pPr>
            <w:r w:rsidRPr="005B05CE">
              <w:rPr>
                <w:rFonts w:ascii="Courier New" w:hAnsi="Courier New" w:cs="Courier New"/>
                <w:sz w:val="18"/>
                <w:lang w:eastAsia="en-GB"/>
              </w:rPr>
              <w:t xml:space="preserve">** Change ID: 20012493 </w:t>
            </w:r>
          </w:p>
          <w:p w14:paraId="11BE7062" w14:textId="77777777" w:rsidR="005B05CE" w:rsidRPr="005B05CE" w:rsidRDefault="005B05CE" w:rsidP="00A613A1">
            <w:pPr>
              <w:ind w:left="454"/>
              <w:rPr>
                <w:rFonts w:ascii="Courier New" w:hAnsi="Courier New" w:cs="Courier New"/>
                <w:sz w:val="18"/>
                <w:lang w:eastAsia="en-GB"/>
              </w:rPr>
            </w:pPr>
            <w:r w:rsidRPr="005B05CE">
              <w:rPr>
                <w:rFonts w:ascii="Courier New" w:hAnsi="Courier New" w:cs="Courier New"/>
                <w:sz w:val="18"/>
                <w:highlight w:val="yellow"/>
                <w:lang w:eastAsia="en-GB"/>
              </w:rPr>
              <w:t>** NB: This code has not been edited; this was a version change only.</w:t>
            </w:r>
          </w:p>
          <w:p w14:paraId="51EA2A74" w14:textId="77777777" w:rsidR="005B05CE" w:rsidRPr="005B05CE" w:rsidRDefault="005B05CE" w:rsidP="00A613A1">
            <w:pPr>
              <w:ind w:left="454"/>
              <w:rPr>
                <w:rFonts w:ascii="Courier New" w:hAnsi="Courier New" w:cs="Courier New"/>
                <w:sz w:val="18"/>
                <w:lang w:eastAsia="en-GB"/>
              </w:rPr>
            </w:pPr>
            <w:r w:rsidRPr="005B05CE">
              <w:rPr>
                <w:rFonts w:ascii="Courier New" w:hAnsi="Courier New" w:cs="Courier New"/>
                <w:sz w:val="18"/>
                <w:lang w:eastAsia="en-GB"/>
              </w:rPr>
              <w:t>***************************************************/</w:t>
            </w:r>
          </w:p>
          <w:p w14:paraId="1F6B8F97" w14:textId="77777777" w:rsidR="005B05CE" w:rsidRPr="005B05CE" w:rsidRDefault="005B05CE" w:rsidP="005B05CE"/>
          <w:p w14:paraId="7C705976" w14:textId="77777777" w:rsidR="005B05CE" w:rsidRPr="005B05CE" w:rsidRDefault="005B05CE" w:rsidP="005B05CE"/>
          <w:p w14:paraId="7D24FA40" w14:textId="77777777" w:rsidR="005B05CE" w:rsidRPr="005B05CE" w:rsidRDefault="005B05CE" w:rsidP="005B05CE"/>
        </w:tc>
      </w:tr>
    </w:tbl>
    <w:p w14:paraId="614BD967" w14:textId="77777777" w:rsidR="005B05CE" w:rsidRDefault="005B05CE" w:rsidP="006C3E83">
      <w:pPr>
        <w:rPr>
          <w:lang w:eastAsia="en-GB"/>
        </w:rPr>
      </w:pPr>
    </w:p>
    <w:p w14:paraId="35E03543" w14:textId="2DB02643" w:rsidR="00263FBA" w:rsidRDefault="00383745" w:rsidP="006C3E83">
      <w:pPr>
        <w:rPr>
          <w:lang w:eastAsia="en-GB"/>
        </w:rPr>
      </w:pPr>
      <w:r>
        <w:rPr>
          <w:lang w:eastAsia="en-GB"/>
        </w:rPr>
        <w:t>Providing these details in the Report Summary</w:t>
      </w:r>
      <w:r w:rsidR="00B500D1">
        <w:rPr>
          <w:lang w:eastAsia="en-GB"/>
        </w:rPr>
        <w:t xml:space="preserve"> header</w:t>
      </w:r>
      <w:r w:rsidR="00A24A63">
        <w:rPr>
          <w:lang w:eastAsia="en-GB"/>
        </w:rPr>
        <w:t xml:space="preserve"> enables </w:t>
      </w:r>
      <w:r>
        <w:rPr>
          <w:lang w:eastAsia="en-GB"/>
        </w:rPr>
        <w:t>any user</w:t>
      </w:r>
      <w:r w:rsidR="00A24A63">
        <w:rPr>
          <w:lang w:eastAsia="en-GB"/>
        </w:rPr>
        <w:t xml:space="preserve"> reviewing the SQL</w:t>
      </w:r>
      <w:r>
        <w:rPr>
          <w:lang w:eastAsia="en-GB"/>
        </w:rPr>
        <w:t xml:space="preserve"> query to quickly determine which</w:t>
      </w:r>
      <w:r w:rsidR="00A24A63">
        <w:rPr>
          <w:lang w:eastAsia="en-GB"/>
        </w:rPr>
        <w:t xml:space="preserve"> version of the query they are looki</w:t>
      </w:r>
      <w:r>
        <w:rPr>
          <w:lang w:eastAsia="en-GB"/>
        </w:rPr>
        <w:t xml:space="preserve">ng at and when it was </w:t>
      </w:r>
      <w:r w:rsidR="00B500D1">
        <w:rPr>
          <w:lang w:eastAsia="en-GB"/>
        </w:rPr>
        <w:t xml:space="preserve">last </w:t>
      </w:r>
      <w:r>
        <w:rPr>
          <w:lang w:eastAsia="en-GB"/>
        </w:rPr>
        <w:t>updated. Most importantly, users</w:t>
      </w:r>
      <w:r w:rsidR="00A24A63">
        <w:rPr>
          <w:lang w:eastAsia="en-GB"/>
        </w:rPr>
        <w:t xml:space="preserve"> can also search for the </w:t>
      </w:r>
      <w:r>
        <w:rPr>
          <w:lang w:eastAsia="en-GB"/>
        </w:rPr>
        <w:t>Change ID</w:t>
      </w:r>
      <w:r w:rsidR="008429CC">
        <w:rPr>
          <w:lang w:eastAsia="en-GB"/>
        </w:rPr>
        <w:t xml:space="preserve"> </w:t>
      </w:r>
      <w:r w:rsidR="00A24A63">
        <w:rPr>
          <w:lang w:eastAsia="en-GB"/>
        </w:rPr>
        <w:t>on OSM and find the full details of an</w:t>
      </w:r>
      <w:r>
        <w:rPr>
          <w:lang w:eastAsia="en-GB"/>
        </w:rPr>
        <w:t>d justification for the update – this is a major time-saver when reviewing SQL queries!</w:t>
      </w:r>
    </w:p>
    <w:p w14:paraId="756813F1" w14:textId="77777777" w:rsidR="008429CC" w:rsidRDefault="008429CC" w:rsidP="006C3E83">
      <w:pPr>
        <w:rPr>
          <w:lang w:eastAsia="en-GB"/>
        </w:rPr>
      </w:pPr>
    </w:p>
    <w:p w14:paraId="34D20521" w14:textId="688A473F" w:rsidR="00292030" w:rsidRDefault="008429CC" w:rsidP="006C3E83">
      <w:pPr>
        <w:rPr>
          <w:lang w:eastAsia="en-GB"/>
        </w:rPr>
      </w:pPr>
      <w:r>
        <w:rPr>
          <w:lang w:eastAsia="en-GB"/>
        </w:rPr>
        <w:t>Note that for new reports, you</w:t>
      </w:r>
      <w:r w:rsidR="00383745">
        <w:rPr>
          <w:lang w:eastAsia="en-GB"/>
        </w:rPr>
        <w:t xml:space="preserve"> will</w:t>
      </w:r>
      <w:r>
        <w:rPr>
          <w:lang w:eastAsia="en-GB"/>
        </w:rPr>
        <w:t xml:space="preserve"> still need to include these details</w:t>
      </w:r>
      <w:r w:rsidR="00383745">
        <w:rPr>
          <w:lang w:eastAsia="en-GB"/>
        </w:rPr>
        <w:t xml:space="preserve"> in the Report Summary</w:t>
      </w:r>
      <w:r w:rsidR="00B500D1">
        <w:rPr>
          <w:lang w:eastAsia="en-GB"/>
        </w:rPr>
        <w:t xml:space="preserve"> header</w:t>
      </w:r>
      <w:r>
        <w:rPr>
          <w:lang w:eastAsia="en-GB"/>
        </w:rPr>
        <w:t>. The version will be “1.0” and the change request should detail</w:t>
      </w:r>
      <w:r w:rsidR="00383745">
        <w:rPr>
          <w:lang w:eastAsia="en-GB"/>
        </w:rPr>
        <w:t xml:space="preserve"> both</w:t>
      </w:r>
      <w:r>
        <w:rPr>
          <w:lang w:eastAsia="en-GB"/>
        </w:rPr>
        <w:t xml:space="preserve"> </w:t>
      </w:r>
      <w:r w:rsidR="00292030">
        <w:rPr>
          <w:lang w:eastAsia="en-GB"/>
        </w:rPr>
        <w:t xml:space="preserve">the function of the new report and the </w:t>
      </w:r>
      <w:r w:rsidR="00383745">
        <w:rPr>
          <w:lang w:eastAsia="en-GB"/>
        </w:rPr>
        <w:t>justification</w:t>
      </w:r>
      <w:r w:rsidR="00292030">
        <w:rPr>
          <w:lang w:eastAsia="en-GB"/>
        </w:rPr>
        <w:t xml:space="preserve"> for creating it.</w:t>
      </w:r>
    </w:p>
    <w:p w14:paraId="781B9123" w14:textId="77777777" w:rsidR="00292030" w:rsidRDefault="00292030" w:rsidP="00292030">
      <w:pPr>
        <w:rPr>
          <w:lang w:eastAsia="en-GB"/>
        </w:rPr>
      </w:pPr>
      <w:r>
        <w:rPr>
          <w:lang w:eastAsia="en-GB"/>
        </w:rPr>
        <w:br w:type="page"/>
      </w:r>
    </w:p>
    <w:p w14:paraId="549BD6DD" w14:textId="77777777" w:rsidR="0072417F" w:rsidRDefault="0072417F" w:rsidP="0072417F">
      <w:pPr>
        <w:pStyle w:val="Heading2"/>
        <w:rPr>
          <w:lang w:eastAsia="en-GB"/>
        </w:rPr>
      </w:pPr>
      <w:bookmarkStart w:id="84" w:name="_Visual_Studio_solutions"/>
      <w:bookmarkStart w:id="85" w:name="_Toc99549603"/>
      <w:bookmarkEnd w:id="84"/>
      <w:r>
        <w:rPr>
          <w:lang w:eastAsia="en-GB"/>
        </w:rPr>
        <w:lastRenderedPageBreak/>
        <w:t>Visual Studio solutions</w:t>
      </w:r>
      <w:bookmarkEnd w:id="85"/>
    </w:p>
    <w:p w14:paraId="798EAC88" w14:textId="00994258" w:rsidR="0072417F" w:rsidRPr="00D61BF2" w:rsidRDefault="00AD0321" w:rsidP="0072417F">
      <w:r>
        <w:rPr>
          <w:lang w:eastAsia="en-GB"/>
        </w:rPr>
        <w:t>There are four HR Reporting solutions</w:t>
      </w:r>
      <w:r w:rsidR="00B500D1">
        <w:rPr>
          <w:lang w:eastAsia="en-GB"/>
        </w:rPr>
        <w:t xml:space="preserve"> (.</w:t>
      </w:r>
      <w:proofErr w:type="spellStart"/>
      <w:r w:rsidR="00B500D1">
        <w:rPr>
          <w:lang w:eastAsia="en-GB"/>
        </w:rPr>
        <w:t>sln</w:t>
      </w:r>
      <w:proofErr w:type="spellEnd"/>
      <w:r w:rsidR="00B500D1">
        <w:rPr>
          <w:lang w:eastAsia="en-GB"/>
        </w:rPr>
        <w:t xml:space="preserve"> files)</w:t>
      </w:r>
      <w:r>
        <w:rPr>
          <w:lang w:eastAsia="en-GB"/>
        </w:rPr>
        <w:t xml:space="preserve"> in Visual Studio: DEV, TEST, QA and LIVE. The DEV solution is used for creating and testing brand-new reports, while the TEST solution is mainly restricted to project testing</w:t>
      </w:r>
      <w:r w:rsidR="000967A5">
        <w:rPr>
          <w:lang w:eastAsia="en-GB"/>
        </w:rPr>
        <w:t xml:space="preserve"> and testing updated reports against specific data in test environments</w:t>
      </w:r>
      <w:r>
        <w:rPr>
          <w:lang w:eastAsia="en-GB"/>
        </w:rPr>
        <w:t xml:space="preserve">. Version control </w:t>
      </w:r>
      <w:r w:rsidR="0072417F">
        <w:rPr>
          <w:lang w:eastAsia="en-GB"/>
        </w:rPr>
        <w:t>in Visual Studio is managed in the HR Reporting_</w:t>
      </w:r>
      <w:r w:rsidR="00683079">
        <w:rPr>
          <w:lang w:eastAsia="en-GB"/>
        </w:rPr>
        <w:t>QA</w:t>
      </w:r>
      <w:r w:rsidR="0072417F">
        <w:rPr>
          <w:lang w:eastAsia="en-GB"/>
        </w:rPr>
        <w:t>.sln and the HR Reporting_</w:t>
      </w:r>
      <w:r w:rsidR="00683079">
        <w:rPr>
          <w:lang w:eastAsia="en-GB"/>
        </w:rPr>
        <w:t>LIVE</w:t>
      </w:r>
      <w:r w:rsidR="0072417F">
        <w:rPr>
          <w:lang w:eastAsia="en-GB"/>
        </w:rPr>
        <w:t xml:space="preserve">.sln. </w:t>
      </w:r>
    </w:p>
    <w:p w14:paraId="717DCBD9" w14:textId="77777777" w:rsidR="0072417F" w:rsidRDefault="0072417F" w:rsidP="0072417F">
      <w:pPr>
        <w:rPr>
          <w:lang w:eastAsia="en-GB"/>
        </w:rPr>
      </w:pPr>
    </w:p>
    <w:tbl>
      <w:tblPr>
        <w:tblStyle w:val="GridTable4-Accent5"/>
        <w:tblW w:w="0" w:type="auto"/>
        <w:tblLook w:val="04A0" w:firstRow="1" w:lastRow="0" w:firstColumn="1" w:lastColumn="0" w:noHBand="0" w:noVBand="1"/>
      </w:tblPr>
      <w:tblGrid>
        <w:gridCol w:w="2547"/>
        <w:gridCol w:w="3639"/>
        <w:gridCol w:w="2830"/>
      </w:tblGrid>
      <w:tr w:rsidR="00D61BF2" w:rsidRPr="00903E74" w14:paraId="5FB7BDE7" w14:textId="77777777" w:rsidTr="006110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47" w:type="dxa"/>
          </w:tcPr>
          <w:p w14:paraId="02023A26" w14:textId="77777777" w:rsidR="00D61BF2" w:rsidRPr="00903E74" w:rsidRDefault="00D61BF2" w:rsidP="00546857">
            <w:pPr>
              <w:pStyle w:val="NoSpacing"/>
              <w:rPr>
                <w:sz w:val="20"/>
                <w:lang w:eastAsia="en-GB"/>
              </w:rPr>
            </w:pPr>
            <w:r w:rsidRPr="00903E74">
              <w:rPr>
                <w:sz w:val="20"/>
              </w:rPr>
              <w:t>Solution</w:t>
            </w:r>
          </w:p>
        </w:tc>
        <w:tc>
          <w:tcPr>
            <w:tcW w:w="3639" w:type="dxa"/>
          </w:tcPr>
          <w:p w14:paraId="2A7D7017" w14:textId="77777777" w:rsidR="00D61BF2" w:rsidRPr="00903E74" w:rsidRDefault="00D61BF2" w:rsidP="00546857">
            <w:pPr>
              <w:pStyle w:val="NoSpacing"/>
              <w:cnfStyle w:val="100000000000" w:firstRow="1" w:lastRow="0" w:firstColumn="0" w:lastColumn="0" w:oddVBand="0" w:evenVBand="0" w:oddHBand="0" w:evenHBand="0" w:firstRowFirstColumn="0" w:firstRowLastColumn="0" w:lastRowFirstColumn="0" w:lastRowLastColumn="0"/>
              <w:rPr>
                <w:sz w:val="20"/>
                <w:lang w:eastAsia="en-GB"/>
              </w:rPr>
            </w:pPr>
            <w:r w:rsidRPr="00903E74">
              <w:rPr>
                <w:sz w:val="20"/>
              </w:rPr>
              <w:t>Description</w:t>
            </w:r>
          </w:p>
        </w:tc>
        <w:tc>
          <w:tcPr>
            <w:tcW w:w="2830" w:type="dxa"/>
          </w:tcPr>
          <w:p w14:paraId="2941E33F" w14:textId="77777777" w:rsidR="00D61BF2" w:rsidRPr="00903E74" w:rsidRDefault="00D61BF2" w:rsidP="00546857">
            <w:pPr>
              <w:pStyle w:val="NoSpacing"/>
              <w:cnfStyle w:val="100000000000" w:firstRow="1" w:lastRow="0" w:firstColumn="0" w:lastColumn="0" w:oddVBand="0" w:evenVBand="0" w:oddHBand="0" w:evenHBand="0" w:firstRowFirstColumn="0" w:firstRowLastColumn="0" w:lastRowFirstColumn="0" w:lastRowLastColumn="0"/>
              <w:rPr>
                <w:sz w:val="20"/>
                <w:lang w:eastAsia="en-GB"/>
              </w:rPr>
            </w:pPr>
            <w:r w:rsidRPr="00903E74">
              <w:rPr>
                <w:sz w:val="20"/>
              </w:rPr>
              <w:t>Stores archived copies?</w:t>
            </w:r>
          </w:p>
        </w:tc>
      </w:tr>
      <w:tr w:rsidR="00AD0321" w:rsidRPr="00903E74" w14:paraId="668065BB" w14:textId="77777777" w:rsidTr="00611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6FD34D7" w14:textId="77777777" w:rsidR="00AD0321" w:rsidRPr="00903E74" w:rsidRDefault="00AD0321" w:rsidP="00AD0321">
            <w:pPr>
              <w:pStyle w:val="NoSpacing"/>
              <w:spacing w:after="120"/>
              <w:rPr>
                <w:sz w:val="20"/>
              </w:rPr>
            </w:pPr>
            <w:r>
              <w:rPr>
                <w:sz w:val="20"/>
              </w:rPr>
              <w:t xml:space="preserve">HR </w:t>
            </w:r>
            <w:proofErr w:type="spellStart"/>
            <w:r>
              <w:rPr>
                <w:sz w:val="20"/>
              </w:rPr>
              <w:t>Reporting_DEV</w:t>
            </w:r>
            <w:proofErr w:type="spellEnd"/>
          </w:p>
        </w:tc>
        <w:tc>
          <w:tcPr>
            <w:tcW w:w="3639" w:type="dxa"/>
          </w:tcPr>
          <w:p w14:paraId="5AE0E17D" w14:textId="1D80F705" w:rsidR="00AD0321" w:rsidRPr="00AD0321" w:rsidRDefault="00AD0321" w:rsidP="00AD0321">
            <w:pPr>
              <w:pStyle w:val="NoSpacing"/>
              <w:spacing w:after="120"/>
              <w:cnfStyle w:val="000000100000" w:firstRow="0" w:lastRow="0" w:firstColumn="0" w:lastColumn="0" w:oddVBand="0" w:evenVBand="0" w:oddHBand="1" w:evenHBand="0" w:firstRowFirstColumn="0" w:firstRowLastColumn="0" w:lastRowFirstColumn="0" w:lastRowLastColumn="0"/>
              <w:rPr>
                <w:sz w:val="20"/>
              </w:rPr>
            </w:pPr>
            <w:r w:rsidRPr="00AD0321">
              <w:rPr>
                <w:sz w:val="20"/>
              </w:rPr>
              <w:t xml:space="preserve">This </w:t>
            </w:r>
            <w:r>
              <w:rPr>
                <w:sz w:val="20"/>
              </w:rPr>
              <w:t>solution</w:t>
            </w:r>
            <w:r w:rsidRPr="00AD0321">
              <w:rPr>
                <w:sz w:val="20"/>
              </w:rPr>
              <w:t xml:space="preserve"> is a sandpit for development, and is primarily used as a place to create and </w:t>
            </w:r>
            <w:r w:rsidR="000967A5">
              <w:rPr>
                <w:sz w:val="20"/>
              </w:rPr>
              <w:t xml:space="preserve">unit </w:t>
            </w:r>
            <w:r w:rsidRPr="00AD0321">
              <w:rPr>
                <w:sz w:val="20"/>
              </w:rPr>
              <w:t xml:space="preserve">test new reports.  </w:t>
            </w:r>
          </w:p>
        </w:tc>
        <w:tc>
          <w:tcPr>
            <w:tcW w:w="2830" w:type="dxa"/>
          </w:tcPr>
          <w:p w14:paraId="003759E5" w14:textId="77777777" w:rsidR="00AD0321" w:rsidRPr="00AD0321" w:rsidRDefault="00AD0321" w:rsidP="00AD0321">
            <w:pPr>
              <w:pStyle w:val="NoSpacing"/>
              <w:spacing w:after="120"/>
              <w:cnfStyle w:val="000000100000" w:firstRow="0" w:lastRow="0" w:firstColumn="0" w:lastColumn="0" w:oddVBand="0" w:evenVBand="0" w:oddHBand="1" w:evenHBand="0" w:firstRowFirstColumn="0" w:firstRowLastColumn="0" w:lastRowFirstColumn="0" w:lastRowLastColumn="0"/>
              <w:rPr>
                <w:sz w:val="20"/>
              </w:rPr>
            </w:pPr>
            <w:r w:rsidRPr="00AD0321">
              <w:rPr>
                <w:sz w:val="20"/>
              </w:rPr>
              <w:t xml:space="preserve">No – DEV holds no </w:t>
            </w:r>
            <w:r>
              <w:rPr>
                <w:sz w:val="20"/>
              </w:rPr>
              <w:t>.RDL files for</w:t>
            </w:r>
            <w:r w:rsidRPr="00AD0321">
              <w:rPr>
                <w:sz w:val="20"/>
              </w:rPr>
              <w:t xml:space="preserve"> either active or archived report suites.</w:t>
            </w:r>
          </w:p>
        </w:tc>
      </w:tr>
      <w:tr w:rsidR="00AD0321" w:rsidRPr="00903E74" w14:paraId="66082DB8" w14:textId="77777777" w:rsidTr="00611087">
        <w:tc>
          <w:tcPr>
            <w:cnfStyle w:val="001000000000" w:firstRow="0" w:lastRow="0" w:firstColumn="1" w:lastColumn="0" w:oddVBand="0" w:evenVBand="0" w:oddHBand="0" w:evenHBand="0" w:firstRowFirstColumn="0" w:firstRowLastColumn="0" w:lastRowFirstColumn="0" w:lastRowLastColumn="0"/>
            <w:tcW w:w="2547" w:type="dxa"/>
          </w:tcPr>
          <w:p w14:paraId="66CB91F9" w14:textId="77777777" w:rsidR="00AD0321" w:rsidRPr="00903E74" w:rsidRDefault="00AD0321" w:rsidP="00AD0321">
            <w:pPr>
              <w:pStyle w:val="NoSpacing"/>
              <w:spacing w:after="120"/>
              <w:rPr>
                <w:sz w:val="20"/>
              </w:rPr>
            </w:pPr>
            <w:r>
              <w:rPr>
                <w:sz w:val="20"/>
              </w:rPr>
              <w:t xml:space="preserve">HR </w:t>
            </w:r>
            <w:proofErr w:type="spellStart"/>
            <w:r>
              <w:rPr>
                <w:sz w:val="20"/>
              </w:rPr>
              <w:t>Reporting_TEST</w:t>
            </w:r>
            <w:proofErr w:type="spellEnd"/>
          </w:p>
        </w:tc>
        <w:tc>
          <w:tcPr>
            <w:tcW w:w="3639" w:type="dxa"/>
          </w:tcPr>
          <w:p w14:paraId="2AABD9EC" w14:textId="5057FAA6" w:rsidR="00AD0321" w:rsidRPr="00AD0321" w:rsidRDefault="00AD0321" w:rsidP="000967A5">
            <w:pPr>
              <w:pStyle w:val="NoSpacing"/>
              <w:spacing w:after="120"/>
              <w:cnfStyle w:val="000000000000" w:firstRow="0" w:lastRow="0" w:firstColumn="0" w:lastColumn="0" w:oddVBand="0" w:evenVBand="0" w:oddHBand="0" w:evenHBand="0" w:firstRowFirstColumn="0" w:firstRowLastColumn="0" w:lastRowFirstColumn="0" w:lastRowLastColumn="0"/>
              <w:rPr>
                <w:sz w:val="20"/>
              </w:rPr>
            </w:pPr>
            <w:r w:rsidRPr="00AD0321">
              <w:rPr>
                <w:sz w:val="20"/>
              </w:rPr>
              <w:t xml:space="preserve">This environment is </w:t>
            </w:r>
            <w:r w:rsidR="000967A5">
              <w:rPr>
                <w:sz w:val="20"/>
              </w:rPr>
              <w:t xml:space="preserve">used to test new and updated versions of reports against a non-production environment where testing is taking place. This would normally happen within the context of a project but may be used to test reports which support new processes being tested in non-production such as those introduced as part of Year End or POG work. It can also be used to regression test the impact of changes to PeopleXD on the existing HR Reporting Catalogue.  </w:t>
            </w:r>
          </w:p>
        </w:tc>
        <w:tc>
          <w:tcPr>
            <w:tcW w:w="2830" w:type="dxa"/>
          </w:tcPr>
          <w:p w14:paraId="1DD3EBC2" w14:textId="77777777" w:rsidR="00AD0321" w:rsidRPr="00AD0321" w:rsidRDefault="00AD0321" w:rsidP="00AD0321">
            <w:pPr>
              <w:pStyle w:val="NoSpacing"/>
              <w:spacing w:after="120"/>
              <w:cnfStyle w:val="000000000000" w:firstRow="0" w:lastRow="0" w:firstColumn="0" w:lastColumn="0" w:oddVBand="0" w:evenVBand="0" w:oddHBand="0" w:evenHBand="0" w:firstRowFirstColumn="0" w:firstRowLastColumn="0" w:lastRowFirstColumn="0" w:lastRowLastColumn="0"/>
              <w:rPr>
                <w:sz w:val="20"/>
              </w:rPr>
            </w:pPr>
            <w:r w:rsidRPr="00AD0321">
              <w:rPr>
                <w:sz w:val="20"/>
              </w:rPr>
              <w:t xml:space="preserve">No – TEST holds no </w:t>
            </w:r>
            <w:r>
              <w:rPr>
                <w:sz w:val="20"/>
              </w:rPr>
              <w:t>.RDL files for</w:t>
            </w:r>
            <w:r w:rsidRPr="00AD0321">
              <w:rPr>
                <w:sz w:val="20"/>
              </w:rPr>
              <w:t xml:space="preserve"> ei</w:t>
            </w:r>
            <w:r>
              <w:rPr>
                <w:sz w:val="20"/>
              </w:rPr>
              <w:t>ther active or archived report suites,</w:t>
            </w:r>
            <w:r w:rsidRPr="00AD0321">
              <w:rPr>
                <w:sz w:val="20"/>
              </w:rPr>
              <w:t xml:space="preserve"> except for short periods of time when project teams require the reports for testing. </w:t>
            </w:r>
          </w:p>
        </w:tc>
      </w:tr>
      <w:tr w:rsidR="00683079" w:rsidRPr="00903E74" w14:paraId="33DB1413" w14:textId="77777777" w:rsidTr="00611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2CEC72E" w14:textId="77777777" w:rsidR="00683079" w:rsidRPr="00903E74" w:rsidRDefault="00683079" w:rsidP="00AD0321">
            <w:pPr>
              <w:pStyle w:val="NoSpacing"/>
              <w:spacing w:after="120"/>
              <w:rPr>
                <w:sz w:val="20"/>
                <w:lang w:eastAsia="en-GB"/>
              </w:rPr>
            </w:pPr>
            <w:r w:rsidRPr="00903E74">
              <w:rPr>
                <w:sz w:val="20"/>
              </w:rPr>
              <w:t xml:space="preserve">HR </w:t>
            </w:r>
            <w:proofErr w:type="spellStart"/>
            <w:r w:rsidRPr="00903E74">
              <w:rPr>
                <w:sz w:val="20"/>
              </w:rPr>
              <w:t>Reporting_QA</w:t>
            </w:r>
            <w:proofErr w:type="spellEnd"/>
          </w:p>
        </w:tc>
        <w:tc>
          <w:tcPr>
            <w:tcW w:w="3639" w:type="dxa"/>
          </w:tcPr>
          <w:p w14:paraId="31BC19A9" w14:textId="77777777" w:rsidR="00683079" w:rsidRPr="00903E74" w:rsidRDefault="00683079" w:rsidP="00AD0321">
            <w:pPr>
              <w:pStyle w:val="NoSpacing"/>
              <w:spacing w:after="120"/>
              <w:cnfStyle w:val="000000100000" w:firstRow="0" w:lastRow="0" w:firstColumn="0" w:lastColumn="0" w:oddVBand="0" w:evenVBand="0" w:oddHBand="1" w:evenHBand="0" w:firstRowFirstColumn="0" w:firstRowLastColumn="0" w:lastRowFirstColumn="0" w:lastRowLastColumn="0"/>
              <w:rPr>
                <w:sz w:val="20"/>
              </w:rPr>
            </w:pPr>
            <w:r w:rsidRPr="00903E74">
              <w:rPr>
                <w:sz w:val="20"/>
              </w:rPr>
              <w:t xml:space="preserve">This solution holds the most recent published versions of all the active reports in the HR Reporting catalogue, as well as back-up copies of the previous versions of each report suite (where previous versions exist) in an archive folder. </w:t>
            </w:r>
          </w:p>
        </w:tc>
        <w:tc>
          <w:tcPr>
            <w:tcW w:w="2830" w:type="dxa"/>
          </w:tcPr>
          <w:p w14:paraId="18313C18" w14:textId="77777777" w:rsidR="00683079" w:rsidRPr="00903E74" w:rsidRDefault="00683079" w:rsidP="00AD0321">
            <w:pPr>
              <w:pStyle w:val="NoSpacing"/>
              <w:spacing w:after="120"/>
              <w:cnfStyle w:val="000000100000" w:firstRow="0" w:lastRow="0" w:firstColumn="0" w:lastColumn="0" w:oddVBand="0" w:evenVBand="0" w:oddHBand="1" w:evenHBand="0" w:firstRowFirstColumn="0" w:firstRowLastColumn="0" w:lastRowFirstColumn="0" w:lastRowLastColumn="0"/>
              <w:rPr>
                <w:sz w:val="20"/>
                <w:lang w:eastAsia="en-GB"/>
              </w:rPr>
            </w:pPr>
            <w:r w:rsidRPr="00B500D1">
              <w:rPr>
                <w:b/>
                <w:color w:val="FF0000"/>
                <w:sz w:val="20"/>
              </w:rPr>
              <w:t>Yes</w:t>
            </w:r>
            <w:r w:rsidRPr="00B500D1">
              <w:rPr>
                <w:color w:val="FF0000"/>
                <w:sz w:val="20"/>
              </w:rPr>
              <w:t xml:space="preserve"> </w:t>
            </w:r>
            <w:r w:rsidRPr="00903E74">
              <w:rPr>
                <w:sz w:val="20"/>
              </w:rPr>
              <w:t xml:space="preserve">– previous versions of the .RDL files for each report suite are held in the Archive folder in the QA solution. The previous versions can be opened in Visual Studio from this Archive folder. </w:t>
            </w:r>
          </w:p>
        </w:tc>
      </w:tr>
      <w:tr w:rsidR="00D61BF2" w:rsidRPr="00903E74" w14:paraId="7FA6A7F6" w14:textId="77777777" w:rsidTr="00611087">
        <w:tc>
          <w:tcPr>
            <w:cnfStyle w:val="001000000000" w:firstRow="0" w:lastRow="0" w:firstColumn="1" w:lastColumn="0" w:oddVBand="0" w:evenVBand="0" w:oddHBand="0" w:evenHBand="0" w:firstRowFirstColumn="0" w:firstRowLastColumn="0" w:lastRowFirstColumn="0" w:lastRowLastColumn="0"/>
            <w:tcW w:w="2547" w:type="dxa"/>
          </w:tcPr>
          <w:p w14:paraId="769DEEF2" w14:textId="77777777" w:rsidR="00D61BF2" w:rsidRPr="00903E74" w:rsidRDefault="00D61BF2" w:rsidP="00AD0321">
            <w:pPr>
              <w:pStyle w:val="NoSpacing"/>
              <w:spacing w:after="120"/>
              <w:rPr>
                <w:sz w:val="20"/>
                <w:lang w:eastAsia="en-GB"/>
              </w:rPr>
            </w:pPr>
            <w:r w:rsidRPr="00903E74">
              <w:rPr>
                <w:sz w:val="20"/>
              </w:rPr>
              <w:t xml:space="preserve">HR </w:t>
            </w:r>
            <w:proofErr w:type="spellStart"/>
            <w:r w:rsidRPr="00903E74">
              <w:rPr>
                <w:sz w:val="20"/>
              </w:rPr>
              <w:t>Reporting_LIVE</w:t>
            </w:r>
            <w:proofErr w:type="spellEnd"/>
          </w:p>
        </w:tc>
        <w:tc>
          <w:tcPr>
            <w:tcW w:w="3639" w:type="dxa"/>
          </w:tcPr>
          <w:p w14:paraId="23E4B626" w14:textId="77777777" w:rsidR="00D61BF2" w:rsidRPr="00903E74" w:rsidRDefault="00D61BF2" w:rsidP="00AD0321">
            <w:pPr>
              <w:pStyle w:val="NoSpacing"/>
              <w:spacing w:after="120"/>
              <w:cnfStyle w:val="000000000000" w:firstRow="0" w:lastRow="0" w:firstColumn="0" w:lastColumn="0" w:oddVBand="0" w:evenVBand="0" w:oddHBand="0" w:evenHBand="0" w:firstRowFirstColumn="0" w:firstRowLastColumn="0" w:lastRowFirstColumn="0" w:lastRowLastColumn="0"/>
              <w:rPr>
                <w:sz w:val="20"/>
                <w:lang w:eastAsia="en-GB"/>
              </w:rPr>
            </w:pPr>
            <w:r w:rsidRPr="00903E74">
              <w:rPr>
                <w:sz w:val="20"/>
              </w:rPr>
              <w:t xml:space="preserve">This solution holds the most recent published versions of all the </w:t>
            </w:r>
            <w:r w:rsidR="00111F71" w:rsidRPr="00903E74">
              <w:rPr>
                <w:sz w:val="20"/>
              </w:rPr>
              <w:t>report suites</w:t>
            </w:r>
            <w:r w:rsidRPr="00903E74">
              <w:rPr>
                <w:sz w:val="20"/>
              </w:rPr>
              <w:t xml:space="preserve"> in the HR Reporting catalogue. </w:t>
            </w:r>
          </w:p>
        </w:tc>
        <w:tc>
          <w:tcPr>
            <w:tcW w:w="2830" w:type="dxa"/>
          </w:tcPr>
          <w:p w14:paraId="182C8994" w14:textId="77777777" w:rsidR="00D61BF2" w:rsidRPr="00903E74" w:rsidRDefault="00D61BF2" w:rsidP="00AD0321">
            <w:pPr>
              <w:pStyle w:val="NoSpacing"/>
              <w:spacing w:after="120"/>
              <w:cnfStyle w:val="000000000000" w:firstRow="0" w:lastRow="0" w:firstColumn="0" w:lastColumn="0" w:oddVBand="0" w:evenVBand="0" w:oddHBand="0" w:evenHBand="0" w:firstRowFirstColumn="0" w:firstRowLastColumn="0" w:lastRowFirstColumn="0" w:lastRowLastColumn="0"/>
              <w:rPr>
                <w:sz w:val="20"/>
                <w:lang w:eastAsia="en-GB"/>
              </w:rPr>
            </w:pPr>
            <w:r w:rsidRPr="00903E74">
              <w:rPr>
                <w:sz w:val="20"/>
              </w:rPr>
              <w:t>No – only t</w:t>
            </w:r>
            <w:r w:rsidR="00111F71" w:rsidRPr="00903E74">
              <w:rPr>
                <w:sz w:val="20"/>
              </w:rPr>
              <w:t>he most recent versions of the .RDL files for each report suite</w:t>
            </w:r>
            <w:r w:rsidRPr="00903E74">
              <w:rPr>
                <w:sz w:val="20"/>
              </w:rPr>
              <w:t xml:space="preserve"> </w:t>
            </w:r>
            <w:r w:rsidR="00111F71" w:rsidRPr="00903E74">
              <w:rPr>
                <w:sz w:val="20"/>
              </w:rPr>
              <w:t>are</w:t>
            </w:r>
            <w:r w:rsidRPr="00903E74">
              <w:rPr>
                <w:sz w:val="20"/>
              </w:rPr>
              <w:t xml:space="preserve"> stored in the LIVE solution.</w:t>
            </w:r>
          </w:p>
        </w:tc>
      </w:tr>
    </w:tbl>
    <w:p w14:paraId="37868739" w14:textId="77777777" w:rsidR="00D61BF2" w:rsidRDefault="00D61BF2" w:rsidP="0072417F">
      <w:pPr>
        <w:rPr>
          <w:lang w:eastAsia="en-GB"/>
        </w:rPr>
      </w:pPr>
    </w:p>
    <w:p w14:paraId="3EFE5D1D" w14:textId="74CFD426" w:rsidR="0072417F" w:rsidRDefault="00611087" w:rsidP="0072417F">
      <w:pPr>
        <w:rPr>
          <w:lang w:eastAsia="en-GB"/>
        </w:rPr>
      </w:pPr>
      <w:r>
        <w:rPr>
          <w:lang w:eastAsia="en-GB"/>
        </w:rPr>
        <w:t>Whether</w:t>
      </w:r>
      <w:r w:rsidR="000D5F82">
        <w:rPr>
          <w:lang w:eastAsia="en-GB"/>
        </w:rPr>
        <w:t xml:space="preserve"> you</w:t>
      </w:r>
      <w:r>
        <w:rPr>
          <w:lang w:eastAsia="en-GB"/>
        </w:rPr>
        <w:t xml:space="preserve"> are creating</w:t>
      </w:r>
      <w:r w:rsidR="000D5F82">
        <w:rPr>
          <w:lang w:eastAsia="en-GB"/>
        </w:rPr>
        <w:t xml:space="preserve"> a new report, </w:t>
      </w:r>
      <w:r w:rsidR="00A613A1">
        <w:rPr>
          <w:lang w:eastAsia="en-GB"/>
        </w:rPr>
        <w:t>amend</w:t>
      </w:r>
      <w:r>
        <w:rPr>
          <w:lang w:eastAsia="en-GB"/>
        </w:rPr>
        <w:t>ing</w:t>
      </w:r>
      <w:r w:rsidR="000D5F82">
        <w:rPr>
          <w:lang w:eastAsia="en-GB"/>
        </w:rPr>
        <w:t xml:space="preserve"> an existing report, or retir</w:t>
      </w:r>
      <w:r>
        <w:rPr>
          <w:lang w:eastAsia="en-GB"/>
        </w:rPr>
        <w:t>ing</w:t>
      </w:r>
      <w:r w:rsidR="000D5F82">
        <w:rPr>
          <w:lang w:eastAsia="en-GB"/>
        </w:rPr>
        <w:t xml:space="preserve"> an existing report, you </w:t>
      </w:r>
      <w:r w:rsidR="00903E74">
        <w:rPr>
          <w:lang w:eastAsia="en-GB"/>
        </w:rPr>
        <w:t>will need to</w:t>
      </w:r>
      <w:r w:rsidR="000D5F82">
        <w:rPr>
          <w:lang w:eastAsia="en-GB"/>
        </w:rPr>
        <w:t xml:space="preserve"> </w:t>
      </w:r>
      <w:r>
        <w:rPr>
          <w:lang w:eastAsia="en-GB"/>
        </w:rPr>
        <w:t>follow the release and deployment processes for</w:t>
      </w:r>
      <w:r w:rsidR="000D5F82">
        <w:rPr>
          <w:lang w:eastAsia="en-GB"/>
        </w:rPr>
        <w:t xml:space="preserve"> both the HR </w:t>
      </w:r>
      <w:proofErr w:type="spellStart"/>
      <w:r w:rsidR="000D5F82">
        <w:rPr>
          <w:lang w:eastAsia="en-GB"/>
        </w:rPr>
        <w:t>Reporting_</w:t>
      </w:r>
      <w:r w:rsidR="00683079">
        <w:rPr>
          <w:lang w:eastAsia="en-GB"/>
        </w:rPr>
        <w:t>QA</w:t>
      </w:r>
      <w:proofErr w:type="spellEnd"/>
      <w:r w:rsidR="000D5F82">
        <w:rPr>
          <w:lang w:eastAsia="en-GB"/>
        </w:rPr>
        <w:t xml:space="preserve"> and HR </w:t>
      </w:r>
      <w:proofErr w:type="spellStart"/>
      <w:r w:rsidR="000D5F82">
        <w:rPr>
          <w:lang w:eastAsia="en-GB"/>
        </w:rPr>
        <w:t>Reporting_</w:t>
      </w:r>
      <w:r w:rsidR="00683079">
        <w:rPr>
          <w:lang w:eastAsia="en-GB"/>
        </w:rPr>
        <w:t>LIVE</w:t>
      </w:r>
      <w:proofErr w:type="spellEnd"/>
      <w:r w:rsidR="00683079">
        <w:rPr>
          <w:lang w:eastAsia="en-GB"/>
        </w:rPr>
        <w:t xml:space="preserve"> </w:t>
      </w:r>
      <w:r>
        <w:rPr>
          <w:lang w:eastAsia="en-GB"/>
        </w:rPr>
        <w:t>solution files</w:t>
      </w:r>
      <w:r w:rsidR="000967A5">
        <w:rPr>
          <w:lang w:eastAsia="en-GB"/>
        </w:rPr>
        <w:t xml:space="preserve"> at a minimum</w:t>
      </w:r>
      <w:r>
        <w:rPr>
          <w:lang w:eastAsia="en-GB"/>
        </w:rPr>
        <w:t xml:space="preserve">.  </w:t>
      </w:r>
    </w:p>
    <w:p w14:paraId="3F46FF59" w14:textId="77777777" w:rsidR="00683079" w:rsidRDefault="00683079" w:rsidP="0072417F">
      <w:pPr>
        <w:rPr>
          <w:lang w:eastAsia="en-GB"/>
        </w:rPr>
      </w:pPr>
    </w:p>
    <w:p w14:paraId="21BEBCB2" w14:textId="77777777" w:rsidR="00CC1B07" w:rsidRPr="00F01BDA" w:rsidRDefault="00CC1B07" w:rsidP="00F1161E">
      <w:pPr>
        <w:pStyle w:val="NoSpacing"/>
        <w:rPr>
          <w:b/>
          <w:sz w:val="20"/>
          <w:lang w:eastAsia="en-GB"/>
        </w:rPr>
      </w:pPr>
      <w:r w:rsidRPr="00F01BDA">
        <w:rPr>
          <w:b/>
          <w:sz w:val="20"/>
          <w:lang w:eastAsia="en-GB"/>
        </w:rPr>
        <w:t>In the QA solution…</w:t>
      </w:r>
    </w:p>
    <w:p w14:paraId="2D59B775" w14:textId="77777777" w:rsidR="00111F71" w:rsidRDefault="00111F71" w:rsidP="000D5F82">
      <w:pPr>
        <w:pStyle w:val="ListParagraph"/>
        <w:numPr>
          <w:ilvl w:val="0"/>
          <w:numId w:val="10"/>
        </w:numPr>
        <w:rPr>
          <w:lang w:eastAsia="en-GB"/>
        </w:rPr>
      </w:pPr>
      <w:r>
        <w:rPr>
          <w:lang w:eastAsia="en-GB"/>
        </w:rPr>
        <w:t xml:space="preserve">All .RDL files in the new </w:t>
      </w:r>
      <w:r w:rsidR="00EE0A11">
        <w:rPr>
          <w:lang w:eastAsia="en-GB"/>
        </w:rPr>
        <w:t>or amended</w:t>
      </w:r>
      <w:r>
        <w:rPr>
          <w:lang w:eastAsia="en-GB"/>
        </w:rPr>
        <w:t xml:space="preserve"> report suite must be saved</w:t>
      </w:r>
      <w:r w:rsidR="00683079">
        <w:rPr>
          <w:lang w:eastAsia="en-GB"/>
        </w:rPr>
        <w:t xml:space="preserve"> to the HR </w:t>
      </w:r>
      <w:proofErr w:type="spellStart"/>
      <w:r w:rsidR="00683079">
        <w:rPr>
          <w:lang w:eastAsia="en-GB"/>
        </w:rPr>
        <w:t>Reporting_QA</w:t>
      </w:r>
      <w:proofErr w:type="spellEnd"/>
      <w:r w:rsidR="00683079">
        <w:rPr>
          <w:lang w:eastAsia="en-GB"/>
        </w:rPr>
        <w:t xml:space="preserve"> solution</w:t>
      </w:r>
      <w:r>
        <w:rPr>
          <w:lang w:eastAsia="en-GB"/>
        </w:rPr>
        <w:t xml:space="preserve"> with the new version number as a filename suffix</w:t>
      </w:r>
      <w:r w:rsidR="00EE0A11">
        <w:rPr>
          <w:lang w:eastAsia="en-GB"/>
        </w:rPr>
        <w:t xml:space="preserve"> on each .RDL</w:t>
      </w:r>
      <w:r>
        <w:rPr>
          <w:lang w:eastAsia="en-GB"/>
        </w:rPr>
        <w:t>, e.g. PERDEP01 Full Data Set</w:t>
      </w:r>
      <w:r w:rsidRPr="00111F71">
        <w:rPr>
          <w:i/>
          <w:highlight w:val="yellow"/>
          <w:lang w:eastAsia="en-GB"/>
        </w:rPr>
        <w:t>_v4</w:t>
      </w:r>
      <w:r>
        <w:rPr>
          <w:lang w:eastAsia="en-GB"/>
        </w:rPr>
        <w:t xml:space="preserve"> for Version 4.0.</w:t>
      </w:r>
    </w:p>
    <w:p w14:paraId="65DFBF38" w14:textId="7F53076A" w:rsidR="004A7374" w:rsidRDefault="00657974" w:rsidP="00657974">
      <w:pPr>
        <w:pStyle w:val="ListParagraph"/>
        <w:numPr>
          <w:ilvl w:val="0"/>
          <w:numId w:val="10"/>
        </w:numPr>
        <w:rPr>
          <w:lang w:eastAsia="en-GB"/>
        </w:rPr>
      </w:pPr>
      <w:r w:rsidRPr="00B500D1">
        <w:rPr>
          <w:i/>
          <w:lang w:eastAsia="en-GB"/>
        </w:rPr>
        <w:t>Optional:</w:t>
      </w:r>
      <w:r>
        <w:rPr>
          <w:b/>
          <w:lang w:eastAsia="en-GB"/>
        </w:rPr>
        <w:t xml:space="preserve"> </w:t>
      </w:r>
      <w:r w:rsidR="00A613A1">
        <w:rPr>
          <w:lang w:eastAsia="en-GB"/>
        </w:rPr>
        <w:t>It is helpful to periodically move a</w:t>
      </w:r>
      <w:r w:rsidR="000D5F82">
        <w:rPr>
          <w:lang w:eastAsia="en-GB"/>
        </w:rPr>
        <w:t>ny</w:t>
      </w:r>
      <w:r w:rsidR="00111F71">
        <w:rPr>
          <w:lang w:eastAsia="en-GB"/>
        </w:rPr>
        <w:t xml:space="preserve"> .RDL files from</w:t>
      </w:r>
      <w:r w:rsidR="000D5F82">
        <w:rPr>
          <w:lang w:eastAsia="en-GB"/>
        </w:rPr>
        <w:t xml:space="preserve"> previous</w:t>
      </w:r>
      <w:r w:rsidR="005061F5">
        <w:rPr>
          <w:lang w:eastAsia="en-GB"/>
        </w:rPr>
        <w:t>/retired</w:t>
      </w:r>
      <w:r w:rsidR="00111F71">
        <w:rPr>
          <w:lang w:eastAsia="en-GB"/>
        </w:rPr>
        <w:t xml:space="preserve"> versions of </w:t>
      </w:r>
      <w:r w:rsidR="00A613A1">
        <w:rPr>
          <w:lang w:eastAsia="en-GB"/>
        </w:rPr>
        <w:t>reports</w:t>
      </w:r>
      <w:r w:rsidR="000D5F82">
        <w:rPr>
          <w:lang w:eastAsia="en-GB"/>
        </w:rPr>
        <w:t xml:space="preserve"> from the </w:t>
      </w:r>
      <w:r w:rsidR="000D5F82" w:rsidRPr="00683079">
        <w:rPr>
          <w:color w:val="4472C4" w:themeColor="accent5"/>
          <w:lang w:eastAsia="en-GB"/>
        </w:rPr>
        <w:t xml:space="preserve">I:\OUIT\CoreHR Reports\HR </w:t>
      </w:r>
      <w:proofErr w:type="spellStart"/>
      <w:r w:rsidR="000D5F82" w:rsidRPr="00683079">
        <w:rPr>
          <w:color w:val="4472C4" w:themeColor="accent5"/>
          <w:lang w:eastAsia="en-GB"/>
        </w:rPr>
        <w:t>Reporting_QA</w:t>
      </w:r>
      <w:proofErr w:type="spellEnd"/>
      <w:r w:rsidR="000D5F82">
        <w:rPr>
          <w:lang w:eastAsia="en-GB"/>
        </w:rPr>
        <w:t xml:space="preserve"> folder to the </w:t>
      </w:r>
      <w:r w:rsidR="000D5F82" w:rsidRPr="00683079">
        <w:rPr>
          <w:color w:val="4472C4" w:themeColor="accent5"/>
          <w:lang w:eastAsia="en-GB"/>
        </w:rPr>
        <w:t xml:space="preserve">I:\OUIT\CoreHR Reports\HR </w:t>
      </w:r>
      <w:proofErr w:type="spellStart"/>
      <w:r w:rsidR="000D5F82" w:rsidRPr="00683079">
        <w:rPr>
          <w:color w:val="4472C4" w:themeColor="accent5"/>
          <w:lang w:eastAsia="en-GB"/>
        </w:rPr>
        <w:t>Reporting_QA</w:t>
      </w:r>
      <w:proofErr w:type="spellEnd"/>
      <w:r w:rsidR="000D5F82" w:rsidRPr="00683079">
        <w:rPr>
          <w:color w:val="4472C4" w:themeColor="accent5"/>
          <w:lang w:eastAsia="en-GB"/>
        </w:rPr>
        <w:t xml:space="preserve">\HR </w:t>
      </w:r>
      <w:proofErr w:type="spellStart"/>
      <w:r w:rsidR="000D5F82" w:rsidRPr="00683079">
        <w:rPr>
          <w:color w:val="4472C4" w:themeColor="accent5"/>
          <w:lang w:eastAsia="en-GB"/>
        </w:rPr>
        <w:t>Reporting_QA</w:t>
      </w:r>
      <w:proofErr w:type="spellEnd"/>
      <w:r w:rsidR="000D5F82" w:rsidRPr="00683079">
        <w:rPr>
          <w:color w:val="4472C4" w:themeColor="accent5"/>
          <w:lang w:eastAsia="en-GB"/>
        </w:rPr>
        <w:t>\Archive</w:t>
      </w:r>
      <w:r w:rsidR="00B500D1">
        <w:rPr>
          <w:lang w:eastAsia="en-GB"/>
        </w:rPr>
        <w:t xml:space="preserve"> </w:t>
      </w:r>
      <w:r w:rsidR="00B500D1">
        <w:rPr>
          <w:lang w:eastAsia="en-GB"/>
        </w:rPr>
        <w:lastRenderedPageBreak/>
        <w:t>subfolder – it keeps the QA solution from getting too cluttered with older versions!</w:t>
      </w:r>
    </w:p>
    <w:p w14:paraId="53B7BEA1" w14:textId="77777777" w:rsidR="00CC1B07" w:rsidRDefault="00CC1B07" w:rsidP="00CC1B07">
      <w:pPr>
        <w:rPr>
          <w:lang w:eastAsia="en-GB"/>
        </w:rPr>
      </w:pPr>
    </w:p>
    <w:p w14:paraId="4B1906EC" w14:textId="77777777" w:rsidR="00CC1B07" w:rsidRPr="00F01BDA" w:rsidRDefault="00CC1B07" w:rsidP="00F1161E">
      <w:pPr>
        <w:pStyle w:val="NoSpacing"/>
        <w:rPr>
          <w:b/>
          <w:sz w:val="20"/>
          <w:lang w:eastAsia="en-GB"/>
        </w:rPr>
      </w:pPr>
      <w:r w:rsidRPr="00F01BDA">
        <w:rPr>
          <w:b/>
          <w:sz w:val="20"/>
          <w:lang w:eastAsia="en-GB"/>
        </w:rPr>
        <w:t>In the LIVE solution…</w:t>
      </w:r>
    </w:p>
    <w:p w14:paraId="1A2B5CCF" w14:textId="77777777" w:rsidR="00683079" w:rsidRDefault="00683079" w:rsidP="00683079">
      <w:pPr>
        <w:pStyle w:val="ListParagraph"/>
        <w:numPr>
          <w:ilvl w:val="0"/>
          <w:numId w:val="10"/>
        </w:numPr>
        <w:rPr>
          <w:lang w:eastAsia="en-GB"/>
        </w:rPr>
      </w:pPr>
      <w:r>
        <w:rPr>
          <w:lang w:eastAsia="en-GB"/>
        </w:rPr>
        <w:t xml:space="preserve">Any .RDL files from previous/retired versions of the report suite must be </w:t>
      </w:r>
      <w:r w:rsidRPr="00B500D1">
        <w:rPr>
          <w:b/>
          <w:color w:val="FF0000"/>
          <w:lang w:eastAsia="en-GB"/>
        </w:rPr>
        <w:t>deleted</w:t>
      </w:r>
      <w:r w:rsidRPr="00B500D1">
        <w:rPr>
          <w:color w:val="FF0000"/>
          <w:lang w:eastAsia="en-GB"/>
        </w:rPr>
        <w:t xml:space="preserve"> </w:t>
      </w:r>
      <w:r>
        <w:rPr>
          <w:lang w:eastAsia="en-GB"/>
        </w:rPr>
        <w:t>from the LIVE solution.</w:t>
      </w:r>
    </w:p>
    <w:p w14:paraId="0C943935" w14:textId="77777777" w:rsidR="00683079" w:rsidRDefault="00683079" w:rsidP="00683079">
      <w:pPr>
        <w:pStyle w:val="ListParagraph"/>
        <w:numPr>
          <w:ilvl w:val="0"/>
          <w:numId w:val="10"/>
        </w:numPr>
        <w:rPr>
          <w:lang w:eastAsia="en-GB"/>
        </w:rPr>
      </w:pPr>
      <w:r>
        <w:rPr>
          <w:lang w:eastAsia="en-GB"/>
        </w:rPr>
        <w:t xml:space="preserve">All .RDL files in the new </w:t>
      </w:r>
      <w:r w:rsidR="00EE0A11">
        <w:rPr>
          <w:lang w:eastAsia="en-GB"/>
        </w:rPr>
        <w:t>or amended</w:t>
      </w:r>
      <w:r>
        <w:rPr>
          <w:lang w:eastAsia="en-GB"/>
        </w:rPr>
        <w:t xml:space="preserve"> report suite must be </w:t>
      </w:r>
      <w:r w:rsidR="00CC1B07">
        <w:rPr>
          <w:lang w:eastAsia="en-GB"/>
        </w:rPr>
        <w:t>copied to the LIVE solution from the QA solution</w:t>
      </w:r>
      <w:r>
        <w:rPr>
          <w:lang w:eastAsia="en-GB"/>
        </w:rPr>
        <w:t>.</w:t>
      </w:r>
    </w:p>
    <w:p w14:paraId="2D636F16" w14:textId="5D4BA611" w:rsidR="00683079" w:rsidRDefault="00CC1B07" w:rsidP="00683079">
      <w:pPr>
        <w:pStyle w:val="ListParagraph"/>
        <w:numPr>
          <w:ilvl w:val="0"/>
          <w:numId w:val="10"/>
        </w:numPr>
        <w:rPr>
          <w:lang w:eastAsia="en-GB"/>
        </w:rPr>
      </w:pPr>
      <w:r>
        <w:rPr>
          <w:lang w:eastAsia="en-GB"/>
        </w:rPr>
        <w:t>The version number suffix on the .RDL filenames (e.g. PERDEP01 Full Data Set</w:t>
      </w:r>
      <w:r w:rsidRPr="00CC1B07">
        <w:rPr>
          <w:highlight w:val="yellow"/>
          <w:lang w:eastAsia="en-GB"/>
        </w:rPr>
        <w:t>_</w:t>
      </w:r>
      <w:r w:rsidRPr="00CC1B07">
        <w:rPr>
          <w:i/>
          <w:highlight w:val="yellow"/>
          <w:lang w:eastAsia="en-GB"/>
        </w:rPr>
        <w:t>v4</w:t>
      </w:r>
      <w:r>
        <w:rPr>
          <w:lang w:eastAsia="en-GB"/>
        </w:rPr>
        <w:t xml:space="preserve">) must be </w:t>
      </w:r>
      <w:r w:rsidRPr="00CC1B07">
        <w:rPr>
          <w:b/>
          <w:lang w:eastAsia="en-GB"/>
        </w:rPr>
        <w:t>removed</w:t>
      </w:r>
      <w:r>
        <w:rPr>
          <w:lang w:eastAsia="en-GB"/>
        </w:rPr>
        <w:t xml:space="preserve"> from the .RDL files in the LIVE solution before the files are deployed to the LIVE </w:t>
      </w:r>
      <w:r w:rsidR="00657974">
        <w:rPr>
          <w:lang w:eastAsia="en-GB"/>
        </w:rPr>
        <w:t xml:space="preserve">report </w:t>
      </w:r>
      <w:r w:rsidR="00FA12D2">
        <w:rPr>
          <w:lang w:eastAsia="en-GB"/>
        </w:rPr>
        <w:t>environment</w:t>
      </w:r>
      <w:r>
        <w:rPr>
          <w:lang w:eastAsia="en-GB"/>
        </w:rPr>
        <w:t xml:space="preserve">. </w:t>
      </w:r>
    </w:p>
    <w:p w14:paraId="5AA967BF" w14:textId="77777777" w:rsidR="00CC1B07" w:rsidRDefault="00CC1B07" w:rsidP="00CC1B07">
      <w:pPr>
        <w:rPr>
          <w:lang w:eastAsia="en-GB"/>
        </w:rPr>
      </w:pPr>
    </w:p>
    <w:tbl>
      <w:tblPr>
        <w:tblW w:w="9067"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739"/>
        <w:gridCol w:w="8328"/>
      </w:tblGrid>
      <w:tr w:rsidR="00CC1B07" w:rsidRPr="00446439" w14:paraId="257A9188" w14:textId="77777777" w:rsidTr="00F01BDA">
        <w:trPr>
          <w:trHeight w:hRule="exact" w:val="2756"/>
        </w:trPr>
        <w:tc>
          <w:tcPr>
            <w:tcW w:w="739" w:type="dxa"/>
            <w:tcBorders>
              <w:top w:val="single" w:sz="4" w:space="0" w:color="BFBFBF"/>
              <w:bottom w:val="single" w:sz="4" w:space="0" w:color="BFBFBF"/>
              <w:right w:val="nil"/>
            </w:tcBorders>
            <w:shd w:val="clear" w:color="auto" w:fill="D9E2F3" w:themeFill="accent5" w:themeFillTint="33"/>
            <w:vAlign w:val="center"/>
          </w:tcPr>
          <w:p w14:paraId="2FFDF28A" w14:textId="77777777" w:rsidR="00CC1B07" w:rsidRPr="00446439" w:rsidRDefault="00CC1B07" w:rsidP="00F23824">
            <w:pPr>
              <w:rPr>
                <w:color w:val="404040" w:themeColor="text1" w:themeTint="BF"/>
              </w:rPr>
            </w:pPr>
            <w:r w:rsidRPr="00446439">
              <w:rPr>
                <w:noProof/>
                <w:color w:val="404040" w:themeColor="text1" w:themeTint="BF"/>
                <w:lang w:eastAsia="en-GB"/>
              </w:rPr>
              <w:drawing>
                <wp:inline distT="0" distB="0" distL="0" distR="0" wp14:anchorId="100BBC67" wp14:editId="2D4768AD">
                  <wp:extent cx="299078" cy="288000"/>
                  <wp:effectExtent l="0" t="0" r="0" b="0"/>
                  <wp:docPr id="1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28" w:type="dxa"/>
            <w:tcBorders>
              <w:top w:val="single" w:sz="4" w:space="0" w:color="BFBFBF"/>
              <w:left w:val="nil"/>
              <w:bottom w:val="single" w:sz="4" w:space="0" w:color="BFBFBF"/>
            </w:tcBorders>
            <w:shd w:val="clear" w:color="auto" w:fill="D9E2F3" w:themeFill="accent5" w:themeFillTint="33"/>
            <w:vAlign w:val="center"/>
          </w:tcPr>
          <w:p w14:paraId="2CD17584" w14:textId="2C707938" w:rsidR="00B500D1" w:rsidRDefault="00CC1B07" w:rsidP="00CC1B07">
            <w:pPr>
              <w:rPr>
                <w:color w:val="404040" w:themeColor="text1" w:themeTint="BF"/>
              </w:rPr>
            </w:pPr>
            <w:r>
              <w:rPr>
                <w:color w:val="404040" w:themeColor="text1" w:themeTint="BF"/>
              </w:rPr>
              <w:t xml:space="preserve">Version numbers are </w:t>
            </w:r>
            <w:r w:rsidRPr="00B500D1">
              <w:rPr>
                <w:b/>
                <w:color w:val="404040" w:themeColor="text1" w:themeTint="BF"/>
              </w:rPr>
              <w:t>explicitly listed</w:t>
            </w:r>
            <w:r>
              <w:rPr>
                <w:color w:val="404040" w:themeColor="text1" w:themeTint="BF"/>
              </w:rPr>
              <w:t xml:space="preserve"> in filenames in the QA solution and environment, so that users can instantly see which version of a report suite they are accessing. </w:t>
            </w:r>
          </w:p>
          <w:p w14:paraId="02F0E157" w14:textId="77777777" w:rsidR="00B500D1" w:rsidRDefault="00B500D1" w:rsidP="00CC1B07">
            <w:pPr>
              <w:rPr>
                <w:color w:val="404040" w:themeColor="text1" w:themeTint="BF"/>
              </w:rPr>
            </w:pPr>
          </w:p>
          <w:p w14:paraId="0B1CBFD9" w14:textId="77777777" w:rsidR="00F01BDA" w:rsidRDefault="00CC1B07" w:rsidP="00CC1B07">
            <w:pPr>
              <w:rPr>
                <w:color w:val="404040" w:themeColor="text1" w:themeTint="BF"/>
              </w:rPr>
            </w:pPr>
            <w:r>
              <w:rPr>
                <w:color w:val="404040" w:themeColor="text1" w:themeTint="BF"/>
              </w:rPr>
              <w:t xml:space="preserve">Version numbers are </w:t>
            </w:r>
            <w:r w:rsidRPr="00CC1B07">
              <w:rPr>
                <w:b/>
                <w:color w:val="404040" w:themeColor="text1" w:themeTint="BF"/>
              </w:rPr>
              <w:t>not</w:t>
            </w:r>
            <w:r>
              <w:rPr>
                <w:color w:val="404040" w:themeColor="text1" w:themeTint="BF"/>
              </w:rPr>
              <w:t xml:space="preserve"> </w:t>
            </w:r>
            <w:r w:rsidRPr="00B500D1">
              <w:rPr>
                <w:b/>
                <w:color w:val="404040" w:themeColor="text1" w:themeTint="BF"/>
              </w:rPr>
              <w:t>included</w:t>
            </w:r>
            <w:r>
              <w:rPr>
                <w:color w:val="404040" w:themeColor="text1" w:themeTint="BF"/>
              </w:rPr>
              <w:t xml:space="preserve"> in the filenames of the LIVE solution or environment, for two reasons: </w:t>
            </w:r>
          </w:p>
          <w:p w14:paraId="5EB3EDD9" w14:textId="77777777" w:rsidR="00F01BDA" w:rsidRPr="00F01BDA" w:rsidRDefault="00CC1B07" w:rsidP="00F01BDA">
            <w:pPr>
              <w:pStyle w:val="ListParagraph"/>
              <w:numPr>
                <w:ilvl w:val="0"/>
                <w:numId w:val="42"/>
              </w:numPr>
              <w:rPr>
                <w:color w:val="404040" w:themeColor="text1" w:themeTint="BF"/>
                <w:szCs w:val="20"/>
              </w:rPr>
            </w:pPr>
            <w:r w:rsidRPr="00F01BDA">
              <w:rPr>
                <w:color w:val="404040" w:themeColor="text1" w:themeTint="BF"/>
              </w:rPr>
              <w:t xml:space="preserve">their presence may confuse users, </w:t>
            </w:r>
            <w:r w:rsidRPr="00F01BDA">
              <w:rPr>
                <w:i/>
                <w:color w:val="404040" w:themeColor="text1" w:themeTint="BF"/>
              </w:rPr>
              <w:t>and</w:t>
            </w:r>
            <w:r w:rsidRPr="00F01BDA">
              <w:rPr>
                <w:color w:val="404040" w:themeColor="text1" w:themeTint="BF"/>
              </w:rPr>
              <w:t xml:space="preserve"> </w:t>
            </w:r>
          </w:p>
          <w:p w14:paraId="3C4E5E0B" w14:textId="5E28CFAC" w:rsidR="00CC1B07" w:rsidRPr="00F01BDA" w:rsidRDefault="00CC1B07" w:rsidP="00F01BDA">
            <w:pPr>
              <w:pStyle w:val="ListParagraph"/>
              <w:numPr>
                <w:ilvl w:val="0"/>
                <w:numId w:val="42"/>
              </w:numPr>
              <w:rPr>
                <w:color w:val="404040" w:themeColor="text1" w:themeTint="BF"/>
                <w:szCs w:val="20"/>
              </w:rPr>
            </w:pPr>
            <w:r w:rsidRPr="00F01BDA">
              <w:rPr>
                <w:color w:val="404040" w:themeColor="text1" w:themeTint="BF"/>
              </w:rPr>
              <w:t xml:space="preserve">the LIVE solution and environment should only ever hold the most recent version of any report suite, so it is not necessary to state the version numbers in the filenames of </w:t>
            </w:r>
            <w:proofErr w:type="gramStart"/>
            <w:r w:rsidRPr="00F01BDA">
              <w:rPr>
                <w:color w:val="404040" w:themeColor="text1" w:themeTint="BF"/>
              </w:rPr>
              <w:t>the .RDLs</w:t>
            </w:r>
            <w:proofErr w:type="gramEnd"/>
            <w:r w:rsidRPr="00F01BDA">
              <w:rPr>
                <w:color w:val="404040" w:themeColor="text1" w:themeTint="BF"/>
              </w:rPr>
              <w:t>.</w:t>
            </w:r>
          </w:p>
        </w:tc>
      </w:tr>
    </w:tbl>
    <w:p w14:paraId="6A2DD776" w14:textId="77777777" w:rsidR="005061F5" w:rsidRDefault="005061F5" w:rsidP="004A7374">
      <w:pPr>
        <w:rPr>
          <w:lang w:eastAsia="en-GB"/>
        </w:rPr>
      </w:pPr>
    </w:p>
    <w:p w14:paraId="7BAFA786" w14:textId="77777777" w:rsidR="00611087" w:rsidRDefault="00611087" w:rsidP="004A7374">
      <w:pPr>
        <w:rPr>
          <w:lang w:eastAsia="en-GB"/>
        </w:rPr>
      </w:pPr>
    </w:p>
    <w:p w14:paraId="1CBAC1D5" w14:textId="77777777" w:rsidR="00E84376" w:rsidRDefault="005061F5" w:rsidP="00E84376">
      <w:pPr>
        <w:pStyle w:val="Heading2"/>
        <w:ind w:left="680" w:hanging="680"/>
        <w:rPr>
          <w:lang w:eastAsia="en-GB"/>
        </w:rPr>
      </w:pPr>
      <w:bookmarkStart w:id="86" w:name="_HR_Reporting_environments"/>
      <w:bookmarkStart w:id="87" w:name="_Toc99549604"/>
      <w:bookmarkEnd w:id="86"/>
      <w:r>
        <w:rPr>
          <w:lang w:eastAsia="en-GB"/>
        </w:rPr>
        <w:t>HR Reporting environments</w:t>
      </w:r>
      <w:bookmarkEnd w:id="87"/>
    </w:p>
    <w:p w14:paraId="43AACF7C" w14:textId="51C29A01" w:rsidR="005061F5" w:rsidRDefault="00FA12D2" w:rsidP="004A7374">
      <w:pPr>
        <w:rPr>
          <w:lang w:eastAsia="en-GB"/>
        </w:rPr>
      </w:pPr>
      <w:r>
        <w:rPr>
          <w:lang w:eastAsia="en-GB"/>
        </w:rPr>
        <w:t xml:space="preserve">The HR Reporting environments follow broadly the same format as the Visual Studio solutions detailed above. </w:t>
      </w:r>
      <w:r w:rsidR="00AD0321">
        <w:rPr>
          <w:lang w:eastAsia="en-GB"/>
        </w:rPr>
        <w:t xml:space="preserve">There are four HR Reporting environments: DEV, TEST, QA and LIVE. The DEV environment is used for creating and testing brand-new reports, while the TEST environment is mainly restricted to project testing. </w:t>
      </w:r>
      <w:r w:rsidR="00806748">
        <w:rPr>
          <w:lang w:eastAsia="en-GB"/>
        </w:rPr>
        <w:t xml:space="preserve">Version control is managed </w:t>
      </w:r>
      <w:r w:rsidR="005061F5">
        <w:rPr>
          <w:lang w:eastAsia="en-GB"/>
        </w:rPr>
        <w:t xml:space="preserve">in </w:t>
      </w:r>
      <w:r w:rsidR="00821B67">
        <w:rPr>
          <w:lang w:eastAsia="en-GB"/>
        </w:rPr>
        <w:t xml:space="preserve">the HR Reporting </w:t>
      </w:r>
      <w:r w:rsidR="00903E74">
        <w:rPr>
          <w:lang w:eastAsia="en-GB"/>
        </w:rPr>
        <w:t>QA</w:t>
      </w:r>
      <w:r w:rsidR="00821B67">
        <w:rPr>
          <w:lang w:eastAsia="en-GB"/>
        </w:rPr>
        <w:t xml:space="preserve"> </w:t>
      </w:r>
      <w:r w:rsidR="00806748">
        <w:rPr>
          <w:lang w:eastAsia="en-GB"/>
        </w:rPr>
        <w:t>environment</w:t>
      </w:r>
      <w:r w:rsidR="00821B67">
        <w:rPr>
          <w:lang w:eastAsia="en-GB"/>
        </w:rPr>
        <w:t xml:space="preserve"> and the HR Reporting </w:t>
      </w:r>
      <w:r w:rsidR="00903E74">
        <w:rPr>
          <w:lang w:eastAsia="en-GB"/>
        </w:rPr>
        <w:t>LIVE</w:t>
      </w:r>
      <w:r w:rsidR="00821B67">
        <w:rPr>
          <w:lang w:eastAsia="en-GB"/>
        </w:rPr>
        <w:t xml:space="preserve"> </w:t>
      </w:r>
      <w:r w:rsidR="00806748">
        <w:rPr>
          <w:lang w:eastAsia="en-GB"/>
        </w:rPr>
        <w:t>environment</w:t>
      </w:r>
      <w:r w:rsidR="00821B67">
        <w:rPr>
          <w:lang w:eastAsia="en-GB"/>
        </w:rPr>
        <w:t xml:space="preserve">. </w:t>
      </w:r>
    </w:p>
    <w:p w14:paraId="319AF7D3" w14:textId="1CF9F921" w:rsidR="00FA12D2" w:rsidRDefault="00FA12D2" w:rsidP="004A7374">
      <w:pPr>
        <w:rPr>
          <w:lang w:eastAsia="en-GB"/>
        </w:rPr>
      </w:pPr>
    </w:p>
    <w:tbl>
      <w:tblPr>
        <w:tblW w:w="8921"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726"/>
        <w:gridCol w:w="8195"/>
      </w:tblGrid>
      <w:tr w:rsidR="00FA12D2" w:rsidRPr="00446439" w14:paraId="4E7ECBD7" w14:textId="77777777" w:rsidTr="00FA12D2">
        <w:trPr>
          <w:trHeight w:hRule="exact" w:val="969"/>
        </w:trPr>
        <w:tc>
          <w:tcPr>
            <w:tcW w:w="726" w:type="dxa"/>
            <w:tcBorders>
              <w:top w:val="single" w:sz="4" w:space="0" w:color="BFBFBF"/>
              <w:bottom w:val="single" w:sz="4" w:space="0" w:color="BFBFBF"/>
              <w:right w:val="nil"/>
            </w:tcBorders>
            <w:shd w:val="clear" w:color="auto" w:fill="D9E2F3" w:themeFill="accent5" w:themeFillTint="33"/>
            <w:vAlign w:val="center"/>
          </w:tcPr>
          <w:p w14:paraId="770F8D1E" w14:textId="77777777" w:rsidR="00FA12D2" w:rsidRPr="00446439" w:rsidRDefault="00FA12D2" w:rsidP="0083228B">
            <w:pPr>
              <w:rPr>
                <w:color w:val="404040" w:themeColor="text1" w:themeTint="BF"/>
              </w:rPr>
            </w:pPr>
            <w:r w:rsidRPr="00446439">
              <w:rPr>
                <w:noProof/>
                <w:color w:val="404040" w:themeColor="text1" w:themeTint="BF"/>
                <w:lang w:eastAsia="en-GB"/>
              </w:rPr>
              <w:drawing>
                <wp:inline distT="0" distB="0" distL="0" distR="0" wp14:anchorId="715ED609" wp14:editId="5E461CCA">
                  <wp:extent cx="299078" cy="288000"/>
                  <wp:effectExtent l="0" t="0" r="0" b="0"/>
                  <wp:docPr id="4"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195" w:type="dxa"/>
            <w:tcBorders>
              <w:top w:val="single" w:sz="4" w:space="0" w:color="BFBFBF"/>
              <w:left w:val="nil"/>
              <w:bottom w:val="single" w:sz="4" w:space="0" w:color="BFBFBF"/>
            </w:tcBorders>
            <w:shd w:val="clear" w:color="auto" w:fill="D9E2F3" w:themeFill="accent5" w:themeFillTint="33"/>
            <w:vAlign w:val="center"/>
          </w:tcPr>
          <w:p w14:paraId="78CC3E4B" w14:textId="00761682" w:rsidR="00FA12D2" w:rsidRPr="00FA12D2" w:rsidRDefault="00FA12D2" w:rsidP="00FA12D2">
            <w:pPr>
              <w:rPr>
                <w:lang w:eastAsia="en-GB"/>
              </w:rPr>
            </w:pPr>
            <w:r>
              <w:rPr>
                <w:lang w:eastAsia="en-GB"/>
              </w:rPr>
              <w:t xml:space="preserve">As with the Visual Studio solutions, only the HR Reporting QA environment stores archived copies of report suites.   </w:t>
            </w:r>
          </w:p>
        </w:tc>
      </w:tr>
    </w:tbl>
    <w:p w14:paraId="3CD73AE9" w14:textId="77777777" w:rsidR="00FA12D2" w:rsidRDefault="00FA12D2" w:rsidP="004A7374">
      <w:pPr>
        <w:rPr>
          <w:lang w:eastAsia="en-GB"/>
        </w:rPr>
      </w:pPr>
    </w:p>
    <w:p w14:paraId="3D212365" w14:textId="11E9E3D9" w:rsidR="005061F5" w:rsidRDefault="00611087" w:rsidP="004A7374">
      <w:pPr>
        <w:rPr>
          <w:lang w:eastAsia="en-GB"/>
        </w:rPr>
      </w:pPr>
      <w:r>
        <w:rPr>
          <w:lang w:eastAsia="en-GB"/>
        </w:rPr>
        <w:t xml:space="preserve">Whether you are creating a new report, amending an existing report, or retiring an existing report, you will need to follow the release and deployment processes for both the HR </w:t>
      </w:r>
      <w:proofErr w:type="spellStart"/>
      <w:r>
        <w:rPr>
          <w:lang w:eastAsia="en-GB"/>
        </w:rPr>
        <w:t>Reporting_QA</w:t>
      </w:r>
      <w:proofErr w:type="spellEnd"/>
      <w:r>
        <w:rPr>
          <w:lang w:eastAsia="en-GB"/>
        </w:rPr>
        <w:t xml:space="preserve"> and HR </w:t>
      </w:r>
      <w:proofErr w:type="spellStart"/>
      <w:r>
        <w:rPr>
          <w:lang w:eastAsia="en-GB"/>
        </w:rPr>
        <w:t>Reporting_LIVE</w:t>
      </w:r>
      <w:proofErr w:type="spellEnd"/>
      <w:r>
        <w:rPr>
          <w:lang w:eastAsia="en-GB"/>
        </w:rPr>
        <w:t xml:space="preserve"> </w:t>
      </w:r>
      <w:r w:rsidR="00FA12D2">
        <w:rPr>
          <w:lang w:eastAsia="en-GB"/>
        </w:rPr>
        <w:t>environments</w:t>
      </w:r>
      <w:r>
        <w:rPr>
          <w:lang w:eastAsia="en-GB"/>
        </w:rPr>
        <w:t>.</w:t>
      </w:r>
    </w:p>
    <w:p w14:paraId="3B57BBA0" w14:textId="77777777" w:rsidR="00611087" w:rsidRDefault="00611087" w:rsidP="004A7374">
      <w:pPr>
        <w:rPr>
          <w:lang w:eastAsia="en-GB"/>
        </w:rPr>
      </w:pPr>
    </w:p>
    <w:p w14:paraId="2FC5AC1D" w14:textId="77777777" w:rsidR="00903E74" w:rsidRPr="00F01BDA" w:rsidRDefault="00903E74" w:rsidP="00F1161E">
      <w:pPr>
        <w:pStyle w:val="NoSpacing"/>
        <w:rPr>
          <w:b/>
          <w:sz w:val="20"/>
          <w:lang w:eastAsia="en-GB"/>
        </w:rPr>
      </w:pPr>
      <w:r w:rsidRPr="00F01BDA">
        <w:rPr>
          <w:b/>
          <w:sz w:val="20"/>
          <w:lang w:eastAsia="en-GB"/>
        </w:rPr>
        <w:t>In the QA environment…</w:t>
      </w:r>
    </w:p>
    <w:p w14:paraId="4D6896D9" w14:textId="77777777" w:rsidR="00903E74" w:rsidRDefault="00903E74" w:rsidP="005061F5">
      <w:pPr>
        <w:pStyle w:val="ListParagraph"/>
        <w:numPr>
          <w:ilvl w:val="0"/>
          <w:numId w:val="10"/>
        </w:numPr>
        <w:rPr>
          <w:lang w:eastAsia="en-GB"/>
        </w:rPr>
      </w:pPr>
      <w:r>
        <w:rPr>
          <w:lang w:eastAsia="en-GB"/>
        </w:rPr>
        <w:t>All .RDL files in the new</w:t>
      </w:r>
      <w:r w:rsidR="00EE0A11">
        <w:rPr>
          <w:lang w:eastAsia="en-GB"/>
        </w:rPr>
        <w:t xml:space="preserve"> or amended</w:t>
      </w:r>
      <w:r>
        <w:rPr>
          <w:lang w:eastAsia="en-GB"/>
        </w:rPr>
        <w:t xml:space="preserve"> report suite must be </w:t>
      </w:r>
      <w:r w:rsidR="005061F5">
        <w:rPr>
          <w:lang w:eastAsia="en-GB"/>
        </w:rPr>
        <w:t xml:space="preserve">deployed to </w:t>
      </w:r>
      <w:r>
        <w:rPr>
          <w:lang w:eastAsia="en-GB"/>
        </w:rPr>
        <w:t>the QA environment and filed in the appropriate</w:t>
      </w:r>
      <w:r w:rsidR="0011324B">
        <w:rPr>
          <w:lang w:eastAsia="en-GB"/>
        </w:rPr>
        <w:t xml:space="preserve"> report</w:t>
      </w:r>
      <w:r>
        <w:rPr>
          <w:lang w:eastAsia="en-GB"/>
        </w:rPr>
        <w:t xml:space="preserve"> folder on the server.</w:t>
      </w:r>
    </w:p>
    <w:p w14:paraId="406FD328" w14:textId="31FF9B10" w:rsidR="0011324B" w:rsidRDefault="0011324B" w:rsidP="005061F5">
      <w:pPr>
        <w:pStyle w:val="ListParagraph"/>
        <w:numPr>
          <w:ilvl w:val="0"/>
          <w:numId w:val="10"/>
        </w:numPr>
        <w:rPr>
          <w:lang w:eastAsia="en-GB"/>
        </w:rPr>
      </w:pPr>
      <w:r>
        <w:rPr>
          <w:lang w:eastAsia="en-GB"/>
        </w:rPr>
        <w:t>The version number of the new/amended report suite should be recorded</w:t>
      </w:r>
      <w:r w:rsidR="00F01BDA">
        <w:rPr>
          <w:lang w:eastAsia="en-GB"/>
        </w:rPr>
        <w:t xml:space="preserve"> or </w:t>
      </w:r>
      <w:r>
        <w:rPr>
          <w:lang w:eastAsia="en-GB"/>
        </w:rPr>
        <w:t xml:space="preserve">updated in the report folder’s Description field. </w:t>
      </w:r>
    </w:p>
    <w:p w14:paraId="1D047495" w14:textId="77777777" w:rsidR="00043B12" w:rsidRDefault="00043B12" w:rsidP="00043B12">
      <w:pPr>
        <w:pStyle w:val="ListParagraph"/>
        <w:numPr>
          <w:ilvl w:val="0"/>
          <w:numId w:val="10"/>
        </w:numPr>
        <w:rPr>
          <w:lang w:eastAsia="en-GB"/>
        </w:rPr>
      </w:pPr>
      <w:r>
        <w:rPr>
          <w:lang w:eastAsia="en-GB"/>
        </w:rPr>
        <w:t xml:space="preserve">Any previous/retired versions of the .RDL file(s) must be </w:t>
      </w:r>
      <w:r w:rsidR="00EE0A11">
        <w:rPr>
          <w:lang w:eastAsia="en-GB"/>
        </w:rPr>
        <w:t>re</w:t>
      </w:r>
      <w:r>
        <w:rPr>
          <w:lang w:eastAsia="en-GB"/>
        </w:rPr>
        <w:t xml:space="preserve">moved from their current report folder and filed in the </w:t>
      </w:r>
      <w:hyperlink r:id="rId12" w:history="1">
        <w:r w:rsidRPr="005061F5">
          <w:rPr>
            <w:rStyle w:val="Hyperlink"/>
            <w:lang w:eastAsia="en-GB"/>
          </w:rPr>
          <w:t>_Back-Up Versions</w:t>
        </w:r>
      </w:hyperlink>
      <w:r>
        <w:rPr>
          <w:lang w:eastAsia="en-GB"/>
        </w:rPr>
        <w:t xml:space="preserve"> folder.</w:t>
      </w:r>
    </w:p>
    <w:p w14:paraId="4EF943CE" w14:textId="77777777" w:rsidR="00043B12" w:rsidRDefault="00043B12" w:rsidP="00043B12">
      <w:pPr>
        <w:rPr>
          <w:lang w:eastAsia="en-GB"/>
        </w:rPr>
      </w:pPr>
    </w:p>
    <w:p w14:paraId="4BAB2135" w14:textId="77777777" w:rsidR="00043B12" w:rsidRPr="00F01BDA" w:rsidRDefault="00043B12" w:rsidP="00F1161E">
      <w:pPr>
        <w:pStyle w:val="NoSpacing"/>
        <w:rPr>
          <w:b/>
          <w:lang w:eastAsia="en-GB"/>
        </w:rPr>
      </w:pPr>
      <w:r w:rsidRPr="00F01BDA">
        <w:rPr>
          <w:b/>
          <w:sz w:val="20"/>
          <w:lang w:eastAsia="en-GB"/>
        </w:rPr>
        <w:t>In the LIVE environment…</w:t>
      </w:r>
    </w:p>
    <w:p w14:paraId="7F25D341" w14:textId="77777777" w:rsidR="005061F5" w:rsidRDefault="005061F5" w:rsidP="005061F5">
      <w:pPr>
        <w:pStyle w:val="ListParagraph"/>
        <w:numPr>
          <w:ilvl w:val="0"/>
          <w:numId w:val="10"/>
        </w:numPr>
        <w:rPr>
          <w:lang w:eastAsia="en-GB"/>
        </w:rPr>
      </w:pPr>
      <w:r>
        <w:rPr>
          <w:lang w:eastAsia="en-GB"/>
        </w:rPr>
        <w:t xml:space="preserve">Any previous/retired versions of the .RDL file(s) must be </w:t>
      </w:r>
      <w:r w:rsidRPr="00F01BDA">
        <w:rPr>
          <w:b/>
          <w:color w:val="FF0000"/>
          <w:lang w:eastAsia="en-GB"/>
        </w:rPr>
        <w:t>deleted</w:t>
      </w:r>
      <w:r w:rsidRPr="00F01BDA">
        <w:rPr>
          <w:color w:val="FF0000"/>
          <w:lang w:eastAsia="en-GB"/>
        </w:rPr>
        <w:t xml:space="preserve"> </w:t>
      </w:r>
      <w:r>
        <w:rPr>
          <w:lang w:eastAsia="en-GB"/>
        </w:rPr>
        <w:t>from the LIVE environment.</w:t>
      </w:r>
    </w:p>
    <w:p w14:paraId="69265F1E" w14:textId="4AEDE6B2" w:rsidR="0011324B" w:rsidRDefault="00F01BDA" w:rsidP="00F42E71">
      <w:pPr>
        <w:pStyle w:val="ListParagraph"/>
        <w:numPr>
          <w:ilvl w:val="0"/>
          <w:numId w:val="10"/>
        </w:numPr>
        <w:rPr>
          <w:lang w:eastAsia="en-GB"/>
        </w:rPr>
      </w:pPr>
      <w:r>
        <w:rPr>
          <w:lang w:eastAsia="en-GB"/>
        </w:rPr>
        <w:t>All .RDL files in the new/</w:t>
      </w:r>
      <w:r w:rsidR="0011324B">
        <w:rPr>
          <w:lang w:eastAsia="en-GB"/>
        </w:rPr>
        <w:t>amended report suite must be deployed to the LIVE environment and filed in the appropriate</w:t>
      </w:r>
      <w:r w:rsidR="006A6A09">
        <w:rPr>
          <w:lang w:eastAsia="en-GB"/>
        </w:rPr>
        <w:t xml:space="preserve"> report</w:t>
      </w:r>
      <w:r w:rsidR="0011324B">
        <w:rPr>
          <w:lang w:eastAsia="en-GB"/>
        </w:rPr>
        <w:t xml:space="preserve"> folder on the server.</w:t>
      </w:r>
    </w:p>
    <w:p w14:paraId="001C0181" w14:textId="77777777" w:rsidR="005061F5" w:rsidRDefault="005061F5" w:rsidP="004A7374">
      <w:pPr>
        <w:rPr>
          <w:lang w:eastAsia="en-GB"/>
        </w:rPr>
      </w:pPr>
    </w:p>
    <w:p w14:paraId="4D727227" w14:textId="77777777" w:rsidR="005061F5" w:rsidRDefault="005061F5" w:rsidP="004A7374">
      <w:pPr>
        <w:rPr>
          <w:lang w:eastAsia="en-GB"/>
        </w:rPr>
      </w:pPr>
    </w:p>
    <w:p w14:paraId="3A92162A" w14:textId="77777777" w:rsidR="004A7374" w:rsidRDefault="005061F5" w:rsidP="005061F5">
      <w:pPr>
        <w:pStyle w:val="Heading2"/>
        <w:rPr>
          <w:lang w:eastAsia="en-GB"/>
        </w:rPr>
      </w:pPr>
      <w:bookmarkStart w:id="88" w:name="_Toc99549605"/>
      <w:r>
        <w:rPr>
          <w:lang w:eastAsia="en-GB"/>
        </w:rPr>
        <w:lastRenderedPageBreak/>
        <w:t>Live Reports Tracker</w:t>
      </w:r>
      <w:bookmarkEnd w:id="88"/>
      <w:r w:rsidR="004A7374">
        <w:rPr>
          <w:lang w:eastAsia="en-GB"/>
        </w:rPr>
        <w:t xml:space="preserve"> </w:t>
      </w:r>
    </w:p>
    <w:p w14:paraId="017C03D6" w14:textId="77777777" w:rsidR="00F01BDA" w:rsidRDefault="00F01BDA" w:rsidP="00611087">
      <w:pPr>
        <w:rPr>
          <w:lang w:eastAsia="en-GB"/>
        </w:rPr>
      </w:pPr>
      <w:r>
        <w:rPr>
          <w:lang w:eastAsia="en-GB"/>
        </w:rPr>
        <w:t xml:space="preserve">The Live Reports Tracker is a spreadsheet which contains details of all active reports in the HR Reporting catalogue, including each report’s name, where it is filed in the HR Reporting folder hierarchy, and which AD groups it is shared with. </w:t>
      </w:r>
    </w:p>
    <w:p w14:paraId="684A6917" w14:textId="77777777" w:rsidR="00F01BDA" w:rsidRDefault="00F01BDA" w:rsidP="00611087">
      <w:pPr>
        <w:rPr>
          <w:lang w:eastAsia="en-GB"/>
        </w:rPr>
      </w:pPr>
    </w:p>
    <w:p w14:paraId="116922E0" w14:textId="45910A71" w:rsidR="00806748" w:rsidRDefault="005061F5" w:rsidP="00611087">
      <w:pPr>
        <w:rPr>
          <w:lang w:eastAsia="en-GB"/>
        </w:rPr>
      </w:pPr>
      <w:r>
        <w:rPr>
          <w:lang w:eastAsia="en-GB"/>
        </w:rPr>
        <w:t xml:space="preserve">Version control is not managed as such in the Live Reports Tracker, however this document </w:t>
      </w:r>
      <w:r w:rsidRPr="00682CD1">
        <w:rPr>
          <w:b/>
          <w:lang w:eastAsia="en-GB"/>
        </w:rPr>
        <w:t>must</w:t>
      </w:r>
      <w:r>
        <w:rPr>
          <w:lang w:eastAsia="en-GB"/>
        </w:rPr>
        <w:t xml:space="preserve"> be updated whenever you create a new report, retire an existing report, or amend </w:t>
      </w:r>
      <w:r w:rsidR="008C2FD5">
        <w:rPr>
          <w:lang w:eastAsia="en-GB"/>
        </w:rPr>
        <w:t xml:space="preserve">any of </w:t>
      </w:r>
      <w:r>
        <w:rPr>
          <w:lang w:eastAsia="en-GB"/>
        </w:rPr>
        <w:t>the following aspects of an existing report:</w:t>
      </w:r>
    </w:p>
    <w:p w14:paraId="096BA825" w14:textId="77777777" w:rsidR="005061F5" w:rsidRDefault="005061F5" w:rsidP="00611087">
      <w:pPr>
        <w:rPr>
          <w:lang w:eastAsia="en-GB"/>
        </w:rPr>
      </w:pPr>
    </w:p>
    <w:p w14:paraId="021E52D6" w14:textId="77777777" w:rsidR="00611087" w:rsidRDefault="005061F5" w:rsidP="00F42E71">
      <w:pPr>
        <w:pStyle w:val="ListParagraph"/>
        <w:numPr>
          <w:ilvl w:val="0"/>
          <w:numId w:val="33"/>
        </w:numPr>
        <w:rPr>
          <w:lang w:eastAsia="en-GB"/>
        </w:rPr>
      </w:pPr>
      <w:r>
        <w:rPr>
          <w:lang w:eastAsia="en-GB"/>
        </w:rPr>
        <w:t xml:space="preserve">The report’s prefix (e.g. </w:t>
      </w:r>
      <w:r w:rsidRPr="00611087">
        <w:rPr>
          <w:i/>
          <w:lang w:eastAsia="en-GB"/>
        </w:rPr>
        <w:t>PERDEP01</w:t>
      </w:r>
      <w:r>
        <w:rPr>
          <w:lang w:eastAsia="en-GB"/>
        </w:rPr>
        <w:t xml:space="preserve">) </w:t>
      </w:r>
    </w:p>
    <w:p w14:paraId="605C827A" w14:textId="77777777" w:rsidR="00611087" w:rsidRDefault="005061F5" w:rsidP="00F42E71">
      <w:pPr>
        <w:pStyle w:val="ListParagraph"/>
        <w:numPr>
          <w:ilvl w:val="0"/>
          <w:numId w:val="33"/>
        </w:numPr>
        <w:rPr>
          <w:lang w:eastAsia="en-GB"/>
        </w:rPr>
      </w:pPr>
      <w:r>
        <w:rPr>
          <w:lang w:eastAsia="en-GB"/>
        </w:rPr>
        <w:t xml:space="preserve">The report’s name (e.g. </w:t>
      </w:r>
      <w:r w:rsidRPr="00611087">
        <w:rPr>
          <w:i/>
          <w:lang w:eastAsia="en-GB"/>
        </w:rPr>
        <w:t>Staff in Post</w:t>
      </w:r>
      <w:r>
        <w:rPr>
          <w:lang w:eastAsia="en-GB"/>
        </w:rPr>
        <w:t>)</w:t>
      </w:r>
    </w:p>
    <w:p w14:paraId="58067F01" w14:textId="77777777" w:rsidR="00611087" w:rsidRDefault="005061F5" w:rsidP="00F42E71">
      <w:pPr>
        <w:pStyle w:val="ListParagraph"/>
        <w:numPr>
          <w:ilvl w:val="0"/>
          <w:numId w:val="33"/>
        </w:numPr>
        <w:rPr>
          <w:lang w:eastAsia="en-GB"/>
        </w:rPr>
      </w:pPr>
      <w:r>
        <w:rPr>
          <w:lang w:eastAsia="en-GB"/>
        </w:rPr>
        <w:t xml:space="preserve">The report’s location within the HR Reporting folder hierarchy (e.g. </w:t>
      </w:r>
      <w:r w:rsidRPr="00611087">
        <w:rPr>
          <w:i/>
          <w:lang w:eastAsia="en-GB"/>
        </w:rPr>
        <w:t>Home &gt; Personnel &gt; Current Reports</w:t>
      </w:r>
      <w:r>
        <w:rPr>
          <w:lang w:eastAsia="en-GB"/>
        </w:rPr>
        <w:t>)</w:t>
      </w:r>
    </w:p>
    <w:p w14:paraId="0C431D70" w14:textId="77777777" w:rsidR="005061F5" w:rsidRDefault="005061F5" w:rsidP="00F42E71">
      <w:pPr>
        <w:pStyle w:val="ListParagraph"/>
        <w:numPr>
          <w:ilvl w:val="0"/>
          <w:numId w:val="33"/>
        </w:numPr>
        <w:rPr>
          <w:lang w:eastAsia="en-GB"/>
        </w:rPr>
      </w:pPr>
      <w:r>
        <w:rPr>
          <w:lang w:eastAsia="en-GB"/>
        </w:rPr>
        <w:t xml:space="preserve">The AD groups which have permission to view the report in the HR </w:t>
      </w:r>
      <w:proofErr w:type="spellStart"/>
      <w:r>
        <w:rPr>
          <w:lang w:eastAsia="en-GB"/>
        </w:rPr>
        <w:t>Reporting_LIVE</w:t>
      </w:r>
      <w:proofErr w:type="spellEnd"/>
      <w:r>
        <w:rPr>
          <w:lang w:eastAsia="en-GB"/>
        </w:rPr>
        <w:t xml:space="preserve"> environment (e.g. </w:t>
      </w:r>
      <w:r w:rsidRPr="00611087">
        <w:rPr>
          <w:i/>
          <w:lang w:eastAsia="en-GB"/>
        </w:rPr>
        <w:t>HRIS-RR-PERDREP – Personnel</w:t>
      </w:r>
      <w:r>
        <w:rPr>
          <w:lang w:eastAsia="en-GB"/>
        </w:rPr>
        <w:t xml:space="preserve">). </w:t>
      </w:r>
    </w:p>
    <w:p w14:paraId="05CCFD86" w14:textId="77777777" w:rsidR="008B05D7" w:rsidRDefault="008B05D7" w:rsidP="00611087">
      <w:pPr>
        <w:rPr>
          <w:lang w:eastAsia="en-GB"/>
        </w:rPr>
      </w:pPr>
    </w:p>
    <w:p w14:paraId="2426BB1F" w14:textId="749188AF" w:rsidR="006434F4" w:rsidRDefault="0010701A" w:rsidP="00611087">
      <w:r>
        <w:t>Refer to the process</w:t>
      </w:r>
      <w:r w:rsidR="00611087" w:rsidRPr="00611087">
        <w:t xml:space="preserve"> </w:t>
      </w:r>
      <w:hyperlink w:anchor="_Updating_the_Live" w:history="1">
        <w:r w:rsidR="00611087" w:rsidRPr="00611087">
          <w:rPr>
            <w:rStyle w:val="Hyperlink"/>
          </w:rPr>
          <w:t>below</w:t>
        </w:r>
      </w:hyperlink>
      <w:r w:rsidR="00F01BDA">
        <w:t xml:space="preserve"> for further information on when and how to update the Live Reports Tracker.</w:t>
      </w:r>
    </w:p>
    <w:p w14:paraId="504D46D2" w14:textId="77777777" w:rsidR="00F01BDA" w:rsidRPr="00611087" w:rsidRDefault="00F01BDA" w:rsidP="00611087"/>
    <w:p w14:paraId="7CE56C00" w14:textId="620584BC" w:rsidR="00806748" w:rsidRDefault="00A873DE" w:rsidP="00E84376">
      <w:pPr>
        <w:pStyle w:val="Heading1"/>
        <w:rPr>
          <w:lang w:eastAsia="en-GB"/>
        </w:rPr>
      </w:pPr>
      <w:bookmarkStart w:id="89" w:name="_Toc99549606"/>
      <w:r>
        <w:rPr>
          <w:lang w:eastAsia="en-GB"/>
        </w:rPr>
        <w:t xml:space="preserve">General </w:t>
      </w:r>
      <w:r w:rsidR="00E84376">
        <w:rPr>
          <w:lang w:eastAsia="en-GB"/>
        </w:rPr>
        <w:t>Processes</w:t>
      </w:r>
      <w:bookmarkEnd w:id="89"/>
    </w:p>
    <w:p w14:paraId="1FC7AC2D" w14:textId="77777777" w:rsidR="00F42E71" w:rsidRDefault="00F42E71" w:rsidP="00F42E71">
      <w:pPr>
        <w:rPr>
          <w:lang w:eastAsia="en-GB"/>
        </w:rPr>
      </w:pPr>
      <w:r>
        <w:rPr>
          <w:lang w:eastAsia="en-GB"/>
        </w:rPr>
        <w:t xml:space="preserve">It’s important to note that the fundamental steps for releasing and deploying new/amended reports are nearly identical, so they have been included at the top of the Processes section for easy reference. These steps are: </w:t>
      </w:r>
    </w:p>
    <w:p w14:paraId="4A24ED60" w14:textId="77777777" w:rsidR="00F42E71" w:rsidRDefault="00F42E71" w:rsidP="00F42E71">
      <w:pPr>
        <w:rPr>
          <w:lang w:eastAsia="en-GB"/>
        </w:rPr>
      </w:pPr>
    </w:p>
    <w:p w14:paraId="05B34A1B" w14:textId="77777777" w:rsidR="00F42E71" w:rsidRDefault="00F42E71" w:rsidP="00F42E71">
      <w:pPr>
        <w:pStyle w:val="ListParagraph"/>
        <w:numPr>
          <w:ilvl w:val="0"/>
          <w:numId w:val="34"/>
        </w:numPr>
        <w:rPr>
          <w:lang w:eastAsia="en-GB"/>
        </w:rPr>
      </w:pPr>
      <w:r>
        <w:rPr>
          <w:lang w:eastAsia="en-GB"/>
        </w:rPr>
        <w:t xml:space="preserve">Preparing the .RDL files in Visual Studio </w:t>
      </w:r>
    </w:p>
    <w:p w14:paraId="4A2E9333" w14:textId="77777777" w:rsidR="00F42E71" w:rsidRDefault="00F42E71" w:rsidP="00F42E71">
      <w:pPr>
        <w:pStyle w:val="ListParagraph"/>
        <w:numPr>
          <w:ilvl w:val="0"/>
          <w:numId w:val="34"/>
        </w:numPr>
        <w:rPr>
          <w:lang w:eastAsia="en-GB"/>
        </w:rPr>
      </w:pPr>
      <w:r>
        <w:rPr>
          <w:lang w:eastAsia="en-GB"/>
        </w:rPr>
        <w:t xml:space="preserve">Moving the </w:t>
      </w:r>
      <w:proofErr w:type="gramStart"/>
      <w:r>
        <w:rPr>
          <w:lang w:eastAsia="en-GB"/>
        </w:rPr>
        <w:t>prepared .RDLs</w:t>
      </w:r>
      <w:proofErr w:type="gramEnd"/>
      <w:r>
        <w:rPr>
          <w:lang w:eastAsia="en-GB"/>
        </w:rPr>
        <w:t xml:space="preserve"> into the appropriate Visual Studio solutions </w:t>
      </w:r>
    </w:p>
    <w:p w14:paraId="77D1D780" w14:textId="79A1BE8E" w:rsidR="00F42E71" w:rsidRDefault="00F42E71" w:rsidP="00F42E71">
      <w:pPr>
        <w:pStyle w:val="ListParagraph"/>
        <w:numPr>
          <w:ilvl w:val="0"/>
          <w:numId w:val="34"/>
        </w:numPr>
        <w:rPr>
          <w:lang w:eastAsia="en-GB"/>
        </w:rPr>
      </w:pPr>
      <w:r>
        <w:rPr>
          <w:lang w:eastAsia="en-GB"/>
        </w:rPr>
        <w:t xml:space="preserve">Deploying </w:t>
      </w:r>
      <w:proofErr w:type="gramStart"/>
      <w:r>
        <w:rPr>
          <w:lang w:eastAsia="en-GB"/>
        </w:rPr>
        <w:t>the .RDLs</w:t>
      </w:r>
      <w:proofErr w:type="gramEnd"/>
      <w:r>
        <w:rPr>
          <w:lang w:eastAsia="en-GB"/>
        </w:rPr>
        <w:t xml:space="preserve"> to the appropriate HR Reporting environments. </w:t>
      </w:r>
    </w:p>
    <w:p w14:paraId="4D1836B6" w14:textId="5508B571" w:rsidR="003B6D57" w:rsidRDefault="003B6D57" w:rsidP="00F42E71">
      <w:pPr>
        <w:pStyle w:val="ListParagraph"/>
        <w:numPr>
          <w:ilvl w:val="0"/>
          <w:numId w:val="34"/>
        </w:numPr>
        <w:rPr>
          <w:lang w:eastAsia="en-GB"/>
        </w:rPr>
      </w:pPr>
      <w:r>
        <w:rPr>
          <w:lang w:eastAsia="en-GB"/>
        </w:rPr>
        <w:t>Using the HR Reporting folder hierarchy</w:t>
      </w:r>
    </w:p>
    <w:p w14:paraId="484550BF" w14:textId="77777777" w:rsidR="00F42E71" w:rsidRDefault="00F42E71" w:rsidP="00F42E71">
      <w:pPr>
        <w:rPr>
          <w:lang w:eastAsia="en-GB"/>
        </w:rPr>
      </w:pPr>
    </w:p>
    <w:p w14:paraId="263783FC" w14:textId="77777777" w:rsidR="00F42E71" w:rsidRDefault="0083228B" w:rsidP="00F42E71">
      <w:pPr>
        <w:rPr>
          <w:lang w:eastAsia="en-GB"/>
        </w:rPr>
      </w:pPr>
      <w:hyperlink w:anchor="_Retired_reports" w:history="1">
        <w:r w:rsidR="00A85D02" w:rsidRPr="00A85D02">
          <w:rPr>
            <w:rStyle w:val="Hyperlink"/>
            <w:lang w:eastAsia="en-GB"/>
          </w:rPr>
          <w:t>Retired reports</w:t>
        </w:r>
      </w:hyperlink>
      <w:r w:rsidR="00A85D02">
        <w:rPr>
          <w:lang w:eastAsia="en-GB"/>
        </w:rPr>
        <w:t xml:space="preserve"> are managed differently, so if you are retiring a report, you may wish to skip to that section.  </w:t>
      </w:r>
    </w:p>
    <w:p w14:paraId="3ACF10CC" w14:textId="77777777" w:rsidR="006434F4" w:rsidRDefault="006434F4" w:rsidP="00821B67">
      <w:pPr>
        <w:pStyle w:val="NoSpacing"/>
        <w:rPr>
          <w:lang w:eastAsia="en-GB"/>
        </w:rPr>
      </w:pPr>
    </w:p>
    <w:tbl>
      <w:tblPr>
        <w:tblW w:w="9092" w:type="dxa"/>
        <w:tblBorders>
          <w:top w:val="single" w:sz="4" w:space="0" w:color="BFBFBF"/>
          <w:left w:val="single" w:sz="4" w:space="0" w:color="BFBFBF"/>
          <w:bottom w:val="single" w:sz="4" w:space="0" w:color="BFBFBF"/>
          <w:right w:val="single" w:sz="4" w:space="0" w:color="BFBFBF"/>
        </w:tblBorders>
        <w:shd w:val="clear" w:color="auto" w:fill="FDCFDE"/>
        <w:tblCellMar>
          <w:top w:w="28" w:type="dxa"/>
          <w:bottom w:w="28" w:type="dxa"/>
        </w:tblCellMar>
        <w:tblLook w:val="0000" w:firstRow="0" w:lastRow="0" w:firstColumn="0" w:lastColumn="0" w:noHBand="0" w:noVBand="0"/>
      </w:tblPr>
      <w:tblGrid>
        <w:gridCol w:w="713"/>
        <w:gridCol w:w="8379"/>
      </w:tblGrid>
      <w:tr w:rsidR="006434F4" w:rsidRPr="00446439" w14:paraId="64842C0D" w14:textId="77777777" w:rsidTr="00546F93">
        <w:trPr>
          <w:trHeight w:hRule="exact" w:val="2564"/>
        </w:trPr>
        <w:tc>
          <w:tcPr>
            <w:tcW w:w="713" w:type="dxa"/>
            <w:tcBorders>
              <w:top w:val="single" w:sz="4" w:space="0" w:color="BFBFBF"/>
              <w:bottom w:val="single" w:sz="4" w:space="0" w:color="BFBFBF"/>
              <w:right w:val="nil"/>
            </w:tcBorders>
            <w:shd w:val="clear" w:color="auto" w:fill="FDCFDE"/>
            <w:vAlign w:val="center"/>
          </w:tcPr>
          <w:p w14:paraId="34C42911" w14:textId="77777777" w:rsidR="006434F4" w:rsidRPr="00446439" w:rsidRDefault="00546F93" w:rsidP="00546857">
            <w:pPr>
              <w:rPr>
                <w:color w:val="404040" w:themeColor="text1" w:themeTint="BF"/>
              </w:rPr>
            </w:pPr>
            <w:r>
              <w:rPr>
                <w:noProof/>
                <w:color w:val="404040" w:themeColor="text1" w:themeTint="BF"/>
                <w:lang w:eastAsia="en-GB"/>
              </w:rPr>
              <mc:AlternateContent>
                <mc:Choice Requires="wps">
                  <w:drawing>
                    <wp:anchor distT="0" distB="0" distL="114300" distR="114300" simplePos="0" relativeHeight="251659264" behindDoc="0" locked="0" layoutInCell="1" allowOverlap="1" wp14:anchorId="27878399" wp14:editId="14D05AC1">
                      <wp:simplePos x="0" y="0"/>
                      <wp:positionH relativeFrom="column">
                        <wp:posOffset>4445</wp:posOffset>
                      </wp:positionH>
                      <wp:positionV relativeFrom="paragraph">
                        <wp:posOffset>-116205</wp:posOffset>
                      </wp:positionV>
                      <wp:extent cx="279400" cy="285750"/>
                      <wp:effectExtent l="0" t="0" r="25400" b="19050"/>
                      <wp:wrapNone/>
                      <wp:docPr id="7" name="&quot;No&quot; Symbol 7"/>
                      <wp:cNvGraphicFramePr/>
                      <a:graphic xmlns:a="http://schemas.openxmlformats.org/drawingml/2006/main">
                        <a:graphicData uri="http://schemas.microsoft.com/office/word/2010/wordprocessingShape">
                          <wps:wsp>
                            <wps:cNvSpPr/>
                            <wps:spPr>
                              <a:xfrm>
                                <a:off x="0" y="0"/>
                                <a:ext cx="279400" cy="285750"/>
                              </a:xfrm>
                              <a:prstGeom prst="noSmoking">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C65569"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quot; Symbol 7" o:spid="_x0000_s1026" type="#_x0000_t57" style="position:absolute;margin-left:.35pt;margin-top:-9.15pt;width:2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" adj="4050" fillcolor="red" strokecolor="#c00000" strokeweight="1pt"/>
                  </w:pict>
                </mc:Fallback>
              </mc:AlternateContent>
            </w:r>
          </w:p>
        </w:tc>
        <w:tc>
          <w:tcPr>
            <w:tcW w:w="8379" w:type="dxa"/>
            <w:tcBorders>
              <w:top w:val="single" w:sz="4" w:space="0" w:color="BFBFBF"/>
              <w:left w:val="nil"/>
              <w:bottom w:val="single" w:sz="4" w:space="0" w:color="BFBFBF"/>
            </w:tcBorders>
            <w:shd w:val="clear" w:color="auto" w:fill="FDCFDE"/>
            <w:vAlign w:val="center"/>
          </w:tcPr>
          <w:p w14:paraId="64684B8A" w14:textId="77777777" w:rsidR="006434F4" w:rsidRPr="00B6749A" w:rsidRDefault="00546F93" w:rsidP="006434F4">
            <w:r>
              <w:rPr>
                <w:b/>
                <w:color w:val="FF0000"/>
              </w:rPr>
              <w:t>STOP</w:t>
            </w:r>
            <w:r w:rsidR="006434F4" w:rsidRPr="006434F4">
              <w:rPr>
                <w:b/>
                <w:color w:val="FF0000"/>
              </w:rPr>
              <w:t>:</w:t>
            </w:r>
            <w:r w:rsidR="006434F4" w:rsidRPr="006434F4">
              <w:rPr>
                <w:color w:val="FF0000"/>
              </w:rPr>
              <w:t xml:space="preserve"> </w:t>
            </w:r>
            <w:r w:rsidR="006434F4" w:rsidRPr="00B6749A">
              <w:t xml:space="preserve">All changes to the HR Reporting catalogue (new reports, amended reports, retired reports) must be recorded in detail in OSM via a formal change request. Each of the steps listed in the guidance below should have a corresponding task on an OSM change. </w:t>
            </w:r>
          </w:p>
          <w:p w14:paraId="1026C939" w14:textId="77777777" w:rsidR="00546F93" w:rsidRPr="00B6749A" w:rsidRDefault="00546F93" w:rsidP="006434F4"/>
          <w:p w14:paraId="3B024C40" w14:textId="77777777" w:rsidR="00546F93" w:rsidRPr="00B6749A" w:rsidRDefault="00546F93" w:rsidP="006434F4">
            <w:r w:rsidRPr="003B6D57">
              <w:rPr>
                <w:b/>
                <w:color w:val="FF0000"/>
              </w:rPr>
              <w:t>Do not proceed</w:t>
            </w:r>
            <w:r w:rsidRPr="003B6D57">
              <w:rPr>
                <w:color w:val="FF0000"/>
              </w:rPr>
              <w:t xml:space="preserve"> </w:t>
            </w:r>
            <w:r w:rsidRPr="00B6749A">
              <w:t>until you have raised a change request in OSM and assigned yourself the relevant tasks!</w:t>
            </w:r>
          </w:p>
          <w:p w14:paraId="62340419" w14:textId="77777777" w:rsidR="00E97C31" w:rsidRPr="00B6749A" w:rsidRDefault="00E97C31" w:rsidP="006434F4"/>
          <w:p w14:paraId="008E0C8D" w14:textId="33120AFF" w:rsidR="00E97C31" w:rsidRPr="00446439" w:rsidRDefault="00E97C31" w:rsidP="006434F4">
            <w:pPr>
              <w:rPr>
                <w:color w:val="404040" w:themeColor="text1" w:themeTint="BF"/>
                <w:szCs w:val="20"/>
              </w:rPr>
            </w:pPr>
            <w:r w:rsidRPr="00B6749A">
              <w:rPr>
                <w:szCs w:val="20"/>
              </w:rPr>
              <w:t>See:</w:t>
            </w:r>
            <w:r>
              <w:rPr>
                <w:color w:val="404040" w:themeColor="text1" w:themeTint="BF"/>
                <w:szCs w:val="20"/>
              </w:rPr>
              <w:t xml:space="preserve"> </w:t>
            </w:r>
            <w:hyperlink r:id="rId13" w:history="1">
              <w:r w:rsidRPr="00E97C31">
                <w:rPr>
                  <w:rStyle w:val="Hyperlink"/>
                  <w:szCs w:val="20"/>
                </w:rPr>
                <w:t>HOW TO - Manage Reports - Change Processes in OSM.docx</w:t>
              </w:r>
            </w:hyperlink>
          </w:p>
        </w:tc>
      </w:tr>
    </w:tbl>
    <w:p w14:paraId="791256A8" w14:textId="751100EB" w:rsidR="00611087" w:rsidRDefault="00611087" w:rsidP="00821B67">
      <w:pPr>
        <w:pStyle w:val="NoSpacing"/>
        <w:rPr>
          <w:lang w:eastAsia="en-GB"/>
        </w:rPr>
      </w:pPr>
    </w:p>
    <w:p w14:paraId="285D3148" w14:textId="77777777" w:rsidR="000255C9" w:rsidRDefault="000255C9" w:rsidP="00821B67">
      <w:pPr>
        <w:pStyle w:val="NoSpacing"/>
        <w:rPr>
          <w:lang w:eastAsia="en-GB"/>
        </w:rPr>
      </w:pPr>
    </w:p>
    <w:p w14:paraId="64F5D652" w14:textId="77777777" w:rsidR="000255C9" w:rsidRDefault="000255C9" w:rsidP="00821B67">
      <w:pPr>
        <w:pStyle w:val="NoSpacing"/>
        <w:rPr>
          <w:lang w:eastAsia="en-GB"/>
        </w:rPr>
      </w:pPr>
    </w:p>
    <w:p w14:paraId="4F9366BD" w14:textId="77777777" w:rsidR="006434F4" w:rsidRDefault="0011324B" w:rsidP="0011324B">
      <w:pPr>
        <w:pStyle w:val="Heading2"/>
        <w:rPr>
          <w:lang w:eastAsia="en-GB"/>
        </w:rPr>
      </w:pPr>
      <w:bookmarkStart w:id="90" w:name="_Preparing_.RDL_files"/>
      <w:bookmarkStart w:id="91" w:name="_Toc99549607"/>
      <w:bookmarkEnd w:id="90"/>
      <w:r>
        <w:rPr>
          <w:lang w:eastAsia="en-GB"/>
        </w:rPr>
        <w:t>Prepar</w:t>
      </w:r>
      <w:r w:rsidR="00861D8B">
        <w:rPr>
          <w:lang w:eastAsia="en-GB"/>
        </w:rPr>
        <w:t>ing</w:t>
      </w:r>
      <w:r>
        <w:rPr>
          <w:lang w:eastAsia="en-GB"/>
        </w:rPr>
        <w:t xml:space="preserve"> .RDL files in Visual Studio</w:t>
      </w:r>
      <w:bookmarkEnd w:id="91"/>
    </w:p>
    <w:p w14:paraId="64D9364D" w14:textId="7C40014F" w:rsidR="0011324B" w:rsidRDefault="0011324B" w:rsidP="0011324B">
      <w:pPr>
        <w:rPr>
          <w:lang w:eastAsia="en-GB"/>
        </w:rPr>
      </w:pPr>
      <w:r>
        <w:rPr>
          <w:lang w:eastAsia="en-GB"/>
        </w:rPr>
        <w:t>Before you can rel</w:t>
      </w:r>
      <w:r w:rsidR="003B6D57">
        <w:rPr>
          <w:lang w:eastAsia="en-GB"/>
        </w:rPr>
        <w:t xml:space="preserve">ease and </w:t>
      </w:r>
      <w:r>
        <w:rPr>
          <w:lang w:eastAsia="en-GB"/>
        </w:rPr>
        <w:t xml:space="preserve">deploy a new or amended report, you will need to have the necessary .RDL files in place in Visual Studio. Both new and amended reports are created by </w:t>
      </w:r>
      <w:r>
        <w:rPr>
          <w:b/>
          <w:lang w:eastAsia="en-GB"/>
        </w:rPr>
        <w:t>copying existing .RDL files</w:t>
      </w:r>
      <w:r>
        <w:rPr>
          <w:lang w:eastAsia="en-GB"/>
        </w:rPr>
        <w:t xml:space="preserve"> and editing them as required, depending on what you are trying to achieve. </w:t>
      </w:r>
    </w:p>
    <w:p w14:paraId="7C051969" w14:textId="77777777" w:rsidR="00CE12BD" w:rsidRDefault="00CE12BD" w:rsidP="0011324B">
      <w:pPr>
        <w:rPr>
          <w:lang w:eastAsia="en-GB"/>
        </w:rPr>
      </w:pPr>
    </w:p>
    <w:tbl>
      <w:tblPr>
        <w:tblW w:w="9251"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2"/>
        <w:gridCol w:w="8529"/>
      </w:tblGrid>
      <w:tr w:rsidR="00CE12BD" w:rsidRPr="00446439" w14:paraId="790A5467" w14:textId="77777777" w:rsidTr="00CE12BD">
        <w:trPr>
          <w:trHeight w:hRule="exact" w:val="839"/>
        </w:trPr>
        <w:tc>
          <w:tcPr>
            <w:tcW w:w="722" w:type="dxa"/>
            <w:tcBorders>
              <w:top w:val="single" w:sz="4" w:space="0" w:color="BFBFBF"/>
              <w:bottom w:val="single" w:sz="4" w:space="0" w:color="BFBFBF"/>
              <w:right w:val="nil"/>
            </w:tcBorders>
            <w:shd w:val="clear" w:color="auto" w:fill="FFFFCC"/>
            <w:vAlign w:val="center"/>
          </w:tcPr>
          <w:p w14:paraId="6AACD17F" w14:textId="77777777" w:rsidR="00CE12BD" w:rsidRPr="00446439" w:rsidRDefault="00CE12BD" w:rsidP="00F42E71">
            <w:pPr>
              <w:rPr>
                <w:color w:val="404040" w:themeColor="text1" w:themeTint="BF"/>
              </w:rPr>
            </w:pPr>
            <w:r w:rsidRPr="00446439">
              <w:rPr>
                <w:noProof/>
                <w:color w:val="404040" w:themeColor="text1" w:themeTint="BF"/>
                <w:lang w:eastAsia="en-GB"/>
              </w:rPr>
              <w:lastRenderedPageBreak/>
              <w:drawing>
                <wp:inline distT="0" distB="0" distL="0" distR="0" wp14:anchorId="18364D3F" wp14:editId="763E2706">
                  <wp:extent cx="310154" cy="288000"/>
                  <wp:effectExtent l="0" t="0" r="0" b="0"/>
                  <wp:docPr id="85"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529" w:type="dxa"/>
            <w:tcBorders>
              <w:top w:val="single" w:sz="4" w:space="0" w:color="BFBFBF"/>
              <w:left w:val="nil"/>
              <w:bottom w:val="single" w:sz="4" w:space="0" w:color="BFBFBF"/>
            </w:tcBorders>
            <w:shd w:val="clear" w:color="auto" w:fill="FFFFCC"/>
            <w:vAlign w:val="center"/>
          </w:tcPr>
          <w:p w14:paraId="02EDD4D3" w14:textId="77777777" w:rsidR="00CE12BD" w:rsidRPr="002B3BEE" w:rsidRDefault="00CE12BD" w:rsidP="00CE12BD">
            <w:pPr>
              <w:rPr>
                <w:lang w:eastAsia="en-GB"/>
              </w:rPr>
            </w:pPr>
            <w:r w:rsidRPr="00CE12BD">
              <w:rPr>
                <w:b/>
                <w:color w:val="FF0000"/>
                <w:lang w:eastAsia="en-GB"/>
              </w:rPr>
              <w:t>Never, ever</w:t>
            </w:r>
            <w:r w:rsidRPr="00CE12BD">
              <w:rPr>
                <w:color w:val="FF0000"/>
                <w:lang w:eastAsia="en-GB"/>
              </w:rPr>
              <w:t xml:space="preserve"> </w:t>
            </w:r>
            <w:r w:rsidRPr="00CE12BD">
              <w:rPr>
                <w:b/>
                <w:color w:val="FF0000"/>
                <w:lang w:eastAsia="en-GB"/>
              </w:rPr>
              <w:t>make changes to an existing .RDL file</w:t>
            </w:r>
            <w:r>
              <w:rPr>
                <w:lang w:eastAsia="en-GB"/>
              </w:rPr>
              <w:t xml:space="preserve">. Always make a copy and edit that instead. </w:t>
            </w:r>
          </w:p>
        </w:tc>
      </w:tr>
    </w:tbl>
    <w:p w14:paraId="1C54E4A4" w14:textId="77777777" w:rsidR="00BA6990" w:rsidRDefault="00BA6990" w:rsidP="00CE12BD">
      <w:pPr>
        <w:rPr>
          <w:lang w:eastAsia="en-GB"/>
        </w:rPr>
      </w:pPr>
    </w:p>
    <w:p w14:paraId="7FD41D4C" w14:textId="77777777" w:rsidR="00611087" w:rsidRDefault="0011324B" w:rsidP="00CE12BD">
      <w:r>
        <w:rPr>
          <w:lang w:eastAsia="en-GB"/>
        </w:rPr>
        <w:t xml:space="preserve">To copy an .RDL file, go into the Visual Studio solution which contains the .RDL. </w:t>
      </w:r>
      <w:r w:rsidR="00CE12BD">
        <w:rPr>
          <w:lang w:eastAsia="en-GB"/>
        </w:rPr>
        <w:t xml:space="preserve">Expand </w:t>
      </w:r>
      <w:r w:rsidR="00CE12BD">
        <w:t xml:space="preserve">the </w:t>
      </w:r>
      <w:r w:rsidR="00CE12BD" w:rsidRPr="005173DF">
        <w:rPr>
          <w:b/>
          <w:color w:val="7F7F7F" w:themeColor="text1" w:themeTint="80"/>
        </w:rPr>
        <w:t>Reports</w:t>
      </w:r>
      <w:r w:rsidR="00CE12BD" w:rsidRPr="005173DF">
        <w:rPr>
          <w:color w:val="7F7F7F" w:themeColor="text1" w:themeTint="80"/>
        </w:rPr>
        <w:t xml:space="preserve"> </w:t>
      </w:r>
      <w:r w:rsidR="00CE12BD">
        <w:t xml:space="preserve">list within the </w:t>
      </w:r>
      <w:r w:rsidR="00CE12BD" w:rsidRPr="005173DF">
        <w:rPr>
          <w:b/>
          <w:color w:val="7F7F7F" w:themeColor="text1" w:themeTint="80"/>
        </w:rPr>
        <w:t>Solution Explorer</w:t>
      </w:r>
      <w:r w:rsidR="00CE12BD">
        <w:t xml:space="preserve"> to view all the .RDL files available within your current solution. </w:t>
      </w:r>
    </w:p>
    <w:p w14:paraId="0774F5E2" w14:textId="77777777" w:rsidR="00611087" w:rsidRDefault="00611087" w:rsidP="00CE12BD"/>
    <w:p w14:paraId="2D098996" w14:textId="77777777" w:rsidR="00611087" w:rsidRDefault="00611087" w:rsidP="00611087">
      <w:pPr>
        <w:jc w:val="center"/>
      </w:pPr>
      <w:r w:rsidRPr="00611087">
        <w:rPr>
          <w:noProof/>
          <w:lang w:eastAsia="en-GB"/>
        </w:rPr>
        <w:drawing>
          <wp:inline distT="0" distB="0" distL="0" distR="0" wp14:anchorId="496C19C6" wp14:editId="53259FDD">
            <wp:extent cx="2546288" cy="1415697"/>
            <wp:effectExtent l="19050" t="19050" r="26035"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706"/>
                    <a:stretch/>
                  </pic:blipFill>
                  <pic:spPr bwMode="auto">
                    <a:xfrm>
                      <a:off x="0" y="0"/>
                      <a:ext cx="2554051" cy="1420013"/>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1F018F4" w14:textId="77777777" w:rsidR="00611087" w:rsidRDefault="00611087" w:rsidP="00CE12BD"/>
    <w:p w14:paraId="52FA4432" w14:textId="77777777" w:rsidR="00376059" w:rsidRDefault="00CE12BD" w:rsidP="00CE12BD">
      <w:r>
        <w:t>Select the .RDL f</w:t>
      </w:r>
      <w:r w:rsidR="00376059">
        <w:t xml:space="preserve">ile you wish to copy. </w:t>
      </w:r>
    </w:p>
    <w:p w14:paraId="66172028" w14:textId="77777777" w:rsidR="00376059" w:rsidRDefault="00376059" w:rsidP="00CE12BD"/>
    <w:p w14:paraId="049CDC02" w14:textId="77777777" w:rsidR="007B478B" w:rsidRPr="007B478B" w:rsidRDefault="00376059" w:rsidP="00F42E71">
      <w:pPr>
        <w:pStyle w:val="ListParagraph"/>
        <w:numPr>
          <w:ilvl w:val="0"/>
          <w:numId w:val="31"/>
        </w:numPr>
        <w:rPr>
          <w:rFonts w:ascii="Courier New" w:hAnsi="Courier New" w:cs="Courier New"/>
          <w:lang w:eastAsia="en-GB"/>
        </w:rPr>
      </w:pPr>
      <w:r>
        <w:t xml:space="preserve">If you are amending a report, the file you need to copy </w:t>
      </w:r>
      <w:r w:rsidR="007B478B">
        <w:t>is</w:t>
      </w:r>
      <w:r>
        <w:t xml:space="preserve"> the </w:t>
      </w:r>
      <w:r w:rsidRPr="007B74AD">
        <w:rPr>
          <w:b/>
        </w:rPr>
        <w:t>current version</w:t>
      </w:r>
      <w:r>
        <w:t xml:space="preserve"> of the .RDL you want to modify. </w:t>
      </w:r>
    </w:p>
    <w:p w14:paraId="20399140" w14:textId="328F8BB7" w:rsidR="000051B3" w:rsidRPr="007B74AD" w:rsidRDefault="007B478B" w:rsidP="007B478B">
      <w:pPr>
        <w:pStyle w:val="ListParagraph"/>
        <w:numPr>
          <w:ilvl w:val="1"/>
          <w:numId w:val="31"/>
        </w:numPr>
        <w:rPr>
          <w:rFonts w:ascii="Courier New" w:hAnsi="Courier New" w:cs="Courier New"/>
          <w:lang w:eastAsia="en-GB"/>
        </w:rPr>
      </w:pPr>
      <w:r w:rsidRPr="007B478B">
        <w:rPr>
          <w:i/>
        </w:rPr>
        <w:t>Example</w:t>
      </w:r>
      <w:r>
        <w:t>:</w:t>
      </w:r>
      <w:r w:rsidR="00611087">
        <w:t xml:space="preserve"> if you are creating version 2.0 (_v2) </w:t>
      </w:r>
      <w:r w:rsidR="00376059">
        <w:t xml:space="preserve">of </w:t>
      </w:r>
      <w:r w:rsidR="00376059" w:rsidRPr="006A6A09">
        <w:rPr>
          <w:i/>
        </w:rPr>
        <w:t>RECSUP01 Applicant Detail Per Vacancy</w:t>
      </w:r>
      <w:r w:rsidR="00376059">
        <w:t xml:space="preserve">, you should copy the .RDL </w:t>
      </w:r>
      <w:r w:rsidR="00611087">
        <w:t xml:space="preserve">file </w:t>
      </w:r>
      <w:r w:rsidR="00611087" w:rsidRPr="006A6A09">
        <w:rPr>
          <w:i/>
        </w:rPr>
        <w:t>RECSUP01 Applicant Detail Per Vacancy</w:t>
      </w:r>
      <w:r w:rsidR="00611087" w:rsidRPr="006A6A09">
        <w:rPr>
          <w:i/>
          <w:highlight w:val="yellow"/>
        </w:rPr>
        <w:t>_v1</w:t>
      </w:r>
      <w:r w:rsidR="00376059">
        <w:t xml:space="preserve">. </w:t>
      </w:r>
    </w:p>
    <w:p w14:paraId="5B85FB3F" w14:textId="77777777" w:rsidR="007B74AD" w:rsidRDefault="007B74AD" w:rsidP="007B74AD">
      <w:pPr>
        <w:rPr>
          <w:rFonts w:ascii="Courier New" w:hAnsi="Courier New" w:cs="Courier New"/>
          <w:lang w:eastAsia="en-GB"/>
        </w:rPr>
      </w:pPr>
    </w:p>
    <w:p w14:paraId="3E04862A" w14:textId="77777777" w:rsidR="007B74AD" w:rsidRPr="007B74AD" w:rsidRDefault="007B74AD" w:rsidP="007B74AD">
      <w:pPr>
        <w:jc w:val="center"/>
        <w:rPr>
          <w:rFonts w:ascii="Courier New" w:hAnsi="Courier New" w:cs="Courier New"/>
          <w:lang w:eastAsia="en-GB"/>
        </w:rPr>
      </w:pPr>
      <w:r w:rsidRPr="007B74AD">
        <w:rPr>
          <w:rFonts w:ascii="Courier New" w:hAnsi="Courier New" w:cs="Courier New"/>
          <w:noProof/>
          <w:lang w:eastAsia="en-GB"/>
        </w:rPr>
        <w:drawing>
          <wp:inline distT="0" distB="0" distL="0" distR="0" wp14:anchorId="6572C071" wp14:editId="7E4DA31C">
            <wp:extent cx="2628900" cy="305041"/>
            <wp:effectExtent l="19050" t="19050" r="19050" b="1905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11290"/>
                    <a:stretch/>
                  </pic:blipFill>
                  <pic:spPr bwMode="auto">
                    <a:xfrm>
                      <a:off x="0" y="0"/>
                      <a:ext cx="2636533" cy="30592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Pr>
          <w:rFonts w:ascii="Courier New" w:hAnsi="Courier New" w:cs="Courier New"/>
          <w:lang w:eastAsia="en-GB"/>
        </w:rPr>
        <w:br/>
      </w:r>
    </w:p>
    <w:p w14:paraId="4E9BD0C6" w14:textId="77777777" w:rsidR="00376059" w:rsidRPr="000051B3" w:rsidRDefault="00376059" w:rsidP="00F42E71">
      <w:pPr>
        <w:pStyle w:val="ListParagraph"/>
        <w:numPr>
          <w:ilvl w:val="0"/>
          <w:numId w:val="31"/>
        </w:numPr>
        <w:rPr>
          <w:rFonts w:ascii="Courier New" w:hAnsi="Courier New" w:cs="Courier New"/>
          <w:lang w:eastAsia="en-GB"/>
        </w:rPr>
      </w:pPr>
      <w:r>
        <w:t xml:space="preserve">If you are creating a new report, the .RDL file you need to copy is the </w:t>
      </w:r>
      <w:r w:rsidRPr="007B74AD">
        <w:rPr>
          <w:b/>
        </w:rPr>
        <w:t xml:space="preserve">MASTER Report </w:t>
      </w:r>
      <w:proofErr w:type="spellStart"/>
      <w:r w:rsidRPr="007B74AD">
        <w:rPr>
          <w:b/>
        </w:rPr>
        <w:t>Template.rdl</w:t>
      </w:r>
      <w:proofErr w:type="spellEnd"/>
      <w:r>
        <w:t xml:space="preserve"> in the HR </w:t>
      </w:r>
      <w:proofErr w:type="spellStart"/>
      <w:r>
        <w:t>Reporting_DEV</w:t>
      </w:r>
      <w:proofErr w:type="spellEnd"/>
      <w:r>
        <w:t xml:space="preserve"> solution. This template .RDL file contains all of the necessary formatting in the report Tablix, so that you don’t have to add it in when you render your new report: </w:t>
      </w:r>
    </w:p>
    <w:p w14:paraId="4AA51BC3" w14:textId="77777777" w:rsidR="000051B3" w:rsidRDefault="000051B3" w:rsidP="000051B3"/>
    <w:p w14:paraId="3B26EDE5" w14:textId="77777777" w:rsidR="00376059" w:rsidRPr="005B05CE" w:rsidRDefault="00376059" w:rsidP="000051B3">
      <w:pPr>
        <w:jc w:val="center"/>
      </w:pPr>
      <w:r w:rsidRPr="002E731E">
        <w:rPr>
          <w:noProof/>
          <w:lang w:eastAsia="en-GB"/>
        </w:rPr>
        <w:drawing>
          <wp:inline distT="0" distB="0" distL="0" distR="0" wp14:anchorId="0377773D" wp14:editId="192621A0">
            <wp:extent cx="1840169" cy="336550"/>
            <wp:effectExtent l="19050" t="19050" r="27305" b="2540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62661" cy="340664"/>
                    </a:xfrm>
                    <a:prstGeom prst="rect">
                      <a:avLst/>
                    </a:prstGeom>
                    <a:ln>
                      <a:solidFill>
                        <a:schemeClr val="accent1"/>
                      </a:solidFill>
                    </a:ln>
                  </pic:spPr>
                </pic:pic>
              </a:graphicData>
            </a:graphic>
          </wp:inline>
        </w:drawing>
      </w:r>
    </w:p>
    <w:p w14:paraId="5F812CCD" w14:textId="77777777" w:rsidR="00376059" w:rsidRDefault="00376059" w:rsidP="000051B3">
      <w:pPr>
        <w:pStyle w:val="ListParagraph"/>
      </w:pPr>
    </w:p>
    <w:p w14:paraId="79A0A0AA" w14:textId="77777777" w:rsidR="00CE12BD" w:rsidRDefault="000051B3" w:rsidP="00CE12BD">
      <w:r>
        <w:t>Once you’ve selected the .RDL you wish to copy,</w:t>
      </w:r>
      <w:r w:rsidR="00CE12BD">
        <w:t xml:space="preserve"> enter </w:t>
      </w:r>
      <w:r w:rsidR="00CE12BD" w:rsidRPr="00CE12BD">
        <w:t>CTRL+C</w:t>
      </w:r>
      <w:r w:rsidR="002E731E">
        <w:t xml:space="preserve"> to copy the file, then e</w:t>
      </w:r>
      <w:r w:rsidR="00CE12BD">
        <w:t xml:space="preserve">nter CTRL+V to paste the copied file into the </w:t>
      </w:r>
      <w:r w:rsidR="00CE12BD" w:rsidRPr="002E731E">
        <w:rPr>
          <w:b/>
          <w:color w:val="7F7F7F" w:themeColor="text1" w:themeTint="80"/>
        </w:rPr>
        <w:t>Reports</w:t>
      </w:r>
      <w:r w:rsidR="00CE12BD" w:rsidRPr="002E731E">
        <w:rPr>
          <w:color w:val="7F7F7F" w:themeColor="text1" w:themeTint="80"/>
        </w:rPr>
        <w:t xml:space="preserve"> </w:t>
      </w:r>
      <w:r w:rsidR="00CE12BD">
        <w:t>list. The copied file will appear at the bottom of the</w:t>
      </w:r>
      <w:r w:rsidR="002E731E">
        <w:t xml:space="preserve"> </w:t>
      </w:r>
      <w:r w:rsidR="002E731E" w:rsidRPr="002E731E">
        <w:rPr>
          <w:b/>
          <w:color w:val="7F7F7F" w:themeColor="text1" w:themeTint="80"/>
        </w:rPr>
        <w:t>Reports</w:t>
      </w:r>
      <w:r w:rsidR="00CE12BD" w:rsidRPr="002E731E">
        <w:rPr>
          <w:color w:val="7F7F7F" w:themeColor="text1" w:themeTint="80"/>
        </w:rPr>
        <w:t xml:space="preserve"> </w:t>
      </w:r>
      <w:r w:rsidR="00CE12BD">
        <w:t>list, with the prefix “Copy of…”:</w:t>
      </w:r>
    </w:p>
    <w:p w14:paraId="2240A50D" w14:textId="77777777" w:rsidR="00CE12BD" w:rsidRDefault="00CE12BD" w:rsidP="00CE12BD"/>
    <w:p w14:paraId="2508B0FA" w14:textId="77777777" w:rsidR="00CE12BD" w:rsidRDefault="00CE12BD" w:rsidP="00CE12BD">
      <w:pPr>
        <w:jc w:val="center"/>
      </w:pPr>
      <w:r w:rsidRPr="00CE12BD">
        <w:rPr>
          <w:noProof/>
          <w:lang w:eastAsia="en-GB"/>
        </w:rPr>
        <w:drawing>
          <wp:inline distT="0" distB="0" distL="0" distR="0" wp14:anchorId="66E4AF05" wp14:editId="6E1B3FFC">
            <wp:extent cx="3000370" cy="920750"/>
            <wp:effectExtent l="19050" t="19050" r="10160" b="1270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37778" cy="932230"/>
                    </a:xfrm>
                    <a:prstGeom prst="rect">
                      <a:avLst/>
                    </a:prstGeom>
                    <a:ln>
                      <a:solidFill>
                        <a:schemeClr val="accent1"/>
                      </a:solidFill>
                    </a:ln>
                  </pic:spPr>
                </pic:pic>
              </a:graphicData>
            </a:graphic>
          </wp:inline>
        </w:drawing>
      </w:r>
    </w:p>
    <w:p w14:paraId="597A24B6" w14:textId="77777777" w:rsidR="007B74AD" w:rsidRDefault="007B74AD" w:rsidP="002E731E"/>
    <w:p w14:paraId="370CCD59" w14:textId="170C2974" w:rsidR="002E731E" w:rsidRDefault="002E731E" w:rsidP="002E731E">
      <w:r>
        <w:t>Right-click your “Copy of…”</w:t>
      </w:r>
      <w:r w:rsidR="007B478B">
        <w:t xml:space="preserve"> .RDL file and select “Rename”:</w:t>
      </w:r>
    </w:p>
    <w:p w14:paraId="31FA4A61" w14:textId="77777777" w:rsidR="007B478B" w:rsidRDefault="007B478B" w:rsidP="002E731E">
      <w:pPr>
        <w:jc w:val="center"/>
        <w:rPr>
          <w:noProof/>
          <w:lang w:eastAsia="en-GB"/>
        </w:rPr>
      </w:pPr>
    </w:p>
    <w:p w14:paraId="012EAB46" w14:textId="5BB7B727" w:rsidR="002E731E" w:rsidRDefault="002E731E" w:rsidP="002E731E">
      <w:pPr>
        <w:jc w:val="center"/>
      </w:pPr>
      <w:r w:rsidRPr="00473433">
        <w:rPr>
          <w:noProof/>
          <w:lang w:eastAsia="en-GB"/>
        </w:rPr>
        <w:drawing>
          <wp:inline distT="0" distB="0" distL="0" distR="0" wp14:anchorId="26729957" wp14:editId="0CD9CD5F">
            <wp:extent cx="2291514" cy="789647"/>
            <wp:effectExtent l="19050" t="19050" r="13970" b="1079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5073" b="1"/>
                    <a:stretch/>
                  </pic:blipFill>
                  <pic:spPr bwMode="auto">
                    <a:xfrm>
                      <a:off x="0" y="0"/>
                      <a:ext cx="2304323" cy="794061"/>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66D4B08" w14:textId="77777777" w:rsidR="002E731E" w:rsidRDefault="002E731E" w:rsidP="00CE12BD"/>
    <w:p w14:paraId="59E4715C" w14:textId="31D34F22" w:rsidR="00CE12BD" w:rsidRDefault="002E731E" w:rsidP="00CE12BD">
      <w:r>
        <w:t>Amend the name of the .RDL file as necessary, being sure to a</w:t>
      </w:r>
      <w:r w:rsidR="00CE12BD">
        <w:t>dd the</w:t>
      </w:r>
      <w:r w:rsidR="007B478B">
        <w:t xml:space="preserve"> new</w:t>
      </w:r>
      <w:r w:rsidR="00CE12BD">
        <w:t xml:space="preserve"> version nu</w:t>
      </w:r>
      <w:r>
        <w:t>mber to the end of the filename. Hit</w:t>
      </w:r>
      <w:r w:rsidR="00CE12BD">
        <w:t xml:space="preserve"> </w:t>
      </w:r>
      <w:r>
        <w:t>ENTER</w:t>
      </w:r>
      <w:r w:rsidR="00CE12BD">
        <w:t xml:space="preserve"> to save your changes. </w:t>
      </w:r>
    </w:p>
    <w:p w14:paraId="2BDDBAC1" w14:textId="77777777" w:rsidR="007B74AD" w:rsidRDefault="007B74AD" w:rsidP="00CE12BD">
      <w:pPr>
        <w:jc w:val="center"/>
      </w:pPr>
    </w:p>
    <w:p w14:paraId="745239E7" w14:textId="77777777" w:rsidR="00CE12BD" w:rsidRDefault="002E731E" w:rsidP="00CE12BD">
      <w:pPr>
        <w:jc w:val="center"/>
      </w:pPr>
      <w:r w:rsidRPr="006A6A09">
        <w:rPr>
          <w:noProof/>
          <w:highlight w:val="yellow"/>
          <w:lang w:eastAsia="en-GB"/>
        </w:rPr>
        <w:drawing>
          <wp:inline distT="0" distB="0" distL="0" distR="0" wp14:anchorId="4E2DBACC" wp14:editId="4B63F51B">
            <wp:extent cx="2819397" cy="215900"/>
            <wp:effectExtent l="19050" t="19050" r="19685" b="1270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2821"/>
                    <a:stretch/>
                  </pic:blipFill>
                  <pic:spPr bwMode="auto">
                    <a:xfrm>
                      <a:off x="0" y="0"/>
                      <a:ext cx="2819545" cy="215911"/>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184512D" w14:textId="77777777" w:rsidR="000051B3" w:rsidRDefault="000051B3" w:rsidP="00CE12BD">
      <w:pPr>
        <w:jc w:val="center"/>
      </w:pPr>
    </w:p>
    <w:tbl>
      <w:tblPr>
        <w:tblW w:w="8926"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Layout w:type="fixed"/>
        <w:tblCellMar>
          <w:top w:w="57" w:type="dxa"/>
          <w:bottom w:w="57" w:type="dxa"/>
        </w:tblCellMar>
        <w:tblLook w:val="0000" w:firstRow="0" w:lastRow="0" w:firstColumn="0" w:lastColumn="0" w:noHBand="0" w:noVBand="0"/>
      </w:tblPr>
      <w:tblGrid>
        <w:gridCol w:w="601"/>
        <w:gridCol w:w="8325"/>
      </w:tblGrid>
      <w:tr w:rsidR="002E731E" w:rsidRPr="00446439" w14:paraId="07A54BE4" w14:textId="77777777" w:rsidTr="007B478B">
        <w:trPr>
          <w:trHeight w:hRule="exact" w:val="3000"/>
        </w:trPr>
        <w:tc>
          <w:tcPr>
            <w:tcW w:w="601" w:type="dxa"/>
            <w:tcBorders>
              <w:top w:val="single" w:sz="4" w:space="0" w:color="BFBFBF"/>
              <w:bottom w:val="single" w:sz="4" w:space="0" w:color="BFBFBF"/>
              <w:right w:val="nil"/>
            </w:tcBorders>
            <w:shd w:val="clear" w:color="auto" w:fill="CCECFF"/>
            <w:vAlign w:val="center"/>
          </w:tcPr>
          <w:p w14:paraId="1C2AE160" w14:textId="77777777" w:rsidR="002E731E" w:rsidRPr="00446439" w:rsidRDefault="002E731E" w:rsidP="00F42E71">
            <w:pPr>
              <w:rPr>
                <w:color w:val="404040" w:themeColor="text1" w:themeTint="BF"/>
              </w:rPr>
            </w:pPr>
            <w:r>
              <w:rPr>
                <w:noProof/>
                <w:lang w:eastAsia="en-GB"/>
              </w:rPr>
              <w:drawing>
                <wp:inline distT="0" distB="0" distL="0" distR="0" wp14:anchorId="54BEF435" wp14:editId="3CAB8892">
                  <wp:extent cx="259007" cy="256540"/>
                  <wp:effectExtent l="0" t="0" r="8255"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question_mark_PNG36[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534" cy="261024"/>
                          </a:xfrm>
                          <a:prstGeom prst="rect">
                            <a:avLst/>
                          </a:prstGeom>
                        </pic:spPr>
                      </pic:pic>
                    </a:graphicData>
                  </a:graphic>
                </wp:inline>
              </w:drawing>
            </w:r>
          </w:p>
        </w:tc>
        <w:tc>
          <w:tcPr>
            <w:tcW w:w="8325" w:type="dxa"/>
            <w:tcBorders>
              <w:top w:val="single" w:sz="4" w:space="0" w:color="BFBFBF"/>
              <w:left w:val="nil"/>
              <w:bottom w:val="single" w:sz="4" w:space="0" w:color="BFBFBF"/>
            </w:tcBorders>
            <w:shd w:val="clear" w:color="auto" w:fill="auto"/>
          </w:tcPr>
          <w:p w14:paraId="3414D1EE" w14:textId="77777777" w:rsidR="002E731E" w:rsidRPr="005B05CE" w:rsidRDefault="002E731E" w:rsidP="00F42E71">
            <w:pPr>
              <w:pStyle w:val="NoSpacing"/>
              <w:spacing w:after="80"/>
              <w:rPr>
                <w:b/>
                <w:sz w:val="18"/>
              </w:rPr>
            </w:pPr>
            <w:r w:rsidRPr="005B05CE">
              <w:rPr>
                <w:b/>
                <w:sz w:val="18"/>
              </w:rPr>
              <w:t xml:space="preserve">What </w:t>
            </w:r>
            <w:r>
              <w:rPr>
                <w:b/>
                <w:sz w:val="18"/>
              </w:rPr>
              <w:t>about new reports</w:t>
            </w:r>
            <w:r w:rsidRPr="005B05CE">
              <w:rPr>
                <w:b/>
                <w:sz w:val="18"/>
              </w:rPr>
              <w:t>?</w:t>
            </w:r>
          </w:p>
          <w:p w14:paraId="1DC657D4" w14:textId="58A9CB54" w:rsidR="006A6A09" w:rsidRDefault="002E731E" w:rsidP="000051B3">
            <w:pPr>
              <w:pStyle w:val="NoSpacing"/>
              <w:rPr>
                <w:sz w:val="18"/>
              </w:rPr>
            </w:pPr>
            <w:r>
              <w:rPr>
                <w:sz w:val="18"/>
              </w:rPr>
              <w:t xml:space="preserve">If you are creating a brand-new report, </w:t>
            </w:r>
            <w:r w:rsidR="000051B3">
              <w:rPr>
                <w:sz w:val="18"/>
              </w:rPr>
              <w:t>you should</w:t>
            </w:r>
            <w:r>
              <w:rPr>
                <w:sz w:val="18"/>
              </w:rPr>
              <w:t xml:space="preserve"> rename the .RDL file with the </w:t>
            </w:r>
            <w:r w:rsidR="000051B3" w:rsidRPr="000051B3">
              <w:rPr>
                <w:color w:val="4472C4" w:themeColor="accent5"/>
                <w:sz w:val="18"/>
              </w:rPr>
              <w:t>prefix</w:t>
            </w:r>
            <w:r w:rsidRPr="000051B3">
              <w:rPr>
                <w:color w:val="4472C4" w:themeColor="accent5"/>
                <w:sz w:val="18"/>
              </w:rPr>
              <w:t xml:space="preserve"> </w:t>
            </w:r>
            <w:r>
              <w:rPr>
                <w:sz w:val="18"/>
              </w:rPr>
              <w:t>of your new report</w:t>
            </w:r>
            <w:r w:rsidR="000051B3">
              <w:rPr>
                <w:sz w:val="18"/>
              </w:rPr>
              <w:t xml:space="preserve"> suite and the </w:t>
            </w:r>
            <w:r w:rsidR="000051B3" w:rsidRPr="000051B3">
              <w:rPr>
                <w:color w:val="ED7D31" w:themeColor="accent2"/>
                <w:sz w:val="18"/>
              </w:rPr>
              <w:t xml:space="preserve">name </w:t>
            </w:r>
            <w:r w:rsidR="000051B3">
              <w:rPr>
                <w:sz w:val="18"/>
              </w:rPr>
              <w:t>you</w:t>
            </w:r>
            <w:r w:rsidR="006A6A09">
              <w:rPr>
                <w:sz w:val="18"/>
              </w:rPr>
              <w:t xml:space="preserve"> have chosen for the .RDL file.</w:t>
            </w:r>
            <w:r w:rsidR="007B478B">
              <w:rPr>
                <w:sz w:val="18"/>
              </w:rPr>
              <w:t xml:space="preserve"> Remember that the version number for new reports is always </w:t>
            </w:r>
            <w:r w:rsidR="007B478B" w:rsidRPr="00376059">
              <w:rPr>
                <w:b/>
                <w:color w:val="FF0000"/>
                <w:sz w:val="18"/>
              </w:rPr>
              <w:t>_v1</w:t>
            </w:r>
            <w:r w:rsidR="007B478B">
              <w:rPr>
                <w:b/>
                <w:color w:val="FF0000"/>
                <w:sz w:val="18"/>
              </w:rPr>
              <w:t>:</w:t>
            </w:r>
          </w:p>
          <w:p w14:paraId="5D24149D" w14:textId="77777777" w:rsidR="006A6A09" w:rsidRDefault="006A6A09" w:rsidP="000051B3">
            <w:pPr>
              <w:pStyle w:val="NoSpacing"/>
              <w:rPr>
                <w:sz w:val="18"/>
              </w:rPr>
            </w:pPr>
          </w:p>
          <w:p w14:paraId="016EC01B" w14:textId="2361006A" w:rsidR="002E731E" w:rsidRPr="007B478B" w:rsidRDefault="006A6A09" w:rsidP="000051B3">
            <w:pPr>
              <w:pStyle w:val="NoSpacing"/>
              <w:numPr>
                <w:ilvl w:val="0"/>
                <w:numId w:val="31"/>
              </w:numPr>
              <w:rPr>
                <w:sz w:val="18"/>
              </w:rPr>
            </w:pPr>
            <w:r w:rsidRPr="006A6A09">
              <w:rPr>
                <w:i/>
                <w:sz w:val="18"/>
              </w:rPr>
              <w:t>Example</w:t>
            </w:r>
            <w:r w:rsidRPr="006A6A09">
              <w:rPr>
                <w:sz w:val="18"/>
              </w:rPr>
              <w:t xml:space="preserve">: </w:t>
            </w:r>
            <w:r w:rsidR="007B478B">
              <w:rPr>
                <w:color w:val="4472C4" w:themeColor="accent5"/>
                <w:sz w:val="18"/>
              </w:rPr>
              <w:t>TIMDEP40</w:t>
            </w:r>
            <w:r w:rsidR="000051B3" w:rsidRPr="000051B3">
              <w:rPr>
                <w:color w:val="4472C4" w:themeColor="accent5"/>
                <w:sz w:val="18"/>
              </w:rPr>
              <w:t xml:space="preserve"> </w:t>
            </w:r>
            <w:r w:rsidR="007B478B">
              <w:rPr>
                <w:color w:val="ED7D31" w:themeColor="accent2"/>
                <w:sz w:val="18"/>
              </w:rPr>
              <w:t>Sickness Absences over Time</w:t>
            </w:r>
            <w:r w:rsidR="007B478B" w:rsidRPr="007B478B">
              <w:rPr>
                <w:b/>
                <w:color w:val="FF0000"/>
                <w:sz w:val="18"/>
              </w:rPr>
              <w:t>_v1</w:t>
            </w:r>
            <w:r>
              <w:rPr>
                <w:sz w:val="18"/>
              </w:rPr>
              <w:t xml:space="preserve">.RDL </w:t>
            </w:r>
          </w:p>
          <w:p w14:paraId="10CC891A" w14:textId="77777777" w:rsidR="00376059" w:rsidRPr="00376059" w:rsidRDefault="00376059" w:rsidP="00F42E71">
            <w:pPr>
              <w:rPr>
                <w:sz w:val="18"/>
              </w:rPr>
            </w:pPr>
          </w:p>
          <w:p w14:paraId="11B47441" w14:textId="77777777" w:rsidR="002E731E" w:rsidRDefault="002E731E" w:rsidP="00376059">
            <w:pPr>
              <w:jc w:val="center"/>
            </w:pPr>
            <w:r w:rsidRPr="002E731E">
              <w:rPr>
                <w:noProof/>
                <w:lang w:eastAsia="en-GB"/>
              </w:rPr>
              <w:drawing>
                <wp:inline distT="0" distB="0" distL="0" distR="0" wp14:anchorId="1BA3116C" wp14:editId="59E0218B">
                  <wp:extent cx="2260597" cy="215900"/>
                  <wp:effectExtent l="19050" t="19050" r="26035" b="1270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2821"/>
                          <a:stretch/>
                        </pic:blipFill>
                        <pic:spPr bwMode="auto">
                          <a:xfrm>
                            <a:off x="0" y="0"/>
                            <a:ext cx="2260716" cy="215911"/>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2DC9D5E" w14:textId="77777777" w:rsidR="00376059" w:rsidRDefault="00376059" w:rsidP="00376059">
            <w:pPr>
              <w:jc w:val="center"/>
            </w:pPr>
          </w:p>
          <w:p w14:paraId="748E06BC" w14:textId="77777777" w:rsidR="002E731E" w:rsidRPr="005B05CE" w:rsidRDefault="002E731E" w:rsidP="00376059">
            <w:pPr>
              <w:jc w:val="center"/>
            </w:pPr>
            <w:r w:rsidRPr="002E731E">
              <w:rPr>
                <w:noProof/>
                <w:lang w:eastAsia="en-GB"/>
              </w:rPr>
              <w:drawing>
                <wp:inline distT="0" distB="0" distL="0" distR="0" wp14:anchorId="0673AC03" wp14:editId="1E9AB2C1">
                  <wp:extent cx="2686188" cy="190510"/>
                  <wp:effectExtent l="19050" t="19050" r="19050" b="1905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86188" cy="190510"/>
                          </a:xfrm>
                          <a:prstGeom prst="rect">
                            <a:avLst/>
                          </a:prstGeom>
                          <a:ln>
                            <a:solidFill>
                              <a:schemeClr val="accent1"/>
                            </a:solidFill>
                          </a:ln>
                        </pic:spPr>
                      </pic:pic>
                    </a:graphicData>
                  </a:graphic>
                </wp:inline>
              </w:drawing>
            </w:r>
          </w:p>
        </w:tc>
      </w:tr>
    </w:tbl>
    <w:p w14:paraId="6B5D2B63" w14:textId="77777777" w:rsidR="0011324B" w:rsidRPr="0011324B" w:rsidRDefault="0011324B" w:rsidP="0011324B">
      <w:pPr>
        <w:rPr>
          <w:lang w:eastAsia="en-GB"/>
        </w:rPr>
      </w:pPr>
    </w:p>
    <w:p w14:paraId="705672B1" w14:textId="77777777" w:rsidR="0011324B" w:rsidRDefault="00376059" w:rsidP="0011324B">
      <w:pPr>
        <w:rPr>
          <w:lang w:eastAsia="en-GB"/>
        </w:rPr>
      </w:pPr>
      <w:r>
        <w:rPr>
          <w:lang w:eastAsia="en-GB"/>
        </w:rPr>
        <w:t>Once you have created a copy of the .RDL file</w:t>
      </w:r>
      <w:r w:rsidR="000051B3">
        <w:rPr>
          <w:lang w:eastAsia="en-GB"/>
        </w:rPr>
        <w:t xml:space="preserve"> you wish to modify</w:t>
      </w:r>
      <w:r>
        <w:rPr>
          <w:lang w:eastAsia="en-GB"/>
        </w:rPr>
        <w:t>, you can make your changes</w:t>
      </w:r>
      <w:r w:rsidR="000051B3">
        <w:rPr>
          <w:lang w:eastAsia="en-GB"/>
        </w:rPr>
        <w:t xml:space="preserve"> to the copy</w:t>
      </w:r>
      <w:r>
        <w:rPr>
          <w:lang w:eastAsia="en-GB"/>
        </w:rPr>
        <w:t xml:space="preserve">. See the guide for rendering reports in Visual Studio if you need help. </w:t>
      </w:r>
    </w:p>
    <w:p w14:paraId="3F7AE8B6" w14:textId="77777777" w:rsidR="00376059" w:rsidRDefault="00376059" w:rsidP="0011324B">
      <w:pPr>
        <w:rPr>
          <w:lang w:eastAsia="en-GB"/>
        </w:rPr>
      </w:pPr>
    </w:p>
    <w:p w14:paraId="693E640F" w14:textId="77928A0D" w:rsidR="00376059" w:rsidRDefault="00376059" w:rsidP="0011324B">
      <w:pPr>
        <w:rPr>
          <w:lang w:eastAsia="en-GB"/>
        </w:rPr>
      </w:pPr>
      <w:r>
        <w:rPr>
          <w:lang w:eastAsia="en-GB"/>
        </w:rPr>
        <w:t xml:space="preserve">Save your changes when you are finished. Your new .RDL file is now ready for the release and deployment process. </w:t>
      </w:r>
    </w:p>
    <w:p w14:paraId="4BC6FE12" w14:textId="0818E0B2" w:rsidR="007B478B" w:rsidRDefault="007B478B" w:rsidP="0011324B">
      <w:pPr>
        <w:rPr>
          <w:lang w:eastAsia="en-GB"/>
        </w:rPr>
      </w:pPr>
    </w:p>
    <w:tbl>
      <w:tblPr>
        <w:tblW w:w="9067"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4"/>
        <w:gridCol w:w="8343"/>
      </w:tblGrid>
      <w:tr w:rsidR="007B478B" w:rsidRPr="00446439" w14:paraId="353C8F26" w14:textId="77777777" w:rsidTr="007B478B">
        <w:trPr>
          <w:trHeight w:hRule="exact" w:val="1540"/>
        </w:trPr>
        <w:tc>
          <w:tcPr>
            <w:tcW w:w="724" w:type="dxa"/>
            <w:tcBorders>
              <w:top w:val="single" w:sz="4" w:space="0" w:color="BFBFBF"/>
              <w:bottom w:val="single" w:sz="4" w:space="0" w:color="BFBFBF"/>
              <w:right w:val="nil"/>
            </w:tcBorders>
            <w:shd w:val="clear" w:color="auto" w:fill="FFFFCC"/>
            <w:vAlign w:val="center"/>
          </w:tcPr>
          <w:p w14:paraId="1296B6E9" w14:textId="77777777" w:rsidR="007B478B" w:rsidRPr="00446439" w:rsidRDefault="007B478B" w:rsidP="00F83BC1">
            <w:pPr>
              <w:rPr>
                <w:color w:val="404040" w:themeColor="text1" w:themeTint="BF"/>
              </w:rPr>
            </w:pPr>
            <w:r w:rsidRPr="00446439">
              <w:rPr>
                <w:noProof/>
                <w:color w:val="404040" w:themeColor="text1" w:themeTint="BF"/>
                <w:lang w:eastAsia="en-GB"/>
              </w:rPr>
              <w:drawing>
                <wp:inline distT="0" distB="0" distL="0" distR="0" wp14:anchorId="6F4C6D7C" wp14:editId="62110F3A">
                  <wp:extent cx="310154" cy="288000"/>
                  <wp:effectExtent l="0" t="0" r="0" b="0"/>
                  <wp:docPr id="3"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343" w:type="dxa"/>
            <w:tcBorders>
              <w:top w:val="single" w:sz="4" w:space="0" w:color="BFBFBF"/>
              <w:left w:val="nil"/>
              <w:bottom w:val="single" w:sz="4" w:space="0" w:color="BFBFBF"/>
            </w:tcBorders>
            <w:shd w:val="clear" w:color="auto" w:fill="FFFFCC"/>
            <w:vAlign w:val="center"/>
          </w:tcPr>
          <w:p w14:paraId="3AF3C796" w14:textId="5E6B5C65" w:rsidR="007B478B" w:rsidRPr="002B3BEE" w:rsidRDefault="007B478B" w:rsidP="007B478B">
            <w:pPr>
              <w:rPr>
                <w:lang w:eastAsia="en-GB"/>
              </w:rPr>
            </w:pPr>
            <w:r>
              <w:rPr>
                <w:b/>
                <w:color w:val="404040" w:themeColor="text1" w:themeTint="BF"/>
              </w:rPr>
              <w:t>Remember</w:t>
            </w:r>
            <w:r w:rsidRPr="00446439">
              <w:rPr>
                <w:b/>
                <w:color w:val="404040" w:themeColor="text1" w:themeTint="BF"/>
              </w:rPr>
              <w:t>:</w:t>
            </w:r>
            <w:r w:rsidRPr="00446439">
              <w:rPr>
                <w:color w:val="404040" w:themeColor="text1" w:themeTint="BF"/>
              </w:rPr>
              <w:t xml:space="preserve"> </w:t>
            </w:r>
            <w:r w:rsidRPr="002B3BEE">
              <w:rPr>
                <w:b/>
                <w:color w:val="FF0000"/>
                <w:lang w:eastAsia="en-GB"/>
              </w:rPr>
              <w:t>versioning is done at the report suite-level</w:t>
            </w:r>
            <w:r w:rsidRPr="002B3BEE">
              <w:rPr>
                <w:lang w:eastAsia="en-GB"/>
              </w:rPr>
              <w:t xml:space="preserve">, not the .RDL level. </w:t>
            </w:r>
            <w:r>
              <w:rPr>
                <w:lang w:eastAsia="en-GB"/>
              </w:rPr>
              <w:t xml:space="preserve">If you are amending a report suite that contains </w:t>
            </w:r>
            <w:proofErr w:type="gramStart"/>
            <w:r>
              <w:rPr>
                <w:lang w:eastAsia="en-GB"/>
              </w:rPr>
              <w:t>multiple .RDLs</w:t>
            </w:r>
            <w:proofErr w:type="gramEnd"/>
            <w:r>
              <w:rPr>
                <w:lang w:eastAsia="en-GB"/>
              </w:rPr>
              <w:t xml:space="preserve">, you will need to create new copies of every .RDL file in the report suite, make the necessary amendments, and save your changes before you can begin the release and deployment process for your amended report. </w:t>
            </w:r>
          </w:p>
        </w:tc>
      </w:tr>
    </w:tbl>
    <w:p w14:paraId="3D70C4DC" w14:textId="77777777" w:rsidR="007B478B" w:rsidRDefault="007B478B" w:rsidP="0011324B">
      <w:pPr>
        <w:rPr>
          <w:lang w:eastAsia="en-GB"/>
        </w:rPr>
      </w:pPr>
    </w:p>
    <w:p w14:paraId="19917A67" w14:textId="77777777" w:rsidR="00861D8B" w:rsidRDefault="00861D8B" w:rsidP="0011324B">
      <w:pPr>
        <w:rPr>
          <w:lang w:eastAsia="en-GB"/>
        </w:rPr>
      </w:pPr>
    </w:p>
    <w:p w14:paraId="7D118AEB" w14:textId="77777777" w:rsidR="00E973EA" w:rsidRDefault="00E973EA" w:rsidP="0011324B">
      <w:pPr>
        <w:rPr>
          <w:lang w:eastAsia="en-GB"/>
        </w:rPr>
      </w:pPr>
    </w:p>
    <w:p w14:paraId="250B60D8" w14:textId="77777777" w:rsidR="00861D8B" w:rsidRDefault="00861D8B" w:rsidP="00861D8B">
      <w:pPr>
        <w:pStyle w:val="Heading2"/>
        <w:rPr>
          <w:lang w:eastAsia="en-GB"/>
        </w:rPr>
      </w:pPr>
      <w:bookmarkStart w:id="92" w:name="_Moving_.RDL_files"/>
      <w:bookmarkStart w:id="93" w:name="_Toc99549608"/>
      <w:bookmarkEnd w:id="92"/>
      <w:r>
        <w:rPr>
          <w:lang w:eastAsia="en-GB"/>
        </w:rPr>
        <w:t>Moving .RDL files in Visual Studio</w:t>
      </w:r>
      <w:bookmarkEnd w:id="93"/>
      <w:r>
        <w:rPr>
          <w:lang w:eastAsia="en-GB"/>
        </w:rPr>
        <w:t xml:space="preserve"> </w:t>
      </w:r>
    </w:p>
    <w:p w14:paraId="408F0188" w14:textId="77777777" w:rsidR="00376059" w:rsidRDefault="00861D8B" w:rsidP="00376059">
      <w:pPr>
        <w:rPr>
          <w:lang w:eastAsia="en-GB"/>
        </w:rPr>
      </w:pPr>
      <w:r>
        <w:rPr>
          <w:lang w:eastAsia="en-GB"/>
        </w:rPr>
        <w:t xml:space="preserve">A key aspect of the release and deployment process is </w:t>
      </w:r>
      <w:r w:rsidR="00E973EA">
        <w:rPr>
          <w:lang w:eastAsia="en-GB"/>
        </w:rPr>
        <w:t>moving</w:t>
      </w:r>
      <w:r>
        <w:rPr>
          <w:lang w:eastAsia="en-GB"/>
        </w:rPr>
        <w:t xml:space="preserve"> .RDL files </w:t>
      </w:r>
      <w:r w:rsidR="007B74AD">
        <w:rPr>
          <w:lang w:eastAsia="en-GB"/>
        </w:rPr>
        <w:t>from one HR Reporting solution to another</w:t>
      </w:r>
      <w:r>
        <w:rPr>
          <w:lang w:eastAsia="en-GB"/>
        </w:rPr>
        <w:t xml:space="preserve"> in Visual Studio. </w:t>
      </w:r>
    </w:p>
    <w:p w14:paraId="493A87B0" w14:textId="77777777" w:rsidR="00861D8B" w:rsidRDefault="00861D8B" w:rsidP="00376059">
      <w:pPr>
        <w:rPr>
          <w:lang w:eastAsia="en-GB"/>
        </w:rPr>
      </w:pPr>
    </w:p>
    <w:p w14:paraId="65743723" w14:textId="77777777" w:rsidR="00861D8B" w:rsidRDefault="00861D8B" w:rsidP="00861D8B">
      <w:pPr>
        <w:pStyle w:val="ListParagraph"/>
        <w:numPr>
          <w:ilvl w:val="0"/>
          <w:numId w:val="32"/>
        </w:numPr>
        <w:rPr>
          <w:lang w:eastAsia="en-GB"/>
        </w:rPr>
      </w:pPr>
      <w:r>
        <w:rPr>
          <w:lang w:eastAsia="en-GB"/>
        </w:rPr>
        <w:t xml:space="preserve">When you develop a </w:t>
      </w:r>
      <w:r w:rsidRPr="00E973EA">
        <w:rPr>
          <w:b/>
          <w:lang w:eastAsia="en-GB"/>
        </w:rPr>
        <w:t>new</w:t>
      </w:r>
      <w:r>
        <w:rPr>
          <w:lang w:eastAsia="en-GB"/>
        </w:rPr>
        <w:t xml:space="preserve"> report, you will need to move the new </w:t>
      </w:r>
      <w:proofErr w:type="gramStart"/>
      <w:r>
        <w:rPr>
          <w:lang w:eastAsia="en-GB"/>
        </w:rPr>
        <w:t>report’s</w:t>
      </w:r>
      <w:proofErr w:type="gramEnd"/>
      <w:r>
        <w:rPr>
          <w:lang w:eastAsia="en-GB"/>
        </w:rPr>
        <w:t xml:space="preserve"> .RDL file(s) </w:t>
      </w:r>
      <w:r w:rsidR="00E973EA">
        <w:rPr>
          <w:lang w:eastAsia="en-GB"/>
        </w:rPr>
        <w:t>across three solutions:</w:t>
      </w:r>
    </w:p>
    <w:p w14:paraId="36742F81" w14:textId="6055D008" w:rsidR="00E973EA" w:rsidRDefault="00E973EA" w:rsidP="00E973EA">
      <w:pPr>
        <w:pStyle w:val="ListParagraph"/>
        <w:numPr>
          <w:ilvl w:val="1"/>
          <w:numId w:val="32"/>
        </w:numPr>
        <w:rPr>
          <w:lang w:eastAsia="en-GB"/>
        </w:rPr>
      </w:pPr>
      <w:r>
        <w:rPr>
          <w:lang w:eastAsia="en-GB"/>
        </w:rPr>
        <w:t xml:space="preserve">HR </w:t>
      </w:r>
      <w:proofErr w:type="spellStart"/>
      <w:r>
        <w:rPr>
          <w:lang w:eastAsia="en-GB"/>
        </w:rPr>
        <w:t>Reporting_DEV</w:t>
      </w:r>
      <w:proofErr w:type="spellEnd"/>
      <w:r>
        <w:rPr>
          <w:lang w:eastAsia="en-GB"/>
        </w:rPr>
        <w:t xml:space="preserve">  </w:t>
      </w:r>
      <w:r>
        <w:rPr>
          <w:lang w:eastAsia="en-GB"/>
        </w:rPr>
        <w:sym w:font="Wingdings" w:char="F0E0"/>
      </w:r>
      <w:r>
        <w:rPr>
          <w:lang w:eastAsia="en-GB"/>
        </w:rPr>
        <w:t xml:space="preserve"> HR </w:t>
      </w:r>
      <w:proofErr w:type="spellStart"/>
      <w:r>
        <w:rPr>
          <w:lang w:eastAsia="en-GB"/>
        </w:rPr>
        <w:t>Reporting_QA</w:t>
      </w:r>
      <w:proofErr w:type="spellEnd"/>
      <w:r>
        <w:rPr>
          <w:lang w:eastAsia="en-GB"/>
        </w:rPr>
        <w:t xml:space="preserve"> </w:t>
      </w:r>
      <w:r>
        <w:rPr>
          <w:lang w:eastAsia="en-GB"/>
        </w:rPr>
        <w:sym w:font="Wingdings" w:char="F0E0"/>
      </w:r>
      <w:r>
        <w:rPr>
          <w:lang w:eastAsia="en-GB"/>
        </w:rPr>
        <w:t xml:space="preserve"> HR </w:t>
      </w:r>
      <w:proofErr w:type="spellStart"/>
      <w:r>
        <w:rPr>
          <w:lang w:eastAsia="en-GB"/>
        </w:rPr>
        <w:t>Reporting_LIVE</w:t>
      </w:r>
      <w:proofErr w:type="spellEnd"/>
      <w:r w:rsidR="000255C9">
        <w:rPr>
          <w:rStyle w:val="FootnoteReference"/>
          <w:lang w:eastAsia="en-GB"/>
        </w:rPr>
        <w:footnoteReference w:id="1"/>
      </w:r>
    </w:p>
    <w:p w14:paraId="224F3005" w14:textId="77777777" w:rsidR="00861D8B" w:rsidRDefault="00861D8B" w:rsidP="00861D8B">
      <w:pPr>
        <w:pStyle w:val="ListParagraph"/>
        <w:numPr>
          <w:ilvl w:val="0"/>
          <w:numId w:val="32"/>
        </w:numPr>
        <w:rPr>
          <w:lang w:eastAsia="en-GB"/>
        </w:rPr>
      </w:pPr>
      <w:r>
        <w:rPr>
          <w:lang w:eastAsia="en-GB"/>
        </w:rPr>
        <w:t xml:space="preserve">When you amend an </w:t>
      </w:r>
      <w:r w:rsidRPr="00E973EA">
        <w:rPr>
          <w:b/>
          <w:lang w:eastAsia="en-GB"/>
        </w:rPr>
        <w:t>existing</w:t>
      </w:r>
      <w:r>
        <w:rPr>
          <w:lang w:eastAsia="en-GB"/>
        </w:rPr>
        <w:t xml:space="preserve"> report, you will need to move the amended </w:t>
      </w:r>
      <w:proofErr w:type="gramStart"/>
      <w:r>
        <w:rPr>
          <w:lang w:eastAsia="en-GB"/>
        </w:rPr>
        <w:t>report’s</w:t>
      </w:r>
      <w:proofErr w:type="gramEnd"/>
      <w:r>
        <w:rPr>
          <w:lang w:eastAsia="en-GB"/>
        </w:rPr>
        <w:t xml:space="preserve"> .RDL file(s) </w:t>
      </w:r>
      <w:r w:rsidR="00E973EA">
        <w:rPr>
          <w:lang w:eastAsia="en-GB"/>
        </w:rPr>
        <w:t>across two solutions:</w:t>
      </w:r>
    </w:p>
    <w:p w14:paraId="52F20695" w14:textId="5F0464C3" w:rsidR="00E973EA" w:rsidRDefault="00E973EA" w:rsidP="00E973EA">
      <w:pPr>
        <w:pStyle w:val="ListParagraph"/>
        <w:numPr>
          <w:ilvl w:val="1"/>
          <w:numId w:val="32"/>
        </w:numPr>
        <w:rPr>
          <w:lang w:eastAsia="en-GB"/>
        </w:rPr>
      </w:pPr>
      <w:r>
        <w:rPr>
          <w:lang w:eastAsia="en-GB"/>
        </w:rPr>
        <w:t xml:space="preserve">HR </w:t>
      </w:r>
      <w:proofErr w:type="spellStart"/>
      <w:r>
        <w:rPr>
          <w:lang w:eastAsia="en-GB"/>
        </w:rPr>
        <w:t>Reporting_QA</w:t>
      </w:r>
      <w:proofErr w:type="spellEnd"/>
      <w:r>
        <w:rPr>
          <w:lang w:eastAsia="en-GB"/>
        </w:rPr>
        <w:t xml:space="preserve"> </w:t>
      </w:r>
      <w:r>
        <w:rPr>
          <w:lang w:eastAsia="en-GB"/>
        </w:rPr>
        <w:sym w:font="Wingdings" w:char="F0E0"/>
      </w:r>
      <w:r>
        <w:rPr>
          <w:lang w:eastAsia="en-GB"/>
        </w:rPr>
        <w:t xml:space="preserve"> HR Reporting_LIVE</w:t>
      </w:r>
      <w:r w:rsidR="000255C9" w:rsidRPr="000255C9">
        <w:rPr>
          <w:vertAlign w:val="superscript"/>
          <w:lang w:eastAsia="en-GB"/>
        </w:rPr>
        <w:t>1</w:t>
      </w:r>
    </w:p>
    <w:p w14:paraId="74955342" w14:textId="77777777" w:rsidR="008B42D9" w:rsidRDefault="008B42D9" w:rsidP="007B74AD">
      <w:pPr>
        <w:rPr>
          <w:lang w:eastAsia="en-GB"/>
        </w:rPr>
      </w:pPr>
    </w:p>
    <w:p w14:paraId="7A103442" w14:textId="77777777" w:rsidR="007B74AD" w:rsidRDefault="007B74AD" w:rsidP="007B74AD">
      <w:pPr>
        <w:rPr>
          <w:lang w:eastAsia="en-GB"/>
        </w:rPr>
      </w:pPr>
      <w:r>
        <w:rPr>
          <w:lang w:eastAsia="en-GB"/>
        </w:rPr>
        <w:t xml:space="preserve">To </w:t>
      </w:r>
      <w:r w:rsidR="00E973EA">
        <w:rPr>
          <w:lang w:eastAsia="en-GB"/>
        </w:rPr>
        <w:t>move</w:t>
      </w:r>
      <w:r>
        <w:rPr>
          <w:lang w:eastAsia="en-GB"/>
        </w:rPr>
        <w:t xml:space="preserve"> </w:t>
      </w:r>
      <w:proofErr w:type="spellStart"/>
      <w:r>
        <w:rPr>
          <w:lang w:eastAsia="en-GB"/>
        </w:rPr>
        <w:t>an</w:t>
      </w:r>
      <w:proofErr w:type="spellEnd"/>
      <w:r>
        <w:rPr>
          <w:lang w:eastAsia="en-GB"/>
        </w:rPr>
        <w:t xml:space="preserve"> .RDL file from one solution to another, open the solution you want to add the .RDL to – for example if you are </w:t>
      </w:r>
      <w:r w:rsidR="00E973EA">
        <w:rPr>
          <w:lang w:eastAsia="en-GB"/>
        </w:rPr>
        <w:t>moving</w:t>
      </w:r>
      <w:r>
        <w:rPr>
          <w:lang w:eastAsia="en-GB"/>
        </w:rPr>
        <w:t xml:space="preserve"> </w:t>
      </w:r>
      <w:proofErr w:type="spellStart"/>
      <w:r>
        <w:rPr>
          <w:lang w:eastAsia="en-GB"/>
        </w:rPr>
        <w:t>an</w:t>
      </w:r>
      <w:proofErr w:type="spellEnd"/>
      <w:r>
        <w:rPr>
          <w:lang w:eastAsia="en-GB"/>
        </w:rPr>
        <w:t xml:space="preserve"> .RDL from HR </w:t>
      </w:r>
      <w:proofErr w:type="spellStart"/>
      <w:r>
        <w:rPr>
          <w:lang w:eastAsia="en-GB"/>
        </w:rPr>
        <w:t>Reporting_DEV</w:t>
      </w:r>
      <w:proofErr w:type="spellEnd"/>
      <w:r>
        <w:rPr>
          <w:lang w:eastAsia="en-GB"/>
        </w:rPr>
        <w:t xml:space="preserve"> to HR </w:t>
      </w:r>
      <w:proofErr w:type="spellStart"/>
      <w:r>
        <w:rPr>
          <w:lang w:eastAsia="en-GB"/>
        </w:rPr>
        <w:t>Reporting_QA</w:t>
      </w:r>
      <w:proofErr w:type="spellEnd"/>
      <w:r>
        <w:rPr>
          <w:lang w:eastAsia="en-GB"/>
        </w:rPr>
        <w:t>, you should open the QA solution.</w:t>
      </w:r>
    </w:p>
    <w:p w14:paraId="5AB1D391" w14:textId="77777777" w:rsidR="007B74AD" w:rsidRDefault="007B74AD" w:rsidP="007B74AD">
      <w:pPr>
        <w:rPr>
          <w:lang w:eastAsia="en-GB"/>
        </w:rPr>
      </w:pPr>
    </w:p>
    <w:p w14:paraId="730E4ACC" w14:textId="77777777" w:rsidR="007B74AD" w:rsidRDefault="007B74AD" w:rsidP="007B74AD">
      <w:r>
        <w:rPr>
          <w:lang w:eastAsia="en-GB"/>
        </w:rPr>
        <w:lastRenderedPageBreak/>
        <w:t xml:space="preserve">Go </w:t>
      </w:r>
      <w:r>
        <w:t xml:space="preserve">to the </w:t>
      </w:r>
      <w:r w:rsidRPr="00546857">
        <w:rPr>
          <w:b/>
          <w:color w:val="7F7F7F" w:themeColor="text1" w:themeTint="80"/>
        </w:rPr>
        <w:t>Solution Explorer</w:t>
      </w:r>
      <w:r>
        <w:t xml:space="preserve">, then select the </w:t>
      </w:r>
      <w:r w:rsidRPr="00DC686D">
        <w:rPr>
          <w:b/>
          <w:color w:val="7F7F7F" w:themeColor="text1" w:themeTint="80"/>
        </w:rPr>
        <w:t>Reports</w:t>
      </w:r>
      <w:r w:rsidRPr="00DC686D">
        <w:rPr>
          <w:color w:val="7F7F7F" w:themeColor="text1" w:themeTint="80"/>
        </w:rPr>
        <w:t xml:space="preserve"> </w:t>
      </w:r>
      <w:r>
        <w:t xml:space="preserve">folder and right-click it to open the sub-menu. Select </w:t>
      </w:r>
      <w:r w:rsidRPr="00DC686D">
        <w:rPr>
          <w:b/>
          <w:color w:val="7F7F7F" w:themeColor="text1" w:themeTint="80"/>
        </w:rPr>
        <w:t>Add &gt; Existing Item…</w:t>
      </w:r>
      <w:r w:rsidRPr="00DC686D">
        <w:rPr>
          <w:color w:val="7F7F7F" w:themeColor="text1" w:themeTint="80"/>
        </w:rPr>
        <w:t xml:space="preserve">  </w:t>
      </w:r>
      <w:r>
        <w:t xml:space="preserve">(or type </w:t>
      </w:r>
      <w:r w:rsidRPr="00546857">
        <w:rPr>
          <w:i/>
        </w:rPr>
        <w:t>Shift + Alt + A</w:t>
      </w:r>
      <w:r>
        <w:t>):</w:t>
      </w:r>
    </w:p>
    <w:p w14:paraId="06586E3F" w14:textId="77777777" w:rsidR="007B74AD" w:rsidRDefault="007B74AD" w:rsidP="007B74AD"/>
    <w:p w14:paraId="098A1D5D" w14:textId="3B4989D1" w:rsidR="007B74AD" w:rsidRDefault="007B74AD" w:rsidP="007B74AD">
      <w:pPr>
        <w:jc w:val="center"/>
      </w:pPr>
      <w:r w:rsidRPr="008A2F12">
        <w:rPr>
          <w:noProof/>
          <w:lang w:eastAsia="en-GB"/>
        </w:rPr>
        <w:drawing>
          <wp:inline distT="0" distB="0" distL="0" distR="0" wp14:anchorId="4F0AB37D" wp14:editId="68949175">
            <wp:extent cx="3327400" cy="657033"/>
            <wp:effectExtent l="19050" t="19050" r="25400" b="1016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49784" cy="661453"/>
                    </a:xfrm>
                    <a:prstGeom prst="rect">
                      <a:avLst/>
                    </a:prstGeom>
                    <a:ln>
                      <a:solidFill>
                        <a:schemeClr val="accent1"/>
                      </a:solidFill>
                    </a:ln>
                  </pic:spPr>
                </pic:pic>
              </a:graphicData>
            </a:graphic>
          </wp:inline>
        </w:drawing>
      </w:r>
    </w:p>
    <w:p w14:paraId="0F38FB8F" w14:textId="77777777" w:rsidR="00C62740" w:rsidRPr="008A2F12" w:rsidRDefault="00C62740" w:rsidP="007B74AD">
      <w:pPr>
        <w:jc w:val="center"/>
      </w:pPr>
    </w:p>
    <w:p w14:paraId="12952E49" w14:textId="77777777" w:rsidR="007B74AD" w:rsidRPr="007B74AD" w:rsidRDefault="007B74AD" w:rsidP="007B74AD">
      <w:pPr>
        <w:pStyle w:val="NoSpacing"/>
        <w:rPr>
          <w:color w:val="00B0F0"/>
          <w:sz w:val="20"/>
        </w:rPr>
      </w:pPr>
      <w:r w:rsidRPr="007B74AD">
        <w:rPr>
          <w:sz w:val="20"/>
        </w:rPr>
        <w:t xml:space="preserve">The solution folder on </w:t>
      </w:r>
      <w:r w:rsidRPr="007B74AD">
        <w:rPr>
          <w:b/>
          <w:color w:val="00B0F0"/>
          <w:sz w:val="20"/>
        </w:rPr>
        <w:t xml:space="preserve">I:\OUIT\CoreHR Reports\ </w:t>
      </w:r>
      <w:r w:rsidRPr="007B74AD">
        <w:rPr>
          <w:sz w:val="20"/>
        </w:rPr>
        <w:t xml:space="preserve">will open. This folder contains all the files which belong to your current </w:t>
      </w:r>
      <w:r w:rsidR="00247809">
        <w:rPr>
          <w:sz w:val="20"/>
        </w:rPr>
        <w:t xml:space="preserve">HR Reporting </w:t>
      </w:r>
      <w:r w:rsidRPr="007B74AD">
        <w:rPr>
          <w:sz w:val="20"/>
        </w:rPr>
        <w:t xml:space="preserve">solution: </w:t>
      </w:r>
    </w:p>
    <w:p w14:paraId="001D7486" w14:textId="77777777" w:rsidR="007B74AD" w:rsidRPr="008A2F12" w:rsidRDefault="007B74AD" w:rsidP="007B74AD">
      <w:pPr>
        <w:pStyle w:val="NoSpacing"/>
      </w:pPr>
    </w:p>
    <w:p w14:paraId="050BEF88" w14:textId="77777777" w:rsidR="007B74AD" w:rsidRDefault="007B74AD" w:rsidP="007B74AD">
      <w:pPr>
        <w:pStyle w:val="NoSpacing"/>
        <w:jc w:val="center"/>
      </w:pPr>
      <w:r w:rsidRPr="00546857">
        <w:rPr>
          <w:noProof/>
          <w:lang w:eastAsia="en-GB"/>
        </w:rPr>
        <w:drawing>
          <wp:inline distT="0" distB="0" distL="0" distR="0" wp14:anchorId="269D278C" wp14:editId="7602EADE">
            <wp:extent cx="4597400" cy="1243835"/>
            <wp:effectExtent l="19050" t="19050" r="12700" b="1397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21483" cy="1250351"/>
                    </a:xfrm>
                    <a:prstGeom prst="rect">
                      <a:avLst/>
                    </a:prstGeom>
                    <a:ln>
                      <a:solidFill>
                        <a:schemeClr val="accent1"/>
                      </a:solidFill>
                    </a:ln>
                  </pic:spPr>
                </pic:pic>
              </a:graphicData>
            </a:graphic>
          </wp:inline>
        </w:drawing>
      </w:r>
    </w:p>
    <w:p w14:paraId="35F0E663" w14:textId="77777777" w:rsidR="007B74AD" w:rsidRDefault="007B74AD" w:rsidP="007B74AD">
      <w:pPr>
        <w:pStyle w:val="NoSpacing"/>
      </w:pPr>
    </w:p>
    <w:p w14:paraId="75C32BBB" w14:textId="77777777" w:rsidR="007B74AD" w:rsidRDefault="007B74AD" w:rsidP="00247809">
      <w:r>
        <w:t xml:space="preserve">If you want to add an .RDL file from a different solution, navigate back to the main </w:t>
      </w:r>
      <w:r w:rsidRPr="00897BCA">
        <w:rPr>
          <w:b/>
          <w:color w:val="00B0F0"/>
        </w:rPr>
        <w:t>I:\OUIT\CoreHR Reports</w:t>
      </w:r>
      <w:r>
        <w:rPr>
          <w:b/>
          <w:color w:val="00B0F0"/>
        </w:rPr>
        <w:t xml:space="preserve"> </w:t>
      </w:r>
      <w:r>
        <w:t xml:space="preserve">folder and select the </w:t>
      </w:r>
      <w:r w:rsidR="00247809">
        <w:t>solution folder</w:t>
      </w:r>
      <w:r>
        <w:t xml:space="preserve"> you want to open. </w:t>
      </w:r>
    </w:p>
    <w:p w14:paraId="5B718EBB" w14:textId="77777777" w:rsidR="007B74AD" w:rsidRDefault="007B74AD" w:rsidP="007B74AD">
      <w:pPr>
        <w:pStyle w:val="NoSpacing"/>
      </w:pPr>
    </w:p>
    <w:p w14:paraId="2E7D880E" w14:textId="77777777" w:rsidR="007B74AD" w:rsidRDefault="007B74AD" w:rsidP="007B74AD">
      <w:pPr>
        <w:pStyle w:val="NoSpacing"/>
        <w:jc w:val="center"/>
      </w:pPr>
      <w:r w:rsidRPr="00546857">
        <w:rPr>
          <w:noProof/>
          <w:lang w:eastAsia="en-GB"/>
        </w:rPr>
        <w:drawing>
          <wp:inline distT="0" distB="0" distL="0" distR="0" wp14:anchorId="68F92BA6" wp14:editId="3A0C79D0">
            <wp:extent cx="3200043" cy="1638300"/>
            <wp:effectExtent l="19050" t="19050" r="19685" b="1905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22365" cy="1649728"/>
                    </a:xfrm>
                    <a:prstGeom prst="rect">
                      <a:avLst/>
                    </a:prstGeom>
                    <a:ln>
                      <a:solidFill>
                        <a:schemeClr val="accent1"/>
                      </a:solidFill>
                    </a:ln>
                  </pic:spPr>
                </pic:pic>
              </a:graphicData>
            </a:graphic>
          </wp:inline>
        </w:drawing>
      </w:r>
    </w:p>
    <w:p w14:paraId="20D95F0C" w14:textId="77777777" w:rsidR="007B74AD" w:rsidRDefault="007B74AD" w:rsidP="007B74AD">
      <w:pPr>
        <w:pStyle w:val="NoSpacing"/>
      </w:pPr>
    </w:p>
    <w:p w14:paraId="4E2020A8" w14:textId="77777777" w:rsidR="007B74AD" w:rsidRDefault="007B74AD" w:rsidP="00247809">
      <w:r>
        <w:t xml:space="preserve">In this example, you can see from the title bar and the file path that you are selecting files from the </w:t>
      </w:r>
      <w:r w:rsidRPr="00546857">
        <w:rPr>
          <w:highlight w:val="cyan"/>
        </w:rPr>
        <w:t>DEV</w:t>
      </w:r>
      <w:r>
        <w:t xml:space="preserve"> solution to add them to the </w:t>
      </w:r>
      <w:r w:rsidRPr="00546857">
        <w:rPr>
          <w:highlight w:val="yellow"/>
        </w:rPr>
        <w:t>QA</w:t>
      </w:r>
      <w:r w:rsidRPr="00546857">
        <w:t xml:space="preserve"> </w:t>
      </w:r>
      <w:r>
        <w:t>solution:</w:t>
      </w:r>
    </w:p>
    <w:p w14:paraId="4191A9F1" w14:textId="77777777" w:rsidR="007B74AD" w:rsidRDefault="007B74AD" w:rsidP="00247809"/>
    <w:p w14:paraId="0C316562" w14:textId="77777777" w:rsidR="007B74AD" w:rsidRDefault="007B74AD" w:rsidP="00247809">
      <w:pPr>
        <w:jc w:val="center"/>
      </w:pPr>
      <w:r w:rsidRPr="00DC686D">
        <w:rPr>
          <w:noProof/>
          <w:lang w:eastAsia="en-GB"/>
        </w:rPr>
        <w:drawing>
          <wp:inline distT="0" distB="0" distL="0" distR="0" wp14:anchorId="0BA9F9BB" wp14:editId="12DE3442">
            <wp:extent cx="5347759" cy="548640"/>
            <wp:effectExtent l="19050" t="19050" r="24765" b="2286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89374" cy="552909"/>
                    </a:xfrm>
                    <a:prstGeom prst="rect">
                      <a:avLst/>
                    </a:prstGeom>
                    <a:ln>
                      <a:solidFill>
                        <a:schemeClr val="accent1"/>
                      </a:solidFill>
                    </a:ln>
                  </pic:spPr>
                </pic:pic>
              </a:graphicData>
            </a:graphic>
          </wp:inline>
        </w:drawing>
      </w:r>
    </w:p>
    <w:p w14:paraId="5E0B2A7B" w14:textId="77777777" w:rsidR="007B74AD" w:rsidRDefault="007B74AD" w:rsidP="00247809"/>
    <w:p w14:paraId="6D698E44" w14:textId="77777777" w:rsidR="007B74AD" w:rsidRDefault="007B74AD" w:rsidP="00247809">
      <w:r w:rsidRPr="00473E29">
        <w:t xml:space="preserve">Scroll </w:t>
      </w:r>
      <w:r>
        <w:t xml:space="preserve">through the solution folder </w:t>
      </w:r>
      <w:r w:rsidRPr="00473E29">
        <w:t xml:space="preserve">until you find the file you want to add to </w:t>
      </w:r>
      <w:r w:rsidR="00247809">
        <w:t xml:space="preserve">your current </w:t>
      </w:r>
      <w:r>
        <w:t>solution,</w:t>
      </w:r>
      <w:r w:rsidRPr="00473E29">
        <w:t xml:space="preserve"> then select it and click </w:t>
      </w:r>
      <w:r w:rsidRPr="005173DF">
        <w:rPr>
          <w:b/>
          <w:color w:val="7F7F7F" w:themeColor="text1" w:themeTint="80"/>
        </w:rPr>
        <w:t>Add</w:t>
      </w:r>
      <w:r w:rsidRPr="00473E29">
        <w:t>:</w:t>
      </w:r>
    </w:p>
    <w:p w14:paraId="0583C1E4" w14:textId="77777777" w:rsidR="007B74AD" w:rsidRDefault="007B74AD" w:rsidP="00247809"/>
    <w:p w14:paraId="2AB1EC9F" w14:textId="77777777" w:rsidR="007B74AD" w:rsidRDefault="007B74AD" w:rsidP="00E973EA">
      <w:pPr>
        <w:jc w:val="center"/>
      </w:pPr>
      <w:r w:rsidRPr="00DC686D">
        <w:rPr>
          <w:noProof/>
          <w:lang w:eastAsia="en-GB"/>
        </w:rPr>
        <w:drawing>
          <wp:inline distT="0" distB="0" distL="0" distR="0" wp14:anchorId="718779BA" wp14:editId="7555C5C9">
            <wp:extent cx="5731510" cy="372745"/>
            <wp:effectExtent l="19050" t="19050" r="21590" b="2730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72745"/>
                    </a:xfrm>
                    <a:prstGeom prst="rect">
                      <a:avLst/>
                    </a:prstGeom>
                    <a:ln>
                      <a:solidFill>
                        <a:schemeClr val="accent1"/>
                      </a:solidFill>
                    </a:ln>
                  </pic:spPr>
                </pic:pic>
              </a:graphicData>
            </a:graphic>
          </wp:inline>
        </w:drawing>
      </w:r>
    </w:p>
    <w:p w14:paraId="06CF4A5C" w14:textId="77777777" w:rsidR="007B74AD" w:rsidRDefault="007B74AD" w:rsidP="00247809"/>
    <w:p w14:paraId="5964608B" w14:textId="6000C46D" w:rsidR="007B74AD" w:rsidRDefault="007B74AD" w:rsidP="00247809">
      <w:r>
        <w:t>The file</w:t>
      </w:r>
      <w:r w:rsidR="00643D63">
        <w:t xml:space="preserve"> </w:t>
      </w:r>
      <w:r>
        <w:t xml:space="preserve">you have added will now appear at the bottom of the </w:t>
      </w:r>
      <w:r w:rsidRPr="005173DF">
        <w:rPr>
          <w:b/>
          <w:color w:val="7F7F7F" w:themeColor="text1" w:themeTint="80"/>
        </w:rPr>
        <w:t>Reports</w:t>
      </w:r>
      <w:r w:rsidRPr="005173DF">
        <w:rPr>
          <w:color w:val="7F7F7F" w:themeColor="text1" w:themeTint="80"/>
        </w:rPr>
        <w:t xml:space="preserve"> </w:t>
      </w:r>
      <w:r>
        <w:t xml:space="preserve">list within the </w:t>
      </w:r>
      <w:r w:rsidRPr="005173DF">
        <w:rPr>
          <w:b/>
          <w:color w:val="7F7F7F" w:themeColor="text1" w:themeTint="80"/>
        </w:rPr>
        <w:t>Solution Explorer</w:t>
      </w:r>
      <w:r w:rsidR="00247809">
        <w:t xml:space="preserve"> of your current </w:t>
      </w:r>
      <w:r>
        <w:t xml:space="preserve">solution: </w:t>
      </w:r>
    </w:p>
    <w:p w14:paraId="7AD8AC61" w14:textId="77777777" w:rsidR="007B74AD" w:rsidRDefault="007B74AD" w:rsidP="00247809"/>
    <w:p w14:paraId="6559F70D" w14:textId="3DBE6656" w:rsidR="007B74AD" w:rsidRDefault="007B74AD" w:rsidP="007B74AD">
      <w:pPr>
        <w:pStyle w:val="NoSpacing"/>
        <w:jc w:val="center"/>
      </w:pPr>
      <w:r w:rsidRPr="00DC686D">
        <w:rPr>
          <w:noProof/>
          <w:lang w:eastAsia="en-GB"/>
        </w:rPr>
        <w:lastRenderedPageBreak/>
        <w:drawing>
          <wp:inline distT="0" distB="0" distL="0" distR="0" wp14:anchorId="76919B8A" wp14:editId="4B08F026">
            <wp:extent cx="2514600" cy="1794735"/>
            <wp:effectExtent l="19050" t="19050" r="19050" b="1524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55143" cy="1823672"/>
                    </a:xfrm>
                    <a:prstGeom prst="rect">
                      <a:avLst/>
                    </a:prstGeom>
                    <a:ln>
                      <a:solidFill>
                        <a:schemeClr val="accent1"/>
                      </a:solidFill>
                    </a:ln>
                  </pic:spPr>
                </pic:pic>
              </a:graphicData>
            </a:graphic>
          </wp:inline>
        </w:drawing>
      </w:r>
    </w:p>
    <w:p w14:paraId="4C68C8FC" w14:textId="77777777" w:rsidR="00C62740" w:rsidRDefault="00C62740" w:rsidP="007B74AD">
      <w:pPr>
        <w:pStyle w:val="NoSpacing"/>
        <w:jc w:val="center"/>
      </w:pPr>
    </w:p>
    <w:p w14:paraId="4767AAA1" w14:textId="4771B97D" w:rsidR="00861D8B" w:rsidRDefault="00F91510" w:rsidP="00376059">
      <w:r w:rsidRPr="00F91510">
        <w:t xml:space="preserve">You can move multiple .RDL files to your current solution simultaneously – simply select all the files you wish to move before you click </w:t>
      </w:r>
      <w:r w:rsidRPr="00247809">
        <w:rPr>
          <w:b/>
          <w:color w:val="7F7F7F" w:themeColor="text1" w:themeTint="80"/>
        </w:rPr>
        <w:t>Add</w:t>
      </w:r>
      <w:r>
        <w:t xml:space="preserve">. All files you have added will appear at the bottom of the </w:t>
      </w:r>
      <w:r w:rsidRPr="005173DF">
        <w:rPr>
          <w:b/>
          <w:color w:val="7F7F7F" w:themeColor="text1" w:themeTint="80"/>
        </w:rPr>
        <w:t>Reports</w:t>
      </w:r>
      <w:r w:rsidRPr="005173DF">
        <w:rPr>
          <w:color w:val="7F7F7F" w:themeColor="text1" w:themeTint="80"/>
        </w:rPr>
        <w:t xml:space="preserve"> </w:t>
      </w:r>
      <w:r>
        <w:t xml:space="preserve">list within the </w:t>
      </w:r>
      <w:r w:rsidRPr="005173DF">
        <w:rPr>
          <w:b/>
          <w:color w:val="7F7F7F" w:themeColor="text1" w:themeTint="80"/>
        </w:rPr>
        <w:t>Solution Explorer</w:t>
      </w:r>
      <w:r>
        <w:t xml:space="preserve"> of your current solution</w:t>
      </w:r>
      <w:r w:rsidR="00643D63">
        <w:t>.</w:t>
      </w:r>
    </w:p>
    <w:p w14:paraId="70E5C634" w14:textId="0ABBABCB" w:rsidR="00C34D5B" w:rsidRDefault="00C34D5B" w:rsidP="00376059"/>
    <w:p w14:paraId="3D865B41" w14:textId="77777777" w:rsidR="00F91510" w:rsidRDefault="00F91510" w:rsidP="00376059">
      <w:pPr>
        <w:rPr>
          <w:lang w:eastAsia="en-GB"/>
        </w:rPr>
      </w:pPr>
    </w:p>
    <w:p w14:paraId="47223363" w14:textId="77777777" w:rsidR="00F91510" w:rsidRDefault="00F91510" w:rsidP="00F42E71">
      <w:pPr>
        <w:rPr>
          <w:lang w:eastAsia="en-GB"/>
        </w:rPr>
      </w:pPr>
    </w:p>
    <w:p w14:paraId="761FDDDE" w14:textId="77777777" w:rsidR="00F42E71" w:rsidRDefault="00F42E71" w:rsidP="00F42E71">
      <w:pPr>
        <w:pStyle w:val="Heading2"/>
        <w:rPr>
          <w:lang w:eastAsia="en-GB"/>
        </w:rPr>
      </w:pPr>
      <w:bookmarkStart w:id="94" w:name="_Deploying_.RDL_files"/>
      <w:bookmarkStart w:id="95" w:name="_Toc99549609"/>
      <w:bookmarkEnd w:id="94"/>
      <w:r>
        <w:rPr>
          <w:lang w:eastAsia="en-GB"/>
        </w:rPr>
        <w:t>Deploying .RDL files from Visual Studio</w:t>
      </w:r>
      <w:bookmarkEnd w:id="95"/>
    </w:p>
    <w:p w14:paraId="4555B9D5" w14:textId="6A3DFA49" w:rsidR="0089103D" w:rsidRDefault="00F91510" w:rsidP="00F42E71">
      <w:pPr>
        <w:rPr>
          <w:lang w:eastAsia="en-GB"/>
        </w:rPr>
      </w:pPr>
      <w:r>
        <w:rPr>
          <w:lang w:eastAsia="en-GB"/>
        </w:rPr>
        <w:t xml:space="preserve">Once you have prepared your new/amended .RDL files and ensured that they are present in </w:t>
      </w:r>
      <w:r w:rsidR="00F44911">
        <w:rPr>
          <w:lang w:eastAsia="en-GB"/>
        </w:rPr>
        <w:t xml:space="preserve">the appropriate Visual Studio solution, </w:t>
      </w:r>
      <w:r>
        <w:rPr>
          <w:lang w:eastAsia="en-GB"/>
        </w:rPr>
        <w:t xml:space="preserve">you are ready to deploy </w:t>
      </w:r>
      <w:proofErr w:type="gramStart"/>
      <w:r>
        <w:rPr>
          <w:lang w:eastAsia="en-GB"/>
        </w:rPr>
        <w:t>the .RDLs</w:t>
      </w:r>
      <w:proofErr w:type="gramEnd"/>
      <w:r>
        <w:rPr>
          <w:lang w:eastAsia="en-GB"/>
        </w:rPr>
        <w:t xml:space="preserve"> to</w:t>
      </w:r>
      <w:r w:rsidR="00643D63">
        <w:rPr>
          <w:lang w:eastAsia="en-GB"/>
        </w:rPr>
        <w:t xml:space="preserve"> the HR Reporting environments. </w:t>
      </w:r>
    </w:p>
    <w:p w14:paraId="08008AE5" w14:textId="232A1760" w:rsidR="0089103D" w:rsidRDefault="0089103D" w:rsidP="00F42E71">
      <w:pPr>
        <w:rPr>
          <w:lang w:eastAsia="en-GB"/>
        </w:rPr>
      </w:pPr>
    </w:p>
    <w:tbl>
      <w:tblPr>
        <w:tblW w:w="8949"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245"/>
      </w:tblGrid>
      <w:tr w:rsidR="0089103D" w:rsidRPr="00446439" w14:paraId="0E368540" w14:textId="77777777" w:rsidTr="00F44911">
        <w:trPr>
          <w:trHeight w:hRule="exact" w:val="3320"/>
        </w:trPr>
        <w:tc>
          <w:tcPr>
            <w:tcW w:w="703" w:type="dxa"/>
            <w:tcBorders>
              <w:top w:val="single" w:sz="4" w:space="0" w:color="BFBFBF"/>
              <w:bottom w:val="single" w:sz="4" w:space="0" w:color="BFBFBF"/>
              <w:right w:val="nil"/>
            </w:tcBorders>
            <w:shd w:val="clear" w:color="auto" w:fill="FFFFCC"/>
            <w:vAlign w:val="center"/>
          </w:tcPr>
          <w:p w14:paraId="1732AD2E" w14:textId="77777777" w:rsidR="0089103D" w:rsidRPr="00446439" w:rsidRDefault="0089103D" w:rsidP="00EB5FE7">
            <w:pPr>
              <w:rPr>
                <w:color w:val="404040" w:themeColor="text1" w:themeTint="BF"/>
              </w:rPr>
            </w:pPr>
            <w:r w:rsidRPr="00446439">
              <w:rPr>
                <w:noProof/>
                <w:color w:val="404040" w:themeColor="text1" w:themeTint="BF"/>
                <w:lang w:eastAsia="en-GB"/>
              </w:rPr>
              <w:drawing>
                <wp:inline distT="0" distB="0" distL="0" distR="0" wp14:anchorId="5CA29A60" wp14:editId="65094291">
                  <wp:extent cx="310154" cy="288000"/>
                  <wp:effectExtent l="0" t="0" r="0" b="0"/>
                  <wp:docPr id="170"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246" w:type="dxa"/>
            <w:tcBorders>
              <w:top w:val="single" w:sz="4" w:space="0" w:color="BFBFBF"/>
              <w:left w:val="nil"/>
              <w:bottom w:val="single" w:sz="4" w:space="0" w:color="BFBFBF"/>
            </w:tcBorders>
            <w:shd w:val="clear" w:color="auto" w:fill="FFFFCC"/>
            <w:vAlign w:val="center"/>
          </w:tcPr>
          <w:p w14:paraId="33FAB016" w14:textId="1CD166CB" w:rsidR="0089103D" w:rsidRDefault="0089103D" w:rsidP="0089103D">
            <w:pPr>
              <w:rPr>
                <w:lang w:eastAsia="en-GB"/>
              </w:rPr>
            </w:pPr>
            <w:r>
              <w:rPr>
                <w:lang w:eastAsia="en-GB"/>
              </w:rPr>
              <w:t>The .RDL files should only ever be deployed in the following order:</w:t>
            </w:r>
          </w:p>
          <w:p w14:paraId="4DD78B1D" w14:textId="77777777" w:rsidR="0089103D" w:rsidRDefault="0089103D" w:rsidP="0089103D">
            <w:pPr>
              <w:rPr>
                <w:lang w:eastAsia="en-GB"/>
              </w:rPr>
            </w:pPr>
          </w:p>
          <w:p w14:paraId="75CA67AE" w14:textId="3E90C175" w:rsidR="00F44911" w:rsidRDefault="00F44911" w:rsidP="0089103D">
            <w:pPr>
              <w:pStyle w:val="ListParagraph"/>
              <w:numPr>
                <w:ilvl w:val="0"/>
                <w:numId w:val="36"/>
              </w:numPr>
              <w:rPr>
                <w:lang w:eastAsia="en-GB"/>
              </w:rPr>
            </w:pPr>
            <w:r>
              <w:rPr>
                <w:lang w:eastAsia="en-GB"/>
              </w:rPr>
              <w:t>(</w:t>
            </w:r>
            <w:r w:rsidRPr="00F44911">
              <w:rPr>
                <w:b/>
                <w:i/>
                <w:lang w:eastAsia="en-GB"/>
              </w:rPr>
              <w:t>Optional</w:t>
            </w:r>
            <w:r>
              <w:rPr>
                <w:lang w:eastAsia="en-GB"/>
              </w:rPr>
              <w:t xml:space="preserve">) Deploy into the DEV or TEST environments. This is only required if you are testing a newly-developed report or if you need to test a report against a specific non-production Reporting environment (TEST can be configured to “point at” UOXZ, UOXC and UOXU, as required).  </w:t>
            </w:r>
          </w:p>
          <w:p w14:paraId="501F6292" w14:textId="2A047783" w:rsidR="0089103D" w:rsidRDefault="0089103D" w:rsidP="0089103D">
            <w:pPr>
              <w:pStyle w:val="ListParagraph"/>
              <w:numPr>
                <w:ilvl w:val="0"/>
                <w:numId w:val="36"/>
              </w:numPr>
              <w:rPr>
                <w:lang w:eastAsia="en-GB"/>
              </w:rPr>
            </w:pPr>
            <w:r>
              <w:rPr>
                <w:lang w:eastAsia="en-GB"/>
              </w:rPr>
              <w:t xml:space="preserve">Deploy into HR Reporting QA environment. This is where </w:t>
            </w:r>
            <w:r w:rsidR="00F44911">
              <w:rPr>
                <w:lang w:eastAsia="en-GB"/>
              </w:rPr>
              <w:t>end-</w:t>
            </w:r>
            <w:r>
              <w:rPr>
                <w:lang w:eastAsia="en-GB"/>
              </w:rPr>
              <w:t xml:space="preserve">users can perform UAT and confirm if they are happy for </w:t>
            </w:r>
            <w:r w:rsidR="00F44911">
              <w:rPr>
                <w:lang w:eastAsia="en-GB"/>
              </w:rPr>
              <w:t xml:space="preserve">your </w:t>
            </w:r>
            <w:r>
              <w:rPr>
                <w:lang w:eastAsia="en-GB"/>
              </w:rPr>
              <w:t xml:space="preserve">new/amended report </w:t>
            </w:r>
            <w:r w:rsidR="00C34D5B">
              <w:rPr>
                <w:lang w:eastAsia="en-GB"/>
              </w:rPr>
              <w:t xml:space="preserve">suite </w:t>
            </w:r>
            <w:r>
              <w:rPr>
                <w:lang w:eastAsia="en-GB"/>
              </w:rPr>
              <w:t xml:space="preserve">to be published. </w:t>
            </w:r>
          </w:p>
          <w:p w14:paraId="0E2A777C" w14:textId="51314797" w:rsidR="0089103D" w:rsidRPr="002B3BEE" w:rsidRDefault="0089103D" w:rsidP="0089103D">
            <w:pPr>
              <w:pStyle w:val="ListParagraph"/>
              <w:numPr>
                <w:ilvl w:val="0"/>
                <w:numId w:val="36"/>
              </w:numPr>
              <w:rPr>
                <w:lang w:eastAsia="en-GB"/>
              </w:rPr>
            </w:pPr>
            <w:r>
              <w:rPr>
                <w:lang w:eastAsia="en-GB"/>
              </w:rPr>
              <w:t xml:space="preserve">Deploy into HR Reporting LIVE environment. Only do this </w:t>
            </w:r>
            <w:r w:rsidRPr="0089103D">
              <w:rPr>
                <w:b/>
                <w:color w:val="FF0000"/>
                <w:lang w:eastAsia="en-GB"/>
              </w:rPr>
              <w:t>after receiving formal change approval</w:t>
            </w:r>
            <w:r w:rsidRPr="0089103D">
              <w:rPr>
                <w:color w:val="FF0000"/>
                <w:lang w:eastAsia="en-GB"/>
              </w:rPr>
              <w:t xml:space="preserve"> </w:t>
            </w:r>
            <w:r>
              <w:rPr>
                <w:lang w:eastAsia="en-GB"/>
              </w:rPr>
              <w:t xml:space="preserve">in OSM.  </w:t>
            </w:r>
          </w:p>
        </w:tc>
      </w:tr>
    </w:tbl>
    <w:p w14:paraId="20CF7EFD" w14:textId="77777777" w:rsidR="0089103D" w:rsidRDefault="0089103D" w:rsidP="00F42E71">
      <w:pPr>
        <w:rPr>
          <w:lang w:eastAsia="en-GB"/>
        </w:rPr>
      </w:pPr>
    </w:p>
    <w:p w14:paraId="4D72D263" w14:textId="6A17733F" w:rsidR="00F91510" w:rsidRDefault="00643D63" w:rsidP="00F42E71">
      <w:pPr>
        <w:rPr>
          <w:lang w:eastAsia="en-GB"/>
        </w:rPr>
      </w:pPr>
      <w:r>
        <w:rPr>
          <w:lang w:eastAsia="en-GB"/>
        </w:rPr>
        <w:t xml:space="preserve">The deployment process is the same across all HR Reporting solutions and environments, and the steps are outlined below. </w:t>
      </w:r>
    </w:p>
    <w:p w14:paraId="754A6953" w14:textId="77777777" w:rsidR="00643D63" w:rsidRDefault="00643D63" w:rsidP="00F42E71">
      <w:pPr>
        <w:rPr>
          <w:lang w:eastAsia="en-GB"/>
        </w:rPr>
      </w:pPr>
    </w:p>
    <w:p w14:paraId="0DFF5AAA" w14:textId="62A24D96" w:rsidR="0089103D" w:rsidRDefault="00643D63" w:rsidP="0089103D">
      <w:pPr>
        <w:pStyle w:val="NoSpacing"/>
        <w:rPr>
          <w:noProof/>
          <w:sz w:val="20"/>
          <w:lang w:eastAsia="en-GB"/>
        </w:rPr>
      </w:pPr>
      <w:r w:rsidRPr="00643D63">
        <w:rPr>
          <w:sz w:val="20"/>
        </w:rPr>
        <w:t>To deploy a</w:t>
      </w:r>
      <w:r>
        <w:rPr>
          <w:sz w:val="20"/>
        </w:rPr>
        <w:t>n .RDL</w:t>
      </w:r>
      <w:r w:rsidRPr="00643D63">
        <w:rPr>
          <w:sz w:val="20"/>
        </w:rPr>
        <w:t xml:space="preserve"> file, select it in the </w:t>
      </w:r>
      <w:r w:rsidRPr="00643D63">
        <w:rPr>
          <w:b/>
          <w:color w:val="7F7F7F" w:themeColor="text1" w:themeTint="80"/>
          <w:sz w:val="20"/>
        </w:rPr>
        <w:t>Solution Explorer</w:t>
      </w:r>
      <w:r w:rsidRPr="00643D63">
        <w:rPr>
          <w:color w:val="7F7F7F" w:themeColor="text1" w:themeTint="80"/>
          <w:sz w:val="20"/>
        </w:rPr>
        <w:t xml:space="preserve"> </w:t>
      </w:r>
      <w:r w:rsidRPr="00643D63">
        <w:rPr>
          <w:sz w:val="20"/>
        </w:rPr>
        <w:t>pane and right-click. Select “Deploy”</w:t>
      </w:r>
      <w:r w:rsidRPr="00643D63">
        <w:rPr>
          <w:color w:val="7F7F7F" w:themeColor="text1" w:themeTint="80"/>
          <w:sz w:val="20"/>
        </w:rPr>
        <w:t xml:space="preserve"> </w:t>
      </w:r>
      <w:r w:rsidR="0089103D">
        <w:rPr>
          <w:sz w:val="20"/>
        </w:rPr>
        <w:t>from the right-click menu:</w:t>
      </w:r>
    </w:p>
    <w:p w14:paraId="495DB346" w14:textId="77777777" w:rsidR="0089103D" w:rsidRDefault="0089103D" w:rsidP="00643D63">
      <w:pPr>
        <w:pStyle w:val="NoSpacing"/>
        <w:jc w:val="center"/>
        <w:rPr>
          <w:noProof/>
          <w:sz w:val="20"/>
          <w:lang w:eastAsia="en-GB"/>
        </w:rPr>
      </w:pPr>
    </w:p>
    <w:p w14:paraId="152D93E3" w14:textId="39889F8D" w:rsidR="00643D63" w:rsidRPr="00643D63" w:rsidRDefault="00643D63" w:rsidP="00643D63">
      <w:pPr>
        <w:pStyle w:val="NoSpacing"/>
        <w:jc w:val="center"/>
        <w:rPr>
          <w:sz w:val="20"/>
        </w:rPr>
      </w:pPr>
      <w:r w:rsidRPr="00643D63">
        <w:rPr>
          <w:noProof/>
          <w:sz w:val="20"/>
          <w:lang w:eastAsia="en-GB"/>
        </w:rPr>
        <w:drawing>
          <wp:inline distT="0" distB="0" distL="0" distR="0" wp14:anchorId="4718A635" wp14:editId="4ED7F454">
            <wp:extent cx="2326686" cy="787791"/>
            <wp:effectExtent l="19050" t="19050" r="16510" b="1270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436" t="73196" r="5276" b="1536"/>
                    <a:stretch/>
                  </pic:blipFill>
                  <pic:spPr bwMode="auto">
                    <a:xfrm>
                      <a:off x="0" y="0"/>
                      <a:ext cx="2348824" cy="795287"/>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08F21B7" w14:textId="77777777" w:rsidR="00643D63" w:rsidRPr="00643D63" w:rsidRDefault="00643D63" w:rsidP="00643D63">
      <w:pPr>
        <w:pStyle w:val="NoSpacing"/>
        <w:rPr>
          <w:sz w:val="20"/>
        </w:rPr>
      </w:pPr>
    </w:p>
    <w:p w14:paraId="5E0D3070" w14:textId="109B0695" w:rsidR="00643D63" w:rsidRPr="00643D63" w:rsidRDefault="00643D63" w:rsidP="00643D63">
      <w:pPr>
        <w:pStyle w:val="NoSpacing"/>
        <w:rPr>
          <w:sz w:val="20"/>
        </w:rPr>
      </w:pPr>
      <w:r w:rsidRPr="00643D63">
        <w:rPr>
          <w:sz w:val="20"/>
        </w:rPr>
        <w:t xml:space="preserve">The progress </w:t>
      </w:r>
      <w:r>
        <w:rPr>
          <w:sz w:val="20"/>
        </w:rPr>
        <w:t xml:space="preserve">of the deployment </w:t>
      </w:r>
      <w:r w:rsidRPr="00643D63">
        <w:rPr>
          <w:sz w:val="20"/>
        </w:rPr>
        <w:t xml:space="preserve">will display in the </w:t>
      </w:r>
      <w:r w:rsidRPr="00643D63">
        <w:rPr>
          <w:b/>
          <w:color w:val="7F7F7F" w:themeColor="text1" w:themeTint="80"/>
          <w:sz w:val="20"/>
        </w:rPr>
        <w:t>Output</w:t>
      </w:r>
      <w:r w:rsidRPr="00643D63">
        <w:rPr>
          <w:color w:val="7F7F7F" w:themeColor="text1" w:themeTint="80"/>
          <w:sz w:val="20"/>
        </w:rPr>
        <w:t xml:space="preserve"> </w:t>
      </w:r>
      <w:r w:rsidRPr="00643D63">
        <w:rPr>
          <w:sz w:val="20"/>
        </w:rPr>
        <w:t>pane at the bottom of your screen. Look at the final message to see whether your deployment has succeeded or failed:</w:t>
      </w:r>
    </w:p>
    <w:p w14:paraId="3B08130D" w14:textId="77777777" w:rsidR="00643D63" w:rsidRPr="00643D63" w:rsidRDefault="00643D63" w:rsidP="00643D63">
      <w:pPr>
        <w:pStyle w:val="NoSpacing"/>
        <w:rPr>
          <w:sz w:val="20"/>
        </w:rPr>
      </w:pPr>
    </w:p>
    <w:p w14:paraId="3FCFB5CF" w14:textId="77777777" w:rsidR="00643D63" w:rsidRPr="00643D63" w:rsidRDefault="00643D63" w:rsidP="00643D63">
      <w:pPr>
        <w:pStyle w:val="NoSpacing"/>
        <w:jc w:val="center"/>
        <w:rPr>
          <w:sz w:val="20"/>
        </w:rPr>
      </w:pPr>
      <w:r w:rsidRPr="00643D63">
        <w:rPr>
          <w:noProof/>
          <w:sz w:val="20"/>
          <w:lang w:eastAsia="en-GB"/>
        </w:rPr>
        <w:lastRenderedPageBreak/>
        <w:drawing>
          <wp:inline distT="0" distB="0" distL="0" distR="0" wp14:anchorId="6788B54D" wp14:editId="5D558033">
            <wp:extent cx="4832139" cy="1582517"/>
            <wp:effectExtent l="19050" t="19050" r="26035" b="1778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67585" cy="1594126"/>
                    </a:xfrm>
                    <a:prstGeom prst="rect">
                      <a:avLst/>
                    </a:prstGeom>
                    <a:ln>
                      <a:solidFill>
                        <a:schemeClr val="accent1"/>
                      </a:solidFill>
                    </a:ln>
                  </pic:spPr>
                </pic:pic>
              </a:graphicData>
            </a:graphic>
          </wp:inline>
        </w:drawing>
      </w:r>
    </w:p>
    <w:p w14:paraId="1E7EA91B" w14:textId="77777777" w:rsidR="00643D63" w:rsidRPr="00643D63" w:rsidRDefault="00643D63" w:rsidP="00643D63">
      <w:pPr>
        <w:pStyle w:val="NoSpacing"/>
        <w:rPr>
          <w:sz w:val="20"/>
        </w:rPr>
      </w:pPr>
    </w:p>
    <w:p w14:paraId="14D7157D" w14:textId="45EFE2DF" w:rsidR="00643D63" w:rsidRDefault="00643D63" w:rsidP="008A3A01">
      <w:r>
        <w:t xml:space="preserve">You can deploy multiple .RDL files simultaneously </w:t>
      </w:r>
      <w:r w:rsidRPr="00F91510">
        <w:t xml:space="preserve">– simply select all the files you wish to </w:t>
      </w:r>
      <w:r>
        <w:t xml:space="preserve">deploy before you select “Deploy” from the right-click menu. Each file will be deployed individually by Visual Studio, and the results of your deployment will be displayed </w:t>
      </w:r>
      <w:r w:rsidRPr="00643D63">
        <w:t xml:space="preserve">in the </w:t>
      </w:r>
      <w:r w:rsidRPr="00643D63">
        <w:rPr>
          <w:b/>
          <w:color w:val="7F7F7F" w:themeColor="text1" w:themeTint="80"/>
        </w:rPr>
        <w:t>Output</w:t>
      </w:r>
      <w:r w:rsidRPr="00643D63">
        <w:rPr>
          <w:color w:val="7F7F7F" w:themeColor="text1" w:themeTint="80"/>
        </w:rPr>
        <w:t xml:space="preserve"> </w:t>
      </w:r>
      <w:r w:rsidRPr="00643D63">
        <w:t>pane at the bottom of your screen</w:t>
      </w:r>
      <w:r w:rsidR="0089103D">
        <w:t xml:space="preserve">: </w:t>
      </w:r>
    </w:p>
    <w:p w14:paraId="74DACE17" w14:textId="77777777" w:rsidR="00643D63" w:rsidRDefault="00643D63" w:rsidP="00643D63"/>
    <w:p w14:paraId="40079540" w14:textId="30FE7BDD" w:rsidR="00643D63" w:rsidRDefault="00643D63" w:rsidP="008A3A01">
      <w:pPr>
        <w:jc w:val="center"/>
      </w:pPr>
      <w:r w:rsidRPr="00643D63">
        <w:rPr>
          <w:noProof/>
          <w:lang w:eastAsia="en-GB"/>
        </w:rPr>
        <w:drawing>
          <wp:inline distT="0" distB="0" distL="0" distR="0" wp14:anchorId="0A202396" wp14:editId="032EB967">
            <wp:extent cx="4024934" cy="1399589"/>
            <wp:effectExtent l="19050" t="19050" r="13970" b="1016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434" t="2059" r="525"/>
                    <a:stretch/>
                  </pic:blipFill>
                  <pic:spPr bwMode="auto">
                    <a:xfrm>
                      <a:off x="0" y="0"/>
                      <a:ext cx="4143875" cy="144094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DE2A6AD" w14:textId="0BE109BC" w:rsidR="00C34D5B" w:rsidRDefault="00C34D5B" w:rsidP="008A3A01">
      <w:pPr>
        <w:jc w:val="center"/>
      </w:pPr>
    </w:p>
    <w:p w14:paraId="508EFFAE" w14:textId="4D4C2747" w:rsidR="00C34D5B" w:rsidRPr="00C34D5B" w:rsidRDefault="00C34D5B" w:rsidP="00C34D5B">
      <w:pPr>
        <w:pStyle w:val="NoSpacing"/>
        <w:rPr>
          <w:sz w:val="20"/>
        </w:rPr>
      </w:pPr>
      <w:r w:rsidRPr="00643D63">
        <w:rPr>
          <w:sz w:val="20"/>
        </w:rPr>
        <w:t>If your deployment has succee</w:t>
      </w:r>
      <w:r>
        <w:rPr>
          <w:sz w:val="20"/>
        </w:rPr>
        <w:t>ded, the file will be available i</w:t>
      </w:r>
      <w:r w:rsidRPr="00643D63">
        <w:rPr>
          <w:sz w:val="20"/>
        </w:rPr>
        <w:t>n th</w:t>
      </w:r>
      <w:r>
        <w:rPr>
          <w:sz w:val="20"/>
        </w:rPr>
        <w:t xml:space="preserve">e HR Reporting environment’s </w:t>
      </w:r>
      <w:r w:rsidRPr="005C37FE">
        <w:rPr>
          <w:color w:val="4472C4" w:themeColor="accent5"/>
          <w:sz w:val="20"/>
        </w:rPr>
        <w:t xml:space="preserve">Home </w:t>
      </w:r>
      <w:r w:rsidRPr="005C37FE">
        <w:rPr>
          <w:color w:val="4472C4" w:themeColor="accent5"/>
          <w:sz w:val="20"/>
        </w:rPr>
        <w:sym w:font="Wingdings" w:char="F0E0"/>
      </w:r>
      <w:r w:rsidRPr="005C37FE">
        <w:rPr>
          <w:color w:val="4472C4" w:themeColor="accent5"/>
          <w:sz w:val="20"/>
        </w:rPr>
        <w:t xml:space="preserve"> _Deployment </w:t>
      </w:r>
      <w:r>
        <w:rPr>
          <w:sz w:val="20"/>
        </w:rPr>
        <w:t>folder.</w:t>
      </w:r>
    </w:p>
    <w:p w14:paraId="2A5A80F4" w14:textId="5F1FED39" w:rsidR="00643D63" w:rsidRDefault="00643D63" w:rsidP="00643D63">
      <w:pPr>
        <w:pStyle w:val="NoSpacing"/>
        <w:rPr>
          <w:sz w:val="20"/>
        </w:rPr>
      </w:pPr>
    </w:p>
    <w:tbl>
      <w:tblPr>
        <w:tblW w:w="9001"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Layout w:type="fixed"/>
        <w:tblCellMar>
          <w:top w:w="57" w:type="dxa"/>
          <w:bottom w:w="57" w:type="dxa"/>
        </w:tblCellMar>
        <w:tblLook w:val="0000" w:firstRow="0" w:lastRow="0" w:firstColumn="0" w:lastColumn="0" w:noHBand="0" w:noVBand="0"/>
      </w:tblPr>
      <w:tblGrid>
        <w:gridCol w:w="572"/>
        <w:gridCol w:w="8429"/>
      </w:tblGrid>
      <w:tr w:rsidR="0089103D" w:rsidRPr="00446439" w14:paraId="16F51DFA" w14:textId="77777777" w:rsidTr="0089103D">
        <w:trPr>
          <w:trHeight w:hRule="exact" w:val="5503"/>
        </w:trPr>
        <w:tc>
          <w:tcPr>
            <w:tcW w:w="572" w:type="dxa"/>
            <w:tcBorders>
              <w:top w:val="single" w:sz="4" w:space="0" w:color="BFBFBF"/>
              <w:bottom w:val="single" w:sz="4" w:space="0" w:color="BFBFBF"/>
              <w:right w:val="nil"/>
            </w:tcBorders>
            <w:shd w:val="clear" w:color="auto" w:fill="CCECFF"/>
            <w:vAlign w:val="center"/>
          </w:tcPr>
          <w:p w14:paraId="19F2D15C" w14:textId="77777777" w:rsidR="0089103D" w:rsidRPr="00446439" w:rsidRDefault="0089103D" w:rsidP="00EB5FE7">
            <w:pPr>
              <w:rPr>
                <w:color w:val="404040" w:themeColor="text1" w:themeTint="BF"/>
              </w:rPr>
            </w:pPr>
            <w:r>
              <w:rPr>
                <w:noProof/>
                <w:lang w:eastAsia="en-GB"/>
              </w:rPr>
              <w:drawing>
                <wp:inline distT="0" distB="0" distL="0" distR="0" wp14:anchorId="548BBB8A" wp14:editId="0FA66E0F">
                  <wp:extent cx="259007" cy="256540"/>
                  <wp:effectExtent l="0" t="0" r="8255"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question_mark_PNG36[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534" cy="261024"/>
                          </a:xfrm>
                          <a:prstGeom prst="rect">
                            <a:avLst/>
                          </a:prstGeom>
                        </pic:spPr>
                      </pic:pic>
                    </a:graphicData>
                  </a:graphic>
                </wp:inline>
              </w:drawing>
            </w:r>
          </w:p>
        </w:tc>
        <w:tc>
          <w:tcPr>
            <w:tcW w:w="8429" w:type="dxa"/>
            <w:tcBorders>
              <w:top w:val="single" w:sz="4" w:space="0" w:color="BFBFBF"/>
              <w:left w:val="nil"/>
              <w:bottom w:val="single" w:sz="4" w:space="0" w:color="BFBFBF"/>
            </w:tcBorders>
            <w:shd w:val="clear" w:color="auto" w:fill="auto"/>
          </w:tcPr>
          <w:p w14:paraId="13566B53" w14:textId="77777777" w:rsidR="0089103D" w:rsidRPr="005B05CE" w:rsidRDefault="0089103D" w:rsidP="00EB5FE7">
            <w:pPr>
              <w:pStyle w:val="NoSpacing"/>
              <w:spacing w:after="80"/>
              <w:rPr>
                <w:b/>
                <w:sz w:val="18"/>
              </w:rPr>
            </w:pPr>
            <w:r w:rsidRPr="005B05CE">
              <w:rPr>
                <w:b/>
                <w:sz w:val="18"/>
              </w:rPr>
              <w:t xml:space="preserve">What if </w:t>
            </w:r>
            <w:r>
              <w:rPr>
                <w:b/>
                <w:sz w:val="18"/>
              </w:rPr>
              <w:t xml:space="preserve">your deployment fails? </w:t>
            </w:r>
          </w:p>
          <w:p w14:paraId="75600BC4" w14:textId="77777777" w:rsidR="0089103D" w:rsidRDefault="0089103D" w:rsidP="00EB5FE7">
            <w:pPr>
              <w:rPr>
                <w:rFonts w:cs="Courier New"/>
                <w:sz w:val="18"/>
                <w:lang w:eastAsia="en-GB"/>
              </w:rPr>
            </w:pPr>
            <w:r>
              <w:rPr>
                <w:rFonts w:cs="Courier New"/>
                <w:sz w:val="18"/>
                <w:lang w:eastAsia="en-GB"/>
              </w:rPr>
              <w:t>Sometimes, Visual Studio will be unable to deploy your .RDL file. This can be because…</w:t>
            </w:r>
            <w:r>
              <w:rPr>
                <w:rFonts w:cs="Courier New"/>
                <w:sz w:val="18"/>
                <w:lang w:eastAsia="en-GB"/>
              </w:rPr>
              <w:br/>
            </w:r>
          </w:p>
          <w:p w14:paraId="00B05C63" w14:textId="77777777" w:rsidR="0089103D" w:rsidRDefault="0089103D" w:rsidP="00EB5FE7">
            <w:pPr>
              <w:pStyle w:val="ListParagraph"/>
              <w:numPr>
                <w:ilvl w:val="0"/>
                <w:numId w:val="35"/>
              </w:numPr>
              <w:rPr>
                <w:rFonts w:cs="Courier New"/>
                <w:sz w:val="18"/>
                <w:lang w:eastAsia="en-GB"/>
              </w:rPr>
            </w:pPr>
            <w:r>
              <w:rPr>
                <w:rFonts w:cs="Courier New"/>
                <w:sz w:val="18"/>
                <w:lang w:eastAsia="en-GB"/>
              </w:rPr>
              <w:t>There is something wrong with the format of the .RDL file itself.</w:t>
            </w:r>
          </w:p>
          <w:p w14:paraId="08D4F0F3" w14:textId="77777777" w:rsidR="0089103D" w:rsidRDefault="0089103D" w:rsidP="00EB5FE7">
            <w:pPr>
              <w:pStyle w:val="ListParagraph"/>
              <w:numPr>
                <w:ilvl w:val="0"/>
                <w:numId w:val="35"/>
              </w:numPr>
              <w:rPr>
                <w:rFonts w:cs="Courier New"/>
                <w:sz w:val="18"/>
                <w:lang w:eastAsia="en-GB"/>
              </w:rPr>
            </w:pPr>
            <w:r>
              <w:rPr>
                <w:rFonts w:cs="Courier New"/>
                <w:sz w:val="18"/>
                <w:lang w:eastAsia="en-GB"/>
              </w:rPr>
              <w:t xml:space="preserve">The .RDL file refers to a shared dataset which doesn’t exist in the HR Reporting environment you’re deploying to. </w:t>
            </w:r>
          </w:p>
          <w:p w14:paraId="6C2C497B" w14:textId="77777777" w:rsidR="0089103D" w:rsidRDefault="0089103D" w:rsidP="00EB5FE7">
            <w:pPr>
              <w:pStyle w:val="ListParagraph"/>
              <w:numPr>
                <w:ilvl w:val="0"/>
                <w:numId w:val="35"/>
              </w:numPr>
              <w:rPr>
                <w:rFonts w:cs="Courier New"/>
                <w:sz w:val="18"/>
                <w:lang w:eastAsia="en-GB"/>
              </w:rPr>
            </w:pPr>
            <w:r>
              <w:rPr>
                <w:rFonts w:cs="Courier New"/>
                <w:sz w:val="18"/>
                <w:lang w:eastAsia="en-GB"/>
              </w:rPr>
              <w:t xml:space="preserve">The HR Reporting environment is temporarily unavailable, so Visual Studio can’t contact it. </w:t>
            </w:r>
          </w:p>
          <w:p w14:paraId="7A0BE9A8" w14:textId="77777777" w:rsidR="0089103D" w:rsidRPr="008A3A01" w:rsidRDefault="0089103D" w:rsidP="00EB5FE7">
            <w:pPr>
              <w:rPr>
                <w:rFonts w:cs="Courier New"/>
                <w:sz w:val="18"/>
                <w:lang w:eastAsia="en-GB"/>
              </w:rPr>
            </w:pPr>
          </w:p>
          <w:p w14:paraId="360FBEE7" w14:textId="77777777" w:rsidR="0089103D" w:rsidRPr="008A3A01" w:rsidRDefault="0089103D" w:rsidP="00EB5FE7">
            <w:pPr>
              <w:pStyle w:val="NoSpacing"/>
              <w:rPr>
                <w:sz w:val="18"/>
              </w:rPr>
            </w:pPr>
            <w:r w:rsidRPr="008A3A01">
              <w:rPr>
                <w:sz w:val="18"/>
              </w:rPr>
              <w:t xml:space="preserve">If your deployment has failed, you will see an </w:t>
            </w:r>
            <w:r w:rsidRPr="008A3A01">
              <w:rPr>
                <w:b/>
                <w:color w:val="7F7F7F" w:themeColor="text1" w:themeTint="80"/>
                <w:sz w:val="18"/>
              </w:rPr>
              <w:t>Error List</w:t>
            </w:r>
            <w:r w:rsidRPr="008A3A01">
              <w:rPr>
                <w:color w:val="7F7F7F" w:themeColor="text1" w:themeTint="80"/>
                <w:sz w:val="18"/>
              </w:rPr>
              <w:t xml:space="preserve"> </w:t>
            </w:r>
            <w:r w:rsidRPr="008A3A01">
              <w:rPr>
                <w:sz w:val="18"/>
              </w:rPr>
              <w:t xml:space="preserve">pane with a description </w:t>
            </w:r>
            <w:r>
              <w:rPr>
                <w:sz w:val="18"/>
              </w:rPr>
              <w:t xml:space="preserve">of the reason for the failure; for example: </w:t>
            </w:r>
          </w:p>
          <w:p w14:paraId="151B7AEA" w14:textId="77777777" w:rsidR="0089103D" w:rsidRDefault="0089103D" w:rsidP="00EB5FE7">
            <w:pPr>
              <w:pStyle w:val="NoSpacing"/>
              <w:rPr>
                <w:sz w:val="20"/>
              </w:rPr>
            </w:pPr>
          </w:p>
          <w:p w14:paraId="5A471210" w14:textId="77777777" w:rsidR="0089103D" w:rsidRPr="00643D63" w:rsidRDefault="0089103D" w:rsidP="00EB5FE7">
            <w:pPr>
              <w:pStyle w:val="NoSpacing"/>
              <w:jc w:val="center"/>
              <w:rPr>
                <w:sz w:val="20"/>
              </w:rPr>
            </w:pPr>
            <w:r w:rsidRPr="008A3A01">
              <w:rPr>
                <w:noProof/>
                <w:sz w:val="20"/>
                <w:lang w:eastAsia="en-GB"/>
              </w:rPr>
              <w:drawing>
                <wp:inline distT="0" distB="0" distL="0" distR="0" wp14:anchorId="7ED8EF84" wp14:editId="63699263">
                  <wp:extent cx="2244286" cy="1160838"/>
                  <wp:effectExtent l="19050" t="19050" r="22860" b="2032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53343" cy="1165523"/>
                          </a:xfrm>
                          <a:prstGeom prst="rect">
                            <a:avLst/>
                          </a:prstGeom>
                          <a:ln>
                            <a:solidFill>
                              <a:schemeClr val="accent1"/>
                            </a:solidFill>
                          </a:ln>
                        </pic:spPr>
                      </pic:pic>
                    </a:graphicData>
                  </a:graphic>
                </wp:inline>
              </w:drawing>
            </w:r>
          </w:p>
          <w:p w14:paraId="738CCC59" w14:textId="77777777" w:rsidR="0089103D" w:rsidRPr="005B05CE" w:rsidRDefault="0089103D" w:rsidP="00EB5FE7"/>
          <w:p w14:paraId="7B8858AE" w14:textId="77777777" w:rsidR="0089103D" w:rsidRPr="008A3A01" w:rsidRDefault="0089103D" w:rsidP="00EB5FE7">
            <w:pPr>
              <w:pStyle w:val="NoSpacing"/>
              <w:rPr>
                <w:sz w:val="18"/>
              </w:rPr>
            </w:pPr>
            <w:r w:rsidRPr="008A3A01">
              <w:rPr>
                <w:sz w:val="18"/>
              </w:rPr>
              <w:t xml:space="preserve">Refer to the guidance for troubleshooting common errors to resolve the problem, and click “Deploy” when you are ready to retry deployment. </w:t>
            </w:r>
          </w:p>
          <w:p w14:paraId="38BF1036" w14:textId="77777777" w:rsidR="0089103D" w:rsidRPr="005B05CE" w:rsidRDefault="0089103D" w:rsidP="00EB5FE7"/>
          <w:p w14:paraId="14DDAAFB" w14:textId="77777777" w:rsidR="0089103D" w:rsidRPr="005B05CE" w:rsidRDefault="0089103D" w:rsidP="00EB5FE7"/>
        </w:tc>
      </w:tr>
    </w:tbl>
    <w:p w14:paraId="7C25A37E" w14:textId="23677BD4" w:rsidR="00643D63" w:rsidRDefault="00643D63" w:rsidP="00643D63">
      <w:pPr>
        <w:pStyle w:val="NoSpacing"/>
        <w:rPr>
          <w:sz w:val="20"/>
        </w:rPr>
      </w:pPr>
    </w:p>
    <w:p w14:paraId="5406367A" w14:textId="77777777" w:rsidR="00492090" w:rsidRDefault="00492090" w:rsidP="00643D63">
      <w:pPr>
        <w:pStyle w:val="NoSpacing"/>
        <w:rPr>
          <w:sz w:val="20"/>
        </w:rPr>
      </w:pPr>
    </w:p>
    <w:p w14:paraId="11983DA1" w14:textId="16FF2D5D" w:rsidR="00492090" w:rsidRPr="00643D63" w:rsidRDefault="00A25304" w:rsidP="00492090">
      <w:pPr>
        <w:pStyle w:val="Heading2"/>
      </w:pPr>
      <w:bookmarkStart w:id="96" w:name="_Filing_.RDL_files"/>
      <w:bookmarkStart w:id="97" w:name="_Toc99549610"/>
      <w:bookmarkEnd w:id="96"/>
      <w:r>
        <w:lastRenderedPageBreak/>
        <w:t>Using the</w:t>
      </w:r>
      <w:r w:rsidR="00492090">
        <w:t xml:space="preserve"> HR Reporting </w:t>
      </w:r>
      <w:r>
        <w:t>folder hierarchy</w:t>
      </w:r>
      <w:bookmarkEnd w:id="97"/>
    </w:p>
    <w:p w14:paraId="4AFE147B" w14:textId="635F2F18" w:rsidR="00643D63" w:rsidRPr="00643D63" w:rsidRDefault="0089103D" w:rsidP="0089103D">
      <w:pPr>
        <w:pStyle w:val="NoSpacing"/>
        <w:rPr>
          <w:sz w:val="20"/>
        </w:rPr>
      </w:pPr>
      <w:r>
        <w:rPr>
          <w:noProof/>
          <w:sz w:val="20"/>
          <w:lang w:eastAsia="en-GB"/>
        </w:rPr>
        <w:t>Once you have successfully deployed the .RDL file(s) for your new/amended report</w:t>
      </w:r>
      <w:r w:rsidR="005C37FE">
        <w:rPr>
          <w:noProof/>
          <w:sz w:val="20"/>
          <w:lang w:eastAsia="en-GB"/>
        </w:rPr>
        <w:t xml:space="preserve"> suite</w:t>
      </w:r>
      <w:r>
        <w:rPr>
          <w:noProof/>
          <w:sz w:val="20"/>
          <w:lang w:eastAsia="en-GB"/>
        </w:rPr>
        <w:t xml:space="preserve">, </w:t>
      </w:r>
      <w:r w:rsidR="00492090">
        <w:rPr>
          <w:noProof/>
          <w:sz w:val="20"/>
          <w:lang w:eastAsia="en-GB"/>
        </w:rPr>
        <w:t xml:space="preserve">you must </w:t>
      </w:r>
      <w:r>
        <w:rPr>
          <w:noProof/>
          <w:sz w:val="20"/>
          <w:lang w:eastAsia="en-GB"/>
        </w:rPr>
        <w:t xml:space="preserve">move the file(s) </w:t>
      </w:r>
      <w:r w:rsidR="00A25304">
        <w:rPr>
          <w:noProof/>
          <w:sz w:val="20"/>
          <w:lang w:eastAsia="en-GB"/>
        </w:rPr>
        <w:t xml:space="preserve">to the appropriate location within the HR Reporting folder hierarchy. </w:t>
      </w:r>
    </w:p>
    <w:p w14:paraId="0BF2E7CB" w14:textId="0C994716" w:rsidR="00A25304" w:rsidRPr="00643D63" w:rsidRDefault="00A25304" w:rsidP="00643D63">
      <w:pPr>
        <w:pStyle w:val="NoSpacing"/>
        <w:rPr>
          <w:sz w:val="20"/>
        </w:rPr>
      </w:pPr>
    </w:p>
    <w:tbl>
      <w:tblPr>
        <w:tblW w:w="9026"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3"/>
        <w:gridCol w:w="8333"/>
      </w:tblGrid>
      <w:tr w:rsidR="003D54C1" w:rsidRPr="00446439" w14:paraId="310C0D6C" w14:textId="77777777" w:rsidTr="00EB5FE7">
        <w:trPr>
          <w:trHeight w:hRule="exact" w:val="1167"/>
        </w:trPr>
        <w:tc>
          <w:tcPr>
            <w:tcW w:w="693" w:type="dxa"/>
            <w:tcBorders>
              <w:top w:val="single" w:sz="4" w:space="0" w:color="BFBFBF"/>
              <w:bottom w:val="single" w:sz="4" w:space="0" w:color="BFBFBF"/>
              <w:right w:val="nil"/>
            </w:tcBorders>
            <w:shd w:val="clear" w:color="auto" w:fill="D9E2F3" w:themeFill="accent5" w:themeFillTint="33"/>
            <w:vAlign w:val="center"/>
          </w:tcPr>
          <w:p w14:paraId="5A3C1CFF" w14:textId="1A897D96" w:rsidR="003D54C1" w:rsidRPr="00446439" w:rsidRDefault="003D54C1" w:rsidP="00EB5FE7">
            <w:pPr>
              <w:rPr>
                <w:color w:val="404040" w:themeColor="text1" w:themeTint="BF"/>
              </w:rPr>
            </w:pPr>
            <w:r w:rsidRPr="00446439">
              <w:rPr>
                <w:noProof/>
                <w:color w:val="404040" w:themeColor="text1" w:themeTint="BF"/>
                <w:lang w:eastAsia="en-GB"/>
              </w:rPr>
              <w:drawing>
                <wp:inline distT="0" distB="0" distL="0" distR="0" wp14:anchorId="366BB1E4" wp14:editId="5C944082">
                  <wp:extent cx="299078" cy="288000"/>
                  <wp:effectExtent l="0" t="0" r="0" b="0"/>
                  <wp:docPr id="24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33" w:type="dxa"/>
            <w:tcBorders>
              <w:top w:val="single" w:sz="4" w:space="0" w:color="BFBFBF"/>
              <w:left w:val="nil"/>
              <w:bottom w:val="single" w:sz="4" w:space="0" w:color="BFBFBF"/>
            </w:tcBorders>
            <w:shd w:val="clear" w:color="auto" w:fill="D9E2F3" w:themeFill="accent5" w:themeFillTint="33"/>
            <w:vAlign w:val="center"/>
          </w:tcPr>
          <w:p w14:paraId="4F314AB6" w14:textId="1E3F8B94" w:rsidR="003D54C1" w:rsidRPr="00446439" w:rsidRDefault="003D54C1" w:rsidP="00EB5FE7">
            <w:pPr>
              <w:rPr>
                <w:color w:val="404040" w:themeColor="text1" w:themeTint="BF"/>
                <w:szCs w:val="20"/>
              </w:rPr>
            </w:pPr>
            <w:r>
              <w:rPr>
                <w:b/>
                <w:color w:val="404040" w:themeColor="text1" w:themeTint="BF"/>
              </w:rPr>
              <w:t>NB</w:t>
            </w:r>
            <w:r w:rsidRPr="00446439">
              <w:rPr>
                <w:b/>
                <w:color w:val="404040" w:themeColor="text1" w:themeTint="BF"/>
              </w:rPr>
              <w:t xml:space="preserve">: </w:t>
            </w:r>
            <w:r>
              <w:rPr>
                <w:color w:val="404040" w:themeColor="text1" w:themeTint="BF"/>
              </w:rPr>
              <w:t xml:space="preserve">Review the </w:t>
            </w:r>
            <w:hyperlink r:id="rId32" w:history="1">
              <w:r w:rsidRPr="00D26BB7">
                <w:rPr>
                  <w:rStyle w:val="Hyperlink"/>
                </w:rPr>
                <w:t>HOW TO - Manage Reports - Access Permissions within HR Reporting.docx</w:t>
              </w:r>
            </w:hyperlink>
            <w:r>
              <w:rPr>
                <w:color w:val="404040" w:themeColor="text1" w:themeTint="BF"/>
              </w:rPr>
              <w:t xml:space="preserve"> for further information on what the reporting folder hierarchy is and how it is used. </w:t>
            </w:r>
          </w:p>
        </w:tc>
      </w:tr>
    </w:tbl>
    <w:p w14:paraId="6EC07C9B" w14:textId="1268B8E0" w:rsidR="00F91510" w:rsidRDefault="00F91510" w:rsidP="00F42E71">
      <w:pPr>
        <w:rPr>
          <w:lang w:eastAsia="en-GB"/>
        </w:rPr>
      </w:pPr>
    </w:p>
    <w:p w14:paraId="56891DF9" w14:textId="7565F166" w:rsidR="00A25304" w:rsidRDefault="00A25304" w:rsidP="00F42E71">
      <w:pPr>
        <w:rPr>
          <w:lang w:eastAsia="en-GB"/>
        </w:rPr>
      </w:pPr>
      <w:r>
        <w:rPr>
          <w:lang w:eastAsia="en-GB"/>
        </w:rPr>
        <w:t>If you’ve created a new report, you’ll have to set up a new folder within the folder hierarchy before you can move your .RDL files. If you’ve amended an existing report, you’ll need to archive the previous version of the report</w:t>
      </w:r>
      <w:r w:rsidR="005C37FE">
        <w:rPr>
          <w:lang w:eastAsia="en-GB"/>
        </w:rPr>
        <w:t xml:space="preserve"> suite</w:t>
      </w:r>
      <w:r>
        <w:rPr>
          <w:lang w:eastAsia="en-GB"/>
        </w:rPr>
        <w:t xml:space="preserve"> before you can move your .RDL files. </w:t>
      </w:r>
    </w:p>
    <w:p w14:paraId="77CD0608" w14:textId="6AE945EF" w:rsidR="00A25304" w:rsidRDefault="00A25304" w:rsidP="00F42E71">
      <w:pPr>
        <w:rPr>
          <w:lang w:eastAsia="en-GB"/>
        </w:rPr>
      </w:pPr>
    </w:p>
    <w:p w14:paraId="122CE1BB" w14:textId="360C39D3" w:rsidR="00A25304" w:rsidRDefault="00A25304" w:rsidP="00A25304">
      <w:pPr>
        <w:pStyle w:val="Heading3"/>
        <w:rPr>
          <w:lang w:eastAsia="en-GB"/>
        </w:rPr>
      </w:pPr>
      <w:bookmarkStart w:id="98" w:name="_Toc99549611"/>
      <w:r>
        <w:rPr>
          <w:lang w:eastAsia="en-GB"/>
        </w:rPr>
        <w:t>Moving .RDL files within the folder hierarchy</w:t>
      </w:r>
      <w:bookmarkEnd w:id="98"/>
    </w:p>
    <w:p w14:paraId="79407862" w14:textId="62939B0D" w:rsidR="003D54C1" w:rsidRDefault="00A25304" w:rsidP="00F42E71">
      <w:pPr>
        <w:rPr>
          <w:noProof/>
          <w:lang w:eastAsia="en-GB"/>
        </w:rPr>
      </w:pPr>
      <w:r>
        <w:rPr>
          <w:lang w:eastAsia="en-GB"/>
        </w:rPr>
        <w:t>To move</w:t>
      </w:r>
      <w:r w:rsidR="005C37FE">
        <w:rPr>
          <w:lang w:eastAsia="en-GB"/>
        </w:rPr>
        <w:t xml:space="preserve"> </w:t>
      </w:r>
      <w:r>
        <w:rPr>
          <w:lang w:eastAsia="en-GB"/>
        </w:rPr>
        <w:t>.RDL file</w:t>
      </w:r>
      <w:r w:rsidR="005C37FE">
        <w:rPr>
          <w:lang w:eastAsia="en-GB"/>
        </w:rPr>
        <w:t>s</w:t>
      </w:r>
      <w:r>
        <w:rPr>
          <w:lang w:eastAsia="en-GB"/>
        </w:rPr>
        <w:t xml:space="preserve"> from one folder to another within an HR Reporting environment</w:t>
      </w:r>
      <w:r w:rsidR="003D54C1">
        <w:rPr>
          <w:lang w:eastAsia="en-GB"/>
        </w:rPr>
        <w:t xml:space="preserve">, go to the </w:t>
      </w:r>
      <w:r w:rsidR="003D54C1">
        <w:rPr>
          <w:noProof/>
          <w:lang w:eastAsia="en-GB"/>
        </w:rPr>
        <w:t xml:space="preserve">folder </w:t>
      </w:r>
      <w:r w:rsidR="005C37FE">
        <w:rPr>
          <w:noProof/>
          <w:lang w:eastAsia="en-GB"/>
        </w:rPr>
        <w:t xml:space="preserve">in which </w:t>
      </w:r>
      <w:r>
        <w:rPr>
          <w:noProof/>
          <w:lang w:eastAsia="en-GB"/>
        </w:rPr>
        <w:t>the .RDL file</w:t>
      </w:r>
      <w:r w:rsidR="005C37FE">
        <w:rPr>
          <w:noProof/>
          <w:lang w:eastAsia="en-GB"/>
        </w:rPr>
        <w:t>s</w:t>
      </w:r>
      <w:r>
        <w:rPr>
          <w:noProof/>
          <w:lang w:eastAsia="en-GB"/>
        </w:rPr>
        <w:t xml:space="preserve"> </w:t>
      </w:r>
      <w:r w:rsidR="005C37FE">
        <w:rPr>
          <w:noProof/>
          <w:lang w:eastAsia="en-GB"/>
        </w:rPr>
        <w:t>are currently located</w:t>
      </w:r>
      <w:r>
        <w:rPr>
          <w:noProof/>
          <w:lang w:eastAsia="en-GB"/>
        </w:rPr>
        <w:t xml:space="preserve"> </w:t>
      </w:r>
      <w:r w:rsidR="003D54C1">
        <w:rPr>
          <w:noProof/>
          <w:lang w:eastAsia="en-GB"/>
        </w:rPr>
        <w:t xml:space="preserve">and click the tick-box next to </w:t>
      </w:r>
      <w:r w:rsidR="005C37FE">
        <w:rPr>
          <w:noProof/>
          <w:lang w:eastAsia="en-GB"/>
        </w:rPr>
        <w:t>each .RDL</w:t>
      </w:r>
      <w:r w:rsidR="003D54C1">
        <w:rPr>
          <w:noProof/>
          <w:lang w:eastAsia="en-GB"/>
        </w:rPr>
        <w:t xml:space="preserve"> you wish to move:</w:t>
      </w:r>
    </w:p>
    <w:p w14:paraId="71A4034D" w14:textId="11D0AF3F" w:rsidR="003D54C1" w:rsidRDefault="003D54C1" w:rsidP="00F42E71">
      <w:pPr>
        <w:rPr>
          <w:noProof/>
          <w:lang w:eastAsia="en-GB"/>
        </w:rPr>
      </w:pPr>
    </w:p>
    <w:p w14:paraId="0DDFB57E" w14:textId="7FC20B31" w:rsidR="003D54C1" w:rsidRDefault="003D54C1" w:rsidP="003D54C1">
      <w:pPr>
        <w:jc w:val="center"/>
        <w:rPr>
          <w:lang w:eastAsia="en-GB"/>
        </w:rPr>
      </w:pPr>
      <w:r w:rsidRPr="003D54C1">
        <w:rPr>
          <w:noProof/>
          <w:lang w:eastAsia="en-GB"/>
        </w:rPr>
        <w:drawing>
          <wp:inline distT="0" distB="0" distL="0" distR="0" wp14:anchorId="1E371C2E" wp14:editId="20F495C1">
            <wp:extent cx="1920240" cy="1530558"/>
            <wp:effectExtent l="19050" t="19050" r="2286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34947" cy="1542281"/>
                    </a:xfrm>
                    <a:prstGeom prst="rect">
                      <a:avLst/>
                    </a:prstGeom>
                    <a:ln>
                      <a:solidFill>
                        <a:schemeClr val="accent1"/>
                      </a:solidFill>
                    </a:ln>
                  </pic:spPr>
                </pic:pic>
              </a:graphicData>
            </a:graphic>
          </wp:inline>
        </w:drawing>
      </w:r>
    </w:p>
    <w:p w14:paraId="52345A00" w14:textId="660ABDE8" w:rsidR="003D54C1" w:rsidRDefault="003D54C1" w:rsidP="00F42E71">
      <w:pPr>
        <w:rPr>
          <w:lang w:eastAsia="en-GB"/>
        </w:rPr>
      </w:pPr>
    </w:p>
    <w:p w14:paraId="5A8FD7F9" w14:textId="77777777" w:rsidR="003D54C1" w:rsidRDefault="003D54C1" w:rsidP="003D54C1">
      <w:r>
        <w:t>At the top of the screen, click “Move”:</w:t>
      </w:r>
    </w:p>
    <w:p w14:paraId="5B5D44EC" w14:textId="77777777" w:rsidR="003D54C1" w:rsidRDefault="003D54C1" w:rsidP="003D54C1"/>
    <w:p w14:paraId="2429E6EE" w14:textId="77777777" w:rsidR="003D54C1" w:rsidRDefault="003D54C1" w:rsidP="003D54C1">
      <w:pPr>
        <w:jc w:val="center"/>
      </w:pPr>
      <w:r w:rsidRPr="00283D5D">
        <w:rPr>
          <w:noProof/>
          <w:lang w:eastAsia="en-GB"/>
        </w:rPr>
        <w:drawing>
          <wp:inline distT="0" distB="0" distL="0" distR="0" wp14:anchorId="6D447DB3" wp14:editId="29630253">
            <wp:extent cx="2663955" cy="260605"/>
            <wp:effectExtent l="19050" t="19050" r="22225" b="2540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98795" cy="273796"/>
                    </a:xfrm>
                    <a:prstGeom prst="rect">
                      <a:avLst/>
                    </a:prstGeom>
                    <a:ln>
                      <a:solidFill>
                        <a:schemeClr val="accent5"/>
                      </a:solidFill>
                    </a:ln>
                  </pic:spPr>
                </pic:pic>
              </a:graphicData>
            </a:graphic>
          </wp:inline>
        </w:drawing>
      </w:r>
    </w:p>
    <w:p w14:paraId="768D0017" w14:textId="77777777" w:rsidR="003D54C1" w:rsidRDefault="003D54C1" w:rsidP="003D54C1"/>
    <w:p w14:paraId="1A496513" w14:textId="35A9FDA8" w:rsidR="003D54C1" w:rsidRDefault="003D54C1" w:rsidP="005C37FE">
      <w:r>
        <w:t xml:space="preserve">The </w:t>
      </w:r>
      <w:r w:rsidRPr="00283D5D">
        <w:rPr>
          <w:b/>
          <w:color w:val="7F7F7F" w:themeColor="text1" w:themeTint="80"/>
        </w:rPr>
        <w:t xml:space="preserve">Select </w:t>
      </w:r>
      <w:r>
        <w:rPr>
          <w:b/>
          <w:color w:val="7F7F7F" w:themeColor="text1" w:themeTint="80"/>
        </w:rPr>
        <w:t>f</w:t>
      </w:r>
      <w:r w:rsidRPr="00283D5D">
        <w:rPr>
          <w:b/>
          <w:color w:val="7F7F7F" w:themeColor="text1" w:themeTint="80"/>
        </w:rPr>
        <w:t>older</w:t>
      </w:r>
      <w:r w:rsidRPr="00283D5D">
        <w:rPr>
          <w:color w:val="7F7F7F" w:themeColor="text1" w:themeTint="80"/>
        </w:rPr>
        <w:t xml:space="preserve"> </w:t>
      </w:r>
      <w:r>
        <w:t xml:space="preserve">window will open. From here, you can navigate to the appropriate </w:t>
      </w:r>
      <w:r w:rsidRPr="005C37FE">
        <w:rPr>
          <w:noProof/>
          <w:color w:val="4472C4" w:themeColor="accent5"/>
          <w:lang w:eastAsia="en-GB"/>
        </w:rPr>
        <w:t xml:space="preserve">navigation folder </w:t>
      </w:r>
      <w:r w:rsidRPr="005C37FE">
        <w:rPr>
          <w:noProof/>
          <w:color w:val="4472C4" w:themeColor="accent5"/>
          <w:lang w:eastAsia="en-GB"/>
        </w:rPr>
        <w:sym w:font="Wingdings" w:char="F0E0"/>
      </w:r>
      <w:r w:rsidRPr="005C37FE">
        <w:rPr>
          <w:noProof/>
          <w:color w:val="4472C4" w:themeColor="accent5"/>
          <w:lang w:eastAsia="en-GB"/>
        </w:rPr>
        <w:t xml:space="preserve"> subfolder </w:t>
      </w:r>
      <w:r w:rsidRPr="005C37FE">
        <w:rPr>
          <w:noProof/>
          <w:color w:val="4472C4" w:themeColor="accent5"/>
          <w:lang w:eastAsia="en-GB"/>
        </w:rPr>
        <w:sym w:font="Wingdings" w:char="F0E0"/>
      </w:r>
      <w:r w:rsidRPr="005C37FE">
        <w:rPr>
          <w:noProof/>
          <w:color w:val="4472C4" w:themeColor="accent5"/>
          <w:lang w:eastAsia="en-GB"/>
        </w:rPr>
        <w:t xml:space="preserve"> report folder </w:t>
      </w:r>
      <w:r>
        <w:t xml:space="preserve">where your .RDL file(s) should </w:t>
      </w:r>
      <w:r w:rsidR="00A25304">
        <w:t>be sent</w:t>
      </w:r>
      <w:r w:rsidR="005C37FE">
        <w:t xml:space="preserve">. </w:t>
      </w:r>
    </w:p>
    <w:p w14:paraId="0CB740FA" w14:textId="77777777" w:rsidR="003D54C1" w:rsidRDefault="003D54C1" w:rsidP="003D54C1"/>
    <w:p w14:paraId="158FFBBB" w14:textId="3A628A0D" w:rsidR="005C37FE" w:rsidRDefault="003D54C1" w:rsidP="005C37FE">
      <w:pPr>
        <w:jc w:val="center"/>
        <w:rPr>
          <w:lang w:eastAsia="en-GB"/>
        </w:rPr>
      </w:pPr>
      <w:r w:rsidRPr="003D54C1">
        <w:rPr>
          <w:noProof/>
          <w:lang w:eastAsia="en-GB"/>
        </w:rPr>
        <w:drawing>
          <wp:inline distT="0" distB="0" distL="0" distR="0" wp14:anchorId="20929AE5" wp14:editId="40D8D4B6">
            <wp:extent cx="3082263" cy="2475914"/>
            <wp:effectExtent l="19050" t="19050" r="23495" b="19685"/>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21621" cy="2507529"/>
                    </a:xfrm>
                    <a:prstGeom prst="rect">
                      <a:avLst/>
                    </a:prstGeom>
                    <a:ln>
                      <a:solidFill>
                        <a:schemeClr val="accent1"/>
                      </a:solidFill>
                    </a:ln>
                  </pic:spPr>
                </pic:pic>
              </a:graphicData>
            </a:graphic>
          </wp:inline>
        </w:drawing>
      </w:r>
    </w:p>
    <w:p w14:paraId="398C878E" w14:textId="244DEF45" w:rsidR="003D54C1" w:rsidRDefault="003D54C1" w:rsidP="003D54C1">
      <w:r>
        <w:lastRenderedPageBreak/>
        <w:t xml:space="preserve">Click the appropriate report folder, then click “Select”. The screen will refresh and the </w:t>
      </w:r>
      <w:r w:rsidRPr="004900B1">
        <w:rPr>
          <w:b/>
          <w:color w:val="7F7F7F" w:themeColor="text1" w:themeTint="80"/>
        </w:rPr>
        <w:t>Select folder</w:t>
      </w:r>
      <w:r w:rsidRPr="004900B1">
        <w:rPr>
          <w:color w:val="7F7F7F" w:themeColor="text1" w:themeTint="80"/>
        </w:rPr>
        <w:t xml:space="preserve"> </w:t>
      </w:r>
      <w:r>
        <w:t>window will close. The .RDL f</w:t>
      </w:r>
      <w:r w:rsidR="00553A3F">
        <w:t xml:space="preserve">iles </w:t>
      </w:r>
      <w:r>
        <w:t xml:space="preserve">you’ve moved will </w:t>
      </w:r>
      <w:r w:rsidR="00553A3F">
        <w:t>disappear from</w:t>
      </w:r>
      <w:r>
        <w:t xml:space="preserve"> </w:t>
      </w:r>
      <w:r w:rsidR="00A25304">
        <w:t xml:space="preserve">your current </w:t>
      </w:r>
      <w:r>
        <w:t xml:space="preserve">folder, so you should navigate to </w:t>
      </w:r>
      <w:r w:rsidR="00A25304">
        <w:t>the folder you just selected</w:t>
      </w:r>
      <w:r>
        <w:t xml:space="preserve"> to check that </w:t>
      </w:r>
      <w:proofErr w:type="gramStart"/>
      <w:r>
        <w:t>the .</w:t>
      </w:r>
      <w:r w:rsidR="00553A3F">
        <w:t>RDLs</w:t>
      </w:r>
      <w:proofErr w:type="gramEnd"/>
      <w:r>
        <w:t xml:space="preserve"> you’ve moved are appearing correctly there:</w:t>
      </w:r>
    </w:p>
    <w:p w14:paraId="5F392E99" w14:textId="77777777" w:rsidR="003D54C1" w:rsidRDefault="003D54C1" w:rsidP="003D54C1"/>
    <w:p w14:paraId="119321A2" w14:textId="3388398B" w:rsidR="00F91510" w:rsidRDefault="003D54C1" w:rsidP="003D54C1">
      <w:pPr>
        <w:jc w:val="center"/>
        <w:rPr>
          <w:lang w:eastAsia="en-GB"/>
        </w:rPr>
      </w:pPr>
      <w:r w:rsidRPr="003D54C1">
        <w:rPr>
          <w:noProof/>
          <w:lang w:eastAsia="en-GB"/>
        </w:rPr>
        <w:drawing>
          <wp:inline distT="0" distB="0" distL="0" distR="0" wp14:anchorId="31032EEC" wp14:editId="7E586E10">
            <wp:extent cx="2758641" cy="1542269"/>
            <wp:effectExtent l="19050" t="19050" r="22860" b="2032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74639" cy="1551213"/>
                    </a:xfrm>
                    <a:prstGeom prst="rect">
                      <a:avLst/>
                    </a:prstGeom>
                    <a:ln>
                      <a:solidFill>
                        <a:schemeClr val="accent1"/>
                      </a:solidFill>
                    </a:ln>
                  </pic:spPr>
                </pic:pic>
              </a:graphicData>
            </a:graphic>
          </wp:inline>
        </w:drawing>
      </w:r>
    </w:p>
    <w:p w14:paraId="182276EA" w14:textId="639EF1EA" w:rsidR="003D54C1" w:rsidRDefault="003D54C1" w:rsidP="003D54C1">
      <w:pPr>
        <w:rPr>
          <w:lang w:eastAsia="en-GB"/>
        </w:rPr>
      </w:pPr>
    </w:p>
    <w:p w14:paraId="45975AEF" w14:textId="574E390C" w:rsidR="00A25304" w:rsidRDefault="00A25304" w:rsidP="003D54C1">
      <w:pPr>
        <w:rPr>
          <w:lang w:eastAsia="en-GB"/>
        </w:rPr>
      </w:pPr>
    </w:p>
    <w:p w14:paraId="6EEF60F8" w14:textId="1D568EBE" w:rsidR="00A25304" w:rsidRDefault="00A25304" w:rsidP="00A25304">
      <w:pPr>
        <w:pStyle w:val="Heading3"/>
        <w:rPr>
          <w:lang w:eastAsia="en-GB"/>
        </w:rPr>
      </w:pPr>
      <w:bookmarkStart w:id="99" w:name="_Creating_new_report"/>
      <w:bookmarkStart w:id="100" w:name="_Toc99549612"/>
      <w:bookmarkEnd w:id="99"/>
      <w:r>
        <w:rPr>
          <w:lang w:eastAsia="en-GB"/>
        </w:rPr>
        <w:t>Creating new report folders</w:t>
      </w:r>
      <w:bookmarkEnd w:id="100"/>
    </w:p>
    <w:p w14:paraId="7075D4F9" w14:textId="77777777" w:rsidR="00F44911" w:rsidRDefault="00A25304" w:rsidP="001E5EEA">
      <w:pPr>
        <w:rPr>
          <w:lang w:eastAsia="en-GB"/>
        </w:rPr>
      </w:pPr>
      <w:r>
        <w:rPr>
          <w:lang w:eastAsia="en-GB"/>
        </w:rPr>
        <w:t>Before you</w:t>
      </w:r>
      <w:r w:rsidR="00DE6E1C">
        <w:rPr>
          <w:lang w:eastAsia="en-GB"/>
        </w:rPr>
        <w:t xml:space="preserve"> can file </w:t>
      </w:r>
      <w:proofErr w:type="gramStart"/>
      <w:r w:rsidR="00DE6E1C">
        <w:rPr>
          <w:lang w:eastAsia="en-GB"/>
        </w:rPr>
        <w:t>the .RDLs</w:t>
      </w:r>
      <w:proofErr w:type="gramEnd"/>
      <w:r w:rsidR="00DE6E1C">
        <w:rPr>
          <w:lang w:eastAsia="en-GB"/>
        </w:rPr>
        <w:t xml:space="preserve"> for your new report,</w:t>
      </w:r>
      <w:r>
        <w:rPr>
          <w:lang w:eastAsia="en-GB"/>
        </w:rPr>
        <w:t xml:space="preserve"> you’ll need to ensure you’ve actually got a report folder in place</w:t>
      </w:r>
      <w:r w:rsidR="00DE6E1C">
        <w:rPr>
          <w:lang w:eastAsia="en-GB"/>
        </w:rPr>
        <w:t xml:space="preserve"> for them</w:t>
      </w:r>
      <w:r>
        <w:rPr>
          <w:lang w:eastAsia="en-GB"/>
        </w:rPr>
        <w:t xml:space="preserve">. </w:t>
      </w:r>
      <w:r w:rsidR="00DE6E1C">
        <w:rPr>
          <w:lang w:eastAsia="en-GB"/>
        </w:rPr>
        <w:t xml:space="preserve">Follow this process to create a new report folder in any HR Reporting environment. </w:t>
      </w:r>
    </w:p>
    <w:p w14:paraId="24A6025E" w14:textId="77777777" w:rsidR="00F44911" w:rsidRDefault="00F44911" w:rsidP="001E5EEA">
      <w:pPr>
        <w:rPr>
          <w:lang w:eastAsia="en-GB"/>
        </w:rPr>
      </w:pPr>
    </w:p>
    <w:tbl>
      <w:tblPr>
        <w:tblW w:w="9056"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2"/>
        <w:gridCol w:w="8334"/>
      </w:tblGrid>
      <w:tr w:rsidR="00F44911" w:rsidRPr="00446439" w14:paraId="5FB72358" w14:textId="77777777" w:rsidTr="00F44911">
        <w:trPr>
          <w:trHeight w:hRule="exact" w:val="1052"/>
        </w:trPr>
        <w:tc>
          <w:tcPr>
            <w:tcW w:w="722" w:type="dxa"/>
            <w:tcBorders>
              <w:top w:val="single" w:sz="4" w:space="0" w:color="BFBFBF"/>
              <w:bottom w:val="single" w:sz="4" w:space="0" w:color="BFBFBF"/>
              <w:right w:val="nil"/>
            </w:tcBorders>
            <w:shd w:val="clear" w:color="auto" w:fill="FFFFCC"/>
            <w:vAlign w:val="center"/>
          </w:tcPr>
          <w:p w14:paraId="5EE3B790" w14:textId="77777777" w:rsidR="00F44911" w:rsidRPr="00446439" w:rsidRDefault="00F44911" w:rsidP="0083228B">
            <w:pPr>
              <w:rPr>
                <w:color w:val="404040" w:themeColor="text1" w:themeTint="BF"/>
              </w:rPr>
            </w:pPr>
            <w:r w:rsidRPr="00446439">
              <w:rPr>
                <w:noProof/>
                <w:color w:val="404040" w:themeColor="text1" w:themeTint="BF"/>
                <w:lang w:eastAsia="en-GB"/>
              </w:rPr>
              <w:drawing>
                <wp:inline distT="0" distB="0" distL="0" distR="0" wp14:anchorId="0FD3C9E1" wp14:editId="4AF46739">
                  <wp:extent cx="310154" cy="288000"/>
                  <wp:effectExtent l="0" t="0" r="0" b="0"/>
                  <wp:docPr id="5"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334" w:type="dxa"/>
            <w:tcBorders>
              <w:top w:val="single" w:sz="4" w:space="0" w:color="BFBFBF"/>
              <w:left w:val="nil"/>
              <w:bottom w:val="single" w:sz="4" w:space="0" w:color="BFBFBF"/>
            </w:tcBorders>
            <w:shd w:val="clear" w:color="auto" w:fill="FFFFCC"/>
            <w:vAlign w:val="center"/>
          </w:tcPr>
          <w:p w14:paraId="3D7C2C2A" w14:textId="17D200C8" w:rsidR="00F44911" w:rsidRPr="002B3BEE" w:rsidRDefault="00F44911" w:rsidP="00F44911">
            <w:pPr>
              <w:rPr>
                <w:lang w:eastAsia="en-GB"/>
              </w:rPr>
            </w:pPr>
            <w:r>
              <w:rPr>
                <w:lang w:eastAsia="en-GB"/>
              </w:rPr>
              <w:t xml:space="preserve">Please ensure that you are fully familiar with the use of folder access permissions within HR Reporting before you create a new folder. This is </w:t>
            </w:r>
            <w:r w:rsidRPr="00F44911">
              <w:rPr>
                <w:b/>
                <w:color w:val="FF0000"/>
                <w:lang w:eastAsia="en-GB"/>
              </w:rPr>
              <w:t>essential</w:t>
            </w:r>
            <w:r w:rsidRPr="00F44911">
              <w:rPr>
                <w:color w:val="FF0000"/>
                <w:lang w:eastAsia="en-GB"/>
              </w:rPr>
              <w:t xml:space="preserve"> </w:t>
            </w:r>
            <w:r>
              <w:rPr>
                <w:lang w:eastAsia="en-GB"/>
              </w:rPr>
              <w:t>in order to avoid data breaches.</w:t>
            </w:r>
          </w:p>
        </w:tc>
      </w:tr>
    </w:tbl>
    <w:p w14:paraId="6218C3EB" w14:textId="202D1B0A" w:rsidR="00F44911" w:rsidRDefault="00F44911" w:rsidP="001E5EEA">
      <w:pPr>
        <w:rPr>
          <w:lang w:eastAsia="en-GB"/>
        </w:rPr>
      </w:pPr>
    </w:p>
    <w:p w14:paraId="7C7C1F13" w14:textId="675580D4" w:rsidR="0022543E" w:rsidRDefault="0022543E" w:rsidP="001E5EEA">
      <w:pPr>
        <w:rPr>
          <w:lang w:eastAsia="en-GB"/>
        </w:rPr>
      </w:pPr>
    </w:p>
    <w:tbl>
      <w:tblPr>
        <w:tblW w:w="8936"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Layout w:type="fixed"/>
        <w:tblCellMar>
          <w:top w:w="57" w:type="dxa"/>
          <w:bottom w:w="57" w:type="dxa"/>
        </w:tblCellMar>
        <w:tblLook w:val="0000" w:firstRow="0" w:lastRow="0" w:firstColumn="0" w:lastColumn="0" w:noHBand="0" w:noVBand="0"/>
      </w:tblPr>
      <w:tblGrid>
        <w:gridCol w:w="591"/>
        <w:gridCol w:w="8345"/>
      </w:tblGrid>
      <w:tr w:rsidR="0022543E" w:rsidRPr="00446439" w14:paraId="67C8E283" w14:textId="77777777" w:rsidTr="00553A3F">
        <w:trPr>
          <w:trHeight w:hRule="exact" w:val="3145"/>
        </w:trPr>
        <w:tc>
          <w:tcPr>
            <w:tcW w:w="591" w:type="dxa"/>
            <w:tcBorders>
              <w:top w:val="single" w:sz="4" w:space="0" w:color="BFBFBF"/>
              <w:bottom w:val="single" w:sz="4" w:space="0" w:color="BFBFBF"/>
              <w:right w:val="nil"/>
            </w:tcBorders>
            <w:shd w:val="clear" w:color="auto" w:fill="CCECFF"/>
            <w:vAlign w:val="center"/>
          </w:tcPr>
          <w:p w14:paraId="409DB64A" w14:textId="77777777" w:rsidR="0022543E" w:rsidRPr="00446439" w:rsidRDefault="0022543E" w:rsidP="00EB5FE7">
            <w:pPr>
              <w:rPr>
                <w:color w:val="404040" w:themeColor="text1" w:themeTint="BF"/>
              </w:rPr>
            </w:pPr>
            <w:r>
              <w:rPr>
                <w:noProof/>
                <w:lang w:eastAsia="en-GB"/>
              </w:rPr>
              <w:drawing>
                <wp:inline distT="0" distB="0" distL="0" distR="0" wp14:anchorId="20A6991A" wp14:editId="324C484C">
                  <wp:extent cx="259007" cy="256540"/>
                  <wp:effectExtent l="0" t="0" r="8255"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question_mark_PNG36[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534" cy="261024"/>
                          </a:xfrm>
                          <a:prstGeom prst="rect">
                            <a:avLst/>
                          </a:prstGeom>
                        </pic:spPr>
                      </pic:pic>
                    </a:graphicData>
                  </a:graphic>
                </wp:inline>
              </w:drawing>
            </w:r>
          </w:p>
        </w:tc>
        <w:tc>
          <w:tcPr>
            <w:tcW w:w="8345" w:type="dxa"/>
            <w:tcBorders>
              <w:top w:val="single" w:sz="4" w:space="0" w:color="BFBFBF"/>
              <w:left w:val="nil"/>
              <w:bottom w:val="single" w:sz="4" w:space="0" w:color="BFBFBF"/>
            </w:tcBorders>
            <w:shd w:val="clear" w:color="auto" w:fill="auto"/>
          </w:tcPr>
          <w:p w14:paraId="7D671BE8" w14:textId="51864E78" w:rsidR="0022543E" w:rsidRPr="005B05CE" w:rsidRDefault="0022543E" w:rsidP="00EB5FE7">
            <w:pPr>
              <w:pStyle w:val="NoSpacing"/>
              <w:spacing w:after="80"/>
              <w:rPr>
                <w:b/>
                <w:sz w:val="18"/>
              </w:rPr>
            </w:pPr>
            <w:r>
              <w:rPr>
                <w:b/>
                <w:sz w:val="18"/>
              </w:rPr>
              <w:t xml:space="preserve">Where should your new report folder go? </w:t>
            </w:r>
          </w:p>
          <w:p w14:paraId="77A68A1D" w14:textId="7AE77634" w:rsidR="0022543E" w:rsidRPr="002D3178" w:rsidRDefault="0022543E" w:rsidP="00EB5FE7">
            <w:pPr>
              <w:rPr>
                <w:rFonts w:cs="Courier New"/>
                <w:sz w:val="18"/>
                <w:lang w:eastAsia="en-GB"/>
              </w:rPr>
            </w:pPr>
            <w:r w:rsidRPr="002D3178">
              <w:rPr>
                <w:rFonts w:cs="Courier New"/>
                <w:sz w:val="18"/>
                <w:lang w:eastAsia="en-GB"/>
              </w:rPr>
              <w:t xml:space="preserve">Some aspects of </w:t>
            </w:r>
            <w:r>
              <w:rPr>
                <w:rFonts w:cs="Courier New"/>
                <w:sz w:val="18"/>
                <w:lang w:eastAsia="en-GB"/>
              </w:rPr>
              <w:t>creating</w:t>
            </w:r>
            <w:r w:rsidRPr="002D3178">
              <w:rPr>
                <w:rFonts w:cs="Courier New"/>
                <w:sz w:val="18"/>
                <w:lang w:eastAsia="en-GB"/>
              </w:rPr>
              <w:t xml:space="preserve"> a new </w:t>
            </w:r>
            <w:r>
              <w:rPr>
                <w:rFonts w:cs="Courier New"/>
                <w:sz w:val="18"/>
                <w:lang w:eastAsia="en-GB"/>
              </w:rPr>
              <w:t>report folder</w:t>
            </w:r>
            <w:r w:rsidRPr="002D3178">
              <w:rPr>
                <w:rFonts w:cs="Courier New"/>
                <w:sz w:val="18"/>
                <w:lang w:eastAsia="en-GB"/>
              </w:rPr>
              <w:t xml:space="preserve"> are common sense – payroll reports will go in the Payroll folder, personnel reports will go in the Personnel folder, etc. But if your navigation folder contains subfolders, which subfolder should you choose? </w:t>
            </w:r>
          </w:p>
          <w:p w14:paraId="4B0D7E09" w14:textId="77777777" w:rsidR="0022543E" w:rsidRPr="002D3178" w:rsidRDefault="0022543E" w:rsidP="00EB5FE7">
            <w:pPr>
              <w:rPr>
                <w:rFonts w:cs="Courier New"/>
                <w:sz w:val="18"/>
                <w:lang w:eastAsia="en-GB"/>
              </w:rPr>
            </w:pPr>
          </w:p>
          <w:p w14:paraId="5FA8F0B7" w14:textId="77777777" w:rsidR="0022543E" w:rsidRPr="002D3178" w:rsidRDefault="0022543E" w:rsidP="00EB5FE7">
            <w:pPr>
              <w:rPr>
                <w:rFonts w:cs="Courier New"/>
                <w:sz w:val="18"/>
                <w:lang w:eastAsia="en-GB"/>
              </w:rPr>
            </w:pPr>
            <w:r w:rsidRPr="002D3178">
              <w:rPr>
                <w:rFonts w:cs="Courier New"/>
                <w:sz w:val="18"/>
                <w:lang w:eastAsia="en-GB"/>
              </w:rPr>
              <w:t>Subfolders often have names that are meaningful to the main users of the reports located within them, e.g. “Relocation” within the Payroll folder, or “Athena SWAN Reports” within the HR Analytics folder. If you are unsure of where to file your new report, speak to the end-user who requested it – they may be able to suggest a logical subfolder.</w:t>
            </w:r>
          </w:p>
          <w:p w14:paraId="6F278753" w14:textId="77777777" w:rsidR="0022543E" w:rsidRPr="002D3178" w:rsidRDefault="0022543E" w:rsidP="00EB5FE7">
            <w:pPr>
              <w:rPr>
                <w:rFonts w:cs="Courier New"/>
                <w:sz w:val="18"/>
                <w:lang w:eastAsia="en-GB"/>
              </w:rPr>
            </w:pPr>
          </w:p>
          <w:p w14:paraId="5A7F7C1A" w14:textId="77777777" w:rsidR="0022543E" w:rsidRPr="005B05CE" w:rsidRDefault="0022543E" w:rsidP="00EB5FE7">
            <w:r w:rsidRPr="002D3178">
              <w:rPr>
                <w:rFonts w:cs="Courier New"/>
                <w:sz w:val="18"/>
                <w:lang w:eastAsia="en-GB"/>
              </w:rPr>
              <w:t xml:space="preserve">If the end-user can’t advise you, or you are still unsure, speak to the HR Functional Analysis team for guidance. </w:t>
            </w:r>
          </w:p>
        </w:tc>
      </w:tr>
    </w:tbl>
    <w:p w14:paraId="563C2E70" w14:textId="77777777" w:rsidR="0022543E" w:rsidRDefault="0022543E" w:rsidP="001E5EEA">
      <w:pPr>
        <w:rPr>
          <w:lang w:eastAsia="en-GB"/>
        </w:rPr>
      </w:pPr>
    </w:p>
    <w:p w14:paraId="1297F82E" w14:textId="53437799" w:rsidR="001E5EEA" w:rsidRDefault="00DE6E1C" w:rsidP="001E5EEA">
      <w:r>
        <w:t>Navigate to the appropriate navigation folder or subfolder to which your new report belongs. At</w:t>
      </w:r>
      <w:r w:rsidR="001E5EEA">
        <w:t xml:space="preserve"> the top of the screen, click “New” and select “Folder” from the drop-down menu:</w:t>
      </w:r>
    </w:p>
    <w:p w14:paraId="6B18B129" w14:textId="77777777" w:rsidR="001E5EEA" w:rsidRDefault="001E5EEA" w:rsidP="001E5EEA"/>
    <w:p w14:paraId="2D51516E" w14:textId="77777777" w:rsidR="001E5EEA" w:rsidRDefault="001E5EEA" w:rsidP="001E5EEA">
      <w:pPr>
        <w:jc w:val="center"/>
      </w:pPr>
      <w:r w:rsidRPr="00A04E30">
        <w:rPr>
          <w:noProof/>
          <w:lang w:eastAsia="en-GB"/>
        </w:rPr>
        <w:drawing>
          <wp:inline distT="0" distB="0" distL="0" distR="0" wp14:anchorId="3C1E6B06" wp14:editId="006B958D">
            <wp:extent cx="3611538" cy="1145529"/>
            <wp:effectExtent l="19050" t="19050" r="8255" b="1714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56186" cy="1159691"/>
                    </a:xfrm>
                    <a:prstGeom prst="rect">
                      <a:avLst/>
                    </a:prstGeom>
                    <a:ln>
                      <a:solidFill>
                        <a:schemeClr val="accent5"/>
                      </a:solidFill>
                    </a:ln>
                  </pic:spPr>
                </pic:pic>
              </a:graphicData>
            </a:graphic>
          </wp:inline>
        </w:drawing>
      </w:r>
    </w:p>
    <w:p w14:paraId="23ADB338" w14:textId="77777777" w:rsidR="001E5EEA" w:rsidRDefault="001E5EEA" w:rsidP="001E5EEA"/>
    <w:p w14:paraId="59C11F0B" w14:textId="77777777" w:rsidR="001E5EEA" w:rsidRDefault="001E5EEA" w:rsidP="001E5EEA">
      <w:r>
        <w:lastRenderedPageBreak/>
        <w:t>A pop-up will open, prompting you for the folder name. Enter the prefix and name of your new report suite:</w:t>
      </w:r>
    </w:p>
    <w:p w14:paraId="60D0CF92" w14:textId="77777777" w:rsidR="001E5EEA" w:rsidRDefault="001E5EEA" w:rsidP="001E5EEA"/>
    <w:p w14:paraId="45B8076E" w14:textId="77777777" w:rsidR="001E5EEA" w:rsidRDefault="001E5EEA" w:rsidP="001E5EEA">
      <w:pPr>
        <w:jc w:val="center"/>
      </w:pPr>
      <w:r w:rsidRPr="008232A8">
        <w:rPr>
          <w:noProof/>
          <w:lang w:eastAsia="en-GB"/>
        </w:rPr>
        <w:drawing>
          <wp:inline distT="0" distB="0" distL="0" distR="0" wp14:anchorId="79224C4B" wp14:editId="33D5C478">
            <wp:extent cx="3458301" cy="1209821"/>
            <wp:effectExtent l="19050" t="19050" r="27940" b="28575"/>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26251" cy="1233592"/>
                    </a:xfrm>
                    <a:prstGeom prst="rect">
                      <a:avLst/>
                    </a:prstGeom>
                    <a:ln>
                      <a:solidFill>
                        <a:schemeClr val="accent5"/>
                      </a:solidFill>
                    </a:ln>
                  </pic:spPr>
                </pic:pic>
              </a:graphicData>
            </a:graphic>
          </wp:inline>
        </w:drawing>
      </w:r>
    </w:p>
    <w:p w14:paraId="2740356B" w14:textId="77777777" w:rsidR="00DE6E1C" w:rsidRDefault="00DE6E1C" w:rsidP="001E5EEA"/>
    <w:p w14:paraId="4001D64F" w14:textId="74100FEF" w:rsidR="001E5EEA" w:rsidRDefault="001E5EEA" w:rsidP="001E5EEA">
      <w:r>
        <w:t>Click “Create” to create the report folder. It will appear in the folder list:</w:t>
      </w:r>
    </w:p>
    <w:p w14:paraId="21877C41" w14:textId="77777777" w:rsidR="001E5EEA" w:rsidRDefault="001E5EEA" w:rsidP="001E5EEA"/>
    <w:p w14:paraId="65B67E23" w14:textId="77777777" w:rsidR="001E5EEA" w:rsidRDefault="001E5EEA" w:rsidP="001E5EEA">
      <w:pPr>
        <w:jc w:val="center"/>
      </w:pPr>
      <w:r w:rsidRPr="00154D87">
        <w:rPr>
          <w:noProof/>
          <w:lang w:eastAsia="en-GB"/>
        </w:rPr>
        <w:drawing>
          <wp:inline distT="0" distB="0" distL="0" distR="0" wp14:anchorId="2ADF06BD" wp14:editId="49123DA7">
            <wp:extent cx="3270486" cy="1822450"/>
            <wp:effectExtent l="19050" t="19050" r="25400" b="2540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78370" cy="1826843"/>
                    </a:xfrm>
                    <a:prstGeom prst="rect">
                      <a:avLst/>
                    </a:prstGeom>
                    <a:ln>
                      <a:solidFill>
                        <a:schemeClr val="accent5"/>
                      </a:solidFill>
                    </a:ln>
                  </pic:spPr>
                </pic:pic>
              </a:graphicData>
            </a:graphic>
          </wp:inline>
        </w:drawing>
      </w:r>
    </w:p>
    <w:p w14:paraId="4AC1CC7E" w14:textId="7F71D73B" w:rsidR="001E5EEA" w:rsidRDefault="001E5EEA" w:rsidP="001E5EEA"/>
    <w:p w14:paraId="245BDE27" w14:textId="77777777" w:rsidR="00DE6E1C" w:rsidRDefault="001E5EEA" w:rsidP="00DE6E1C">
      <w:r>
        <w:t xml:space="preserve">Now that your folder exists, you need to apply the appropriate user access permissions. </w:t>
      </w:r>
      <w:r w:rsidR="00DE6E1C">
        <w:t xml:space="preserve">Click the ellipsis (…) symbol next to the report folder’s name and select “Manage”: </w:t>
      </w:r>
    </w:p>
    <w:p w14:paraId="736654A2" w14:textId="77777777" w:rsidR="00DE6E1C" w:rsidRDefault="00DE6E1C" w:rsidP="00DE6E1C"/>
    <w:p w14:paraId="37C9BC38" w14:textId="77777777" w:rsidR="00DE6E1C" w:rsidRDefault="00DE6E1C" w:rsidP="00DE6E1C">
      <w:pPr>
        <w:jc w:val="center"/>
      </w:pPr>
      <w:r w:rsidRPr="00154D87">
        <w:rPr>
          <w:noProof/>
          <w:lang w:eastAsia="en-GB"/>
        </w:rPr>
        <w:drawing>
          <wp:inline distT="0" distB="0" distL="0" distR="0" wp14:anchorId="51468370" wp14:editId="192D4A63">
            <wp:extent cx="2942180" cy="1435100"/>
            <wp:effectExtent l="19050" t="19050" r="10795" b="1270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52544" cy="1440155"/>
                    </a:xfrm>
                    <a:prstGeom prst="rect">
                      <a:avLst/>
                    </a:prstGeom>
                    <a:ln>
                      <a:solidFill>
                        <a:schemeClr val="accent5"/>
                      </a:solidFill>
                    </a:ln>
                  </pic:spPr>
                </pic:pic>
              </a:graphicData>
            </a:graphic>
          </wp:inline>
        </w:drawing>
      </w:r>
    </w:p>
    <w:p w14:paraId="4D3F55F1" w14:textId="77777777" w:rsidR="00DE6E1C" w:rsidRDefault="00DE6E1C" w:rsidP="001E5EEA"/>
    <w:p w14:paraId="27ADB721" w14:textId="4E4F24B0" w:rsidR="001E5EEA" w:rsidRDefault="001E5EEA" w:rsidP="001E5EEA">
      <w:r>
        <w:t xml:space="preserve">Select the </w:t>
      </w:r>
      <w:r w:rsidRPr="00222856">
        <w:rPr>
          <w:b/>
          <w:color w:val="7F7F7F" w:themeColor="text1" w:themeTint="80"/>
        </w:rPr>
        <w:t>Security</w:t>
      </w:r>
      <w:r w:rsidRPr="00222856">
        <w:rPr>
          <w:color w:val="7F7F7F" w:themeColor="text1" w:themeTint="80"/>
        </w:rPr>
        <w:t xml:space="preserve"> </w:t>
      </w:r>
      <w:r>
        <w:t>tab from the left-hand side of the screen:</w:t>
      </w:r>
    </w:p>
    <w:p w14:paraId="4E5729FB" w14:textId="77777777" w:rsidR="001E5EEA" w:rsidRDefault="001E5EEA" w:rsidP="001E5EEA"/>
    <w:p w14:paraId="00F2567B" w14:textId="77777777" w:rsidR="001E5EEA" w:rsidRDefault="001E5EEA" w:rsidP="001E5EEA">
      <w:pPr>
        <w:jc w:val="center"/>
      </w:pPr>
      <w:r w:rsidRPr="00222856">
        <w:rPr>
          <w:noProof/>
          <w:lang w:eastAsia="en-GB"/>
        </w:rPr>
        <w:drawing>
          <wp:inline distT="0" distB="0" distL="0" distR="0" wp14:anchorId="1F07FE66" wp14:editId="10B74D2C">
            <wp:extent cx="1118382" cy="685800"/>
            <wp:effectExtent l="19050" t="19050" r="24765" b="1905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21528" cy="687729"/>
                    </a:xfrm>
                    <a:prstGeom prst="rect">
                      <a:avLst/>
                    </a:prstGeom>
                    <a:ln>
                      <a:solidFill>
                        <a:schemeClr val="accent5"/>
                      </a:solidFill>
                    </a:ln>
                  </pic:spPr>
                </pic:pic>
              </a:graphicData>
            </a:graphic>
          </wp:inline>
        </w:drawing>
      </w:r>
    </w:p>
    <w:p w14:paraId="6BEC6D6B" w14:textId="77777777" w:rsidR="001E5EEA" w:rsidRDefault="001E5EEA" w:rsidP="001E5EEA">
      <w:pPr>
        <w:jc w:val="center"/>
      </w:pPr>
    </w:p>
    <w:p w14:paraId="65F33FCB" w14:textId="1767C4CC" w:rsidR="00DE6E1C" w:rsidRDefault="001E5EEA" w:rsidP="001E5EEA">
      <w:r>
        <w:t>A list of all the users and AD groups which have access to your new report folder will be displayed.</w:t>
      </w:r>
      <w:r w:rsidR="00DE6E1C">
        <w:t xml:space="preserve"> This list is inherited from the navigation folder or subfolder in which your new report folder sits, so t</w:t>
      </w:r>
      <w:r>
        <w:t xml:space="preserve">he first thing you need to do is </w:t>
      </w:r>
      <w:r w:rsidR="00DE6E1C">
        <w:t xml:space="preserve">to customise your report folder’s security. </w:t>
      </w:r>
    </w:p>
    <w:p w14:paraId="02F573E5" w14:textId="3060349E" w:rsidR="00DE6E1C" w:rsidRDefault="00DE6E1C" w:rsidP="001E5EEA"/>
    <w:tbl>
      <w:tblPr>
        <w:tblW w:w="8926"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46"/>
        <w:gridCol w:w="8180"/>
      </w:tblGrid>
      <w:tr w:rsidR="00DE6E1C" w:rsidRPr="00446439" w14:paraId="61ACD532" w14:textId="77777777" w:rsidTr="00B6749A">
        <w:trPr>
          <w:trHeight w:hRule="exact" w:val="1909"/>
        </w:trPr>
        <w:tc>
          <w:tcPr>
            <w:tcW w:w="746" w:type="dxa"/>
            <w:tcBorders>
              <w:top w:val="single" w:sz="4" w:space="0" w:color="BFBFBF"/>
              <w:bottom w:val="single" w:sz="4" w:space="0" w:color="BFBFBF"/>
              <w:right w:val="nil"/>
            </w:tcBorders>
            <w:shd w:val="clear" w:color="auto" w:fill="FFFFCC"/>
            <w:vAlign w:val="center"/>
          </w:tcPr>
          <w:p w14:paraId="1B46E409" w14:textId="77777777" w:rsidR="00DE6E1C" w:rsidRPr="00446439" w:rsidRDefault="00DE6E1C" w:rsidP="00EB5FE7">
            <w:pPr>
              <w:rPr>
                <w:color w:val="404040" w:themeColor="text1" w:themeTint="BF"/>
              </w:rPr>
            </w:pPr>
            <w:r w:rsidRPr="00446439">
              <w:rPr>
                <w:noProof/>
                <w:color w:val="404040" w:themeColor="text1" w:themeTint="BF"/>
                <w:lang w:eastAsia="en-GB"/>
              </w:rPr>
              <w:lastRenderedPageBreak/>
              <w:drawing>
                <wp:inline distT="0" distB="0" distL="0" distR="0" wp14:anchorId="3E7BC956" wp14:editId="2DE7D0D8">
                  <wp:extent cx="310154" cy="288000"/>
                  <wp:effectExtent l="0" t="0" r="0" b="0"/>
                  <wp:docPr id="259"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180" w:type="dxa"/>
            <w:tcBorders>
              <w:top w:val="single" w:sz="4" w:space="0" w:color="BFBFBF"/>
              <w:left w:val="nil"/>
              <w:bottom w:val="single" w:sz="4" w:space="0" w:color="BFBFBF"/>
            </w:tcBorders>
            <w:shd w:val="clear" w:color="auto" w:fill="FFFFCC"/>
            <w:vAlign w:val="center"/>
          </w:tcPr>
          <w:p w14:paraId="09A6DE5A" w14:textId="686604CC" w:rsidR="00DE6E1C" w:rsidRPr="001564B2" w:rsidRDefault="00553A3F" w:rsidP="00EB5FE7">
            <w:r>
              <w:rPr>
                <w:b/>
                <w:color w:val="FF0000"/>
              </w:rPr>
              <w:t>Note</w:t>
            </w:r>
            <w:r w:rsidR="00DE6E1C" w:rsidRPr="00222856">
              <w:rPr>
                <w:b/>
                <w:color w:val="FF0000"/>
              </w:rPr>
              <w:t>:</w:t>
            </w:r>
            <w:r w:rsidR="00DE6E1C" w:rsidRPr="00446439">
              <w:rPr>
                <w:color w:val="404040" w:themeColor="text1" w:themeTint="BF"/>
              </w:rPr>
              <w:t xml:space="preserve"> </w:t>
            </w:r>
            <w:r w:rsidR="00DE6E1C">
              <w:t xml:space="preserve">Customising your report folder’s security breaks the link between the report folder and its navigation folder/subfolder. This means that you can make changes to the access permissions of the navigation folder/subfolder and those changes will </w:t>
            </w:r>
            <w:r w:rsidR="00DE6E1C">
              <w:rPr>
                <w:b/>
              </w:rPr>
              <w:t>not</w:t>
            </w:r>
            <w:r w:rsidR="00DE6E1C">
              <w:t xml:space="preserve"> automatically be reproduced for your report folder. </w:t>
            </w:r>
            <w:r w:rsidR="00DE6E1C" w:rsidRPr="001564B2">
              <w:rPr>
                <w:b/>
                <w:color w:val="FF0000"/>
              </w:rPr>
              <w:t>This is very important</w:t>
            </w:r>
            <w:r w:rsidR="00DE6E1C" w:rsidRPr="001564B2">
              <w:rPr>
                <w:color w:val="FF0000"/>
              </w:rPr>
              <w:t xml:space="preserve"> </w:t>
            </w:r>
            <w:r w:rsidR="00DE6E1C">
              <w:t xml:space="preserve">– it means security can be individualised for every report so that only the right people have access to the right reports. </w:t>
            </w:r>
          </w:p>
        </w:tc>
      </w:tr>
    </w:tbl>
    <w:p w14:paraId="75CF6FCE" w14:textId="77777777" w:rsidR="00DE6E1C" w:rsidRDefault="00DE6E1C" w:rsidP="001E5EEA"/>
    <w:p w14:paraId="682E9FAD" w14:textId="08EBCD2E" w:rsidR="001E5EEA" w:rsidRDefault="00DE6E1C" w:rsidP="001E5EEA">
      <w:r>
        <w:t>C</w:t>
      </w:r>
      <w:r w:rsidR="001E5EEA">
        <w:t>lick “Customize security”:</w:t>
      </w:r>
    </w:p>
    <w:p w14:paraId="5FB09453" w14:textId="77777777" w:rsidR="001E5EEA" w:rsidRDefault="001E5EEA" w:rsidP="001E5EEA"/>
    <w:p w14:paraId="14372440" w14:textId="16F849B8" w:rsidR="001E5EEA" w:rsidRDefault="00DE6E1C" w:rsidP="001E5EEA">
      <w:pPr>
        <w:jc w:val="center"/>
      </w:pPr>
      <w:r w:rsidRPr="00DE6E1C">
        <w:rPr>
          <w:noProof/>
          <w:lang w:eastAsia="en-GB"/>
        </w:rPr>
        <w:drawing>
          <wp:inline distT="0" distB="0" distL="0" distR="0" wp14:anchorId="4E30DD74" wp14:editId="01815A85">
            <wp:extent cx="1223889" cy="693725"/>
            <wp:effectExtent l="19050" t="19050" r="14605" b="1143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230705" cy="697589"/>
                    </a:xfrm>
                    <a:prstGeom prst="rect">
                      <a:avLst/>
                    </a:prstGeom>
                    <a:ln>
                      <a:solidFill>
                        <a:schemeClr val="accent1"/>
                      </a:solidFill>
                    </a:ln>
                  </pic:spPr>
                </pic:pic>
              </a:graphicData>
            </a:graphic>
          </wp:inline>
        </w:drawing>
      </w:r>
    </w:p>
    <w:p w14:paraId="7CA1B855" w14:textId="77777777" w:rsidR="00836261" w:rsidRDefault="00836261" w:rsidP="001E5EEA"/>
    <w:p w14:paraId="3095E8D5" w14:textId="27C64715" w:rsidR="001E5EEA" w:rsidRDefault="001E5EEA" w:rsidP="001E5EEA">
      <w:r>
        <w:t>A warning message will appear; click “OK” to dismiss it.</w:t>
      </w:r>
    </w:p>
    <w:p w14:paraId="766FE51E" w14:textId="77777777" w:rsidR="00DE6E1C" w:rsidRDefault="00DE6E1C" w:rsidP="001E5EEA"/>
    <w:p w14:paraId="01E2105F" w14:textId="33BEB380" w:rsidR="001E5EEA" w:rsidRDefault="001E5EEA" w:rsidP="00DE6E1C">
      <w:pPr>
        <w:jc w:val="center"/>
      </w:pPr>
      <w:r w:rsidRPr="00C9157A">
        <w:rPr>
          <w:noProof/>
          <w:lang w:eastAsia="en-GB"/>
        </w:rPr>
        <w:drawing>
          <wp:inline distT="0" distB="0" distL="0" distR="0" wp14:anchorId="6028450C" wp14:editId="154CC6F1">
            <wp:extent cx="4508696" cy="1287472"/>
            <wp:effectExtent l="19050" t="19050" r="25400" b="2730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89917" cy="1310665"/>
                    </a:xfrm>
                    <a:prstGeom prst="rect">
                      <a:avLst/>
                    </a:prstGeom>
                    <a:ln>
                      <a:solidFill>
                        <a:schemeClr val="accent5"/>
                      </a:solidFill>
                    </a:ln>
                  </pic:spPr>
                </pic:pic>
              </a:graphicData>
            </a:graphic>
          </wp:inline>
        </w:drawing>
      </w:r>
    </w:p>
    <w:p w14:paraId="589ACAEB" w14:textId="77777777" w:rsidR="001E5EEA" w:rsidRDefault="001E5EEA" w:rsidP="001E5EEA"/>
    <w:p w14:paraId="2AC6967B" w14:textId="2F4A5027" w:rsidR="001E5EEA" w:rsidRDefault="001E5EEA" w:rsidP="001E5EEA">
      <w:r>
        <w:t xml:space="preserve">The screen will refresh and you will now have the option to add </w:t>
      </w:r>
      <w:r w:rsidR="00DE6E1C">
        <w:t xml:space="preserve">AD </w:t>
      </w:r>
      <w:r>
        <w:t>groups</w:t>
      </w:r>
      <w:r w:rsidR="00DE6E1C">
        <w:t xml:space="preserve"> to or remove them</w:t>
      </w:r>
      <w:r>
        <w:t xml:space="preserve"> from your report folder’s security profile:</w:t>
      </w:r>
    </w:p>
    <w:p w14:paraId="1F87B7B0" w14:textId="77777777" w:rsidR="001E5EEA" w:rsidRDefault="001E5EEA" w:rsidP="001E5EEA"/>
    <w:p w14:paraId="349EADF6" w14:textId="5734841B" w:rsidR="001E5EEA" w:rsidRDefault="001E5EEA" w:rsidP="001E5EEA">
      <w:pPr>
        <w:jc w:val="center"/>
      </w:pPr>
      <w:r w:rsidRPr="00824437">
        <w:rPr>
          <w:noProof/>
          <w:lang w:eastAsia="en-GB"/>
        </w:rPr>
        <w:drawing>
          <wp:inline distT="0" distB="0" distL="0" distR="0" wp14:anchorId="753285A4" wp14:editId="2E3DD340">
            <wp:extent cx="3815255" cy="1702191"/>
            <wp:effectExtent l="19050" t="19050" r="13970" b="1270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40178" cy="1713311"/>
                    </a:xfrm>
                    <a:prstGeom prst="rect">
                      <a:avLst/>
                    </a:prstGeom>
                    <a:ln>
                      <a:solidFill>
                        <a:schemeClr val="accent5"/>
                      </a:solidFill>
                    </a:ln>
                  </pic:spPr>
                </pic:pic>
              </a:graphicData>
            </a:graphic>
          </wp:inline>
        </w:drawing>
      </w:r>
    </w:p>
    <w:p w14:paraId="14BCD9A7" w14:textId="77777777" w:rsidR="008B7C9A" w:rsidRDefault="008B7C9A" w:rsidP="001E5EEA">
      <w:pPr>
        <w:jc w:val="center"/>
      </w:pPr>
    </w:p>
    <w:p w14:paraId="6258C411" w14:textId="4A2D0FE3" w:rsidR="001E5EEA" w:rsidRDefault="00DE6E1C" w:rsidP="001E5EEA">
      <w:r>
        <w:t xml:space="preserve"> </w:t>
      </w:r>
    </w:p>
    <w:p w14:paraId="3DC75D4B" w14:textId="5FA0178D" w:rsidR="008B7C9A" w:rsidRDefault="008B7C9A" w:rsidP="008B7C9A">
      <w:pPr>
        <w:pStyle w:val="Heading3"/>
      </w:pPr>
      <w:bookmarkStart w:id="101" w:name="_Archiving_.RDL_files"/>
      <w:bookmarkStart w:id="102" w:name="_Toc99549613"/>
      <w:bookmarkEnd w:id="101"/>
      <w:r>
        <w:t>Archiving .RDL files</w:t>
      </w:r>
      <w:bookmarkEnd w:id="102"/>
    </w:p>
    <w:p w14:paraId="1BB46952" w14:textId="58073D0F" w:rsidR="008B7C9A" w:rsidRPr="008B7C9A" w:rsidRDefault="008B7C9A" w:rsidP="008B7C9A">
      <w:r>
        <w:t xml:space="preserve">Whenever you amend a report, you will need to archive the previous version of the report </w:t>
      </w:r>
      <w:r w:rsidR="006A0D97">
        <w:t xml:space="preserve">suite </w:t>
      </w:r>
      <w:r>
        <w:t xml:space="preserve">in the </w:t>
      </w:r>
      <w:r w:rsidRPr="006A0D97">
        <w:rPr>
          <w:color w:val="4472C4" w:themeColor="accent5"/>
        </w:rPr>
        <w:t xml:space="preserve">_Back-Up Versions </w:t>
      </w:r>
      <w:r>
        <w:t xml:space="preserve">folder in the HR Reporting QA environment. </w:t>
      </w:r>
      <w:r w:rsidR="005149BA" w:rsidRPr="008B7C9A">
        <w:rPr>
          <w:szCs w:val="20"/>
        </w:rPr>
        <w:t>This is to ensure that older versions of reports can be restored to use, if required.</w:t>
      </w:r>
    </w:p>
    <w:p w14:paraId="5E4CD31F" w14:textId="27553080" w:rsidR="009F4700" w:rsidRDefault="009F4700" w:rsidP="003D54C1">
      <w:pPr>
        <w:rPr>
          <w:lang w:eastAsia="en-GB"/>
        </w:rPr>
      </w:pPr>
    </w:p>
    <w:tbl>
      <w:tblPr>
        <w:tblW w:w="8941"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87"/>
        <w:gridCol w:w="8254"/>
      </w:tblGrid>
      <w:tr w:rsidR="008B7C9A" w:rsidRPr="00446439" w14:paraId="0B5B8AA0" w14:textId="77777777" w:rsidTr="005149BA">
        <w:trPr>
          <w:trHeight w:hRule="exact" w:val="1081"/>
        </w:trPr>
        <w:tc>
          <w:tcPr>
            <w:tcW w:w="687" w:type="dxa"/>
            <w:tcBorders>
              <w:top w:val="single" w:sz="4" w:space="0" w:color="BFBFBF"/>
              <w:bottom w:val="single" w:sz="4" w:space="0" w:color="BFBFBF"/>
              <w:right w:val="nil"/>
            </w:tcBorders>
            <w:shd w:val="clear" w:color="auto" w:fill="D9E2F3" w:themeFill="accent5" w:themeFillTint="33"/>
            <w:vAlign w:val="center"/>
          </w:tcPr>
          <w:p w14:paraId="2316A5D7" w14:textId="77777777" w:rsidR="008B7C9A" w:rsidRPr="00446439" w:rsidRDefault="008B7C9A" w:rsidP="00A02F56">
            <w:pPr>
              <w:rPr>
                <w:color w:val="404040" w:themeColor="text1" w:themeTint="BF"/>
              </w:rPr>
            </w:pPr>
            <w:r w:rsidRPr="00446439">
              <w:rPr>
                <w:noProof/>
                <w:color w:val="404040" w:themeColor="text1" w:themeTint="BF"/>
                <w:lang w:eastAsia="en-GB"/>
              </w:rPr>
              <w:drawing>
                <wp:inline distT="0" distB="0" distL="0" distR="0" wp14:anchorId="51E1CAF4" wp14:editId="5E33E0A2">
                  <wp:extent cx="299078" cy="288000"/>
                  <wp:effectExtent l="0" t="0" r="0" b="0"/>
                  <wp:docPr id="222"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54" w:type="dxa"/>
            <w:tcBorders>
              <w:top w:val="single" w:sz="4" w:space="0" w:color="BFBFBF"/>
              <w:left w:val="nil"/>
              <w:bottom w:val="single" w:sz="4" w:space="0" w:color="BFBFBF"/>
            </w:tcBorders>
            <w:shd w:val="clear" w:color="auto" w:fill="D9E2F3" w:themeFill="accent5" w:themeFillTint="33"/>
            <w:vAlign w:val="center"/>
          </w:tcPr>
          <w:p w14:paraId="16671349" w14:textId="4734F46B" w:rsidR="008B7C9A" w:rsidRPr="006A5D1B" w:rsidRDefault="005149BA" w:rsidP="005149BA">
            <w:pPr>
              <w:rPr>
                <w:color w:val="404040" w:themeColor="text1" w:themeTint="BF"/>
                <w:szCs w:val="20"/>
              </w:rPr>
            </w:pPr>
            <w:r>
              <w:t>All back-up copies of report suites are held in the HR Reporting QA environment, so there is no need to retain previous versions in the LIVE environment.</w:t>
            </w:r>
          </w:p>
        </w:tc>
      </w:tr>
    </w:tbl>
    <w:p w14:paraId="0A326B91" w14:textId="4F77E493" w:rsidR="008B7C9A" w:rsidRDefault="008B7C9A" w:rsidP="003D54C1">
      <w:pPr>
        <w:rPr>
          <w:lang w:eastAsia="en-GB"/>
        </w:rPr>
      </w:pPr>
    </w:p>
    <w:p w14:paraId="374C0B36" w14:textId="77777777" w:rsidR="005149BA" w:rsidRDefault="005149BA" w:rsidP="005149BA">
      <w:r>
        <w:t xml:space="preserve">Before you can archive a report, you must first check whether a report folder exists for your report within the </w:t>
      </w:r>
      <w:r w:rsidRPr="006A0D97">
        <w:rPr>
          <w:color w:val="4472C4" w:themeColor="accent5"/>
        </w:rPr>
        <w:t xml:space="preserve">_Back-Up Versions </w:t>
      </w:r>
      <w:r>
        <w:t xml:space="preserve">folder. </w:t>
      </w:r>
    </w:p>
    <w:p w14:paraId="032670B6" w14:textId="01731728" w:rsidR="005149BA" w:rsidRDefault="005149BA" w:rsidP="005149BA">
      <w:r>
        <w:lastRenderedPageBreak/>
        <w:t xml:space="preserve">Navigate to the </w:t>
      </w:r>
      <w:r w:rsidRPr="006A0D97">
        <w:rPr>
          <w:color w:val="4472C4" w:themeColor="accent5"/>
        </w:rPr>
        <w:t xml:space="preserve">_Back-Up Versions </w:t>
      </w:r>
      <w:r>
        <w:t>folder and scroll down the list of reports to see if a report folder for your amended report suite already exists:</w:t>
      </w:r>
    </w:p>
    <w:p w14:paraId="74BEA5EB" w14:textId="77777777" w:rsidR="005149BA" w:rsidRDefault="005149BA" w:rsidP="005149BA"/>
    <w:p w14:paraId="50F0243B" w14:textId="22A56F8A" w:rsidR="005149BA" w:rsidRDefault="005149BA" w:rsidP="005149BA">
      <w:pPr>
        <w:jc w:val="center"/>
      </w:pPr>
      <w:r w:rsidRPr="005149BA">
        <w:rPr>
          <w:noProof/>
          <w:lang w:eastAsia="en-GB"/>
        </w:rPr>
        <w:drawing>
          <wp:inline distT="0" distB="0" distL="0" distR="0" wp14:anchorId="3FB4CA6A" wp14:editId="5AF313D0">
            <wp:extent cx="2358497" cy="1681480"/>
            <wp:effectExtent l="19050" t="19050" r="22860" b="1397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367221" cy="1687700"/>
                    </a:xfrm>
                    <a:prstGeom prst="rect">
                      <a:avLst/>
                    </a:prstGeom>
                    <a:ln>
                      <a:solidFill>
                        <a:schemeClr val="accent1"/>
                      </a:solidFill>
                    </a:ln>
                  </pic:spPr>
                </pic:pic>
              </a:graphicData>
            </a:graphic>
          </wp:inline>
        </w:drawing>
      </w:r>
    </w:p>
    <w:p w14:paraId="1C1E96CE" w14:textId="5272AF07" w:rsidR="005149BA" w:rsidRDefault="005149BA" w:rsidP="005149BA"/>
    <w:p w14:paraId="07010038" w14:textId="73A517F5" w:rsidR="005149BA" w:rsidRDefault="005149BA" w:rsidP="005149BA">
      <w:r>
        <w:t xml:space="preserve">If there is no report folder for your report </w:t>
      </w:r>
      <w:r w:rsidR="006A0D97">
        <w:t xml:space="preserve">suite </w:t>
      </w:r>
      <w:r>
        <w:t xml:space="preserve">within the </w:t>
      </w:r>
      <w:r w:rsidRPr="006A0D97">
        <w:rPr>
          <w:color w:val="4472C4" w:themeColor="accent5"/>
        </w:rPr>
        <w:t xml:space="preserve">_Back-Up Versions </w:t>
      </w:r>
      <w:r>
        <w:t>folder, you will need to create one. At the top of the screen, click “New” and select “Folder” from the drop-down menu:</w:t>
      </w:r>
    </w:p>
    <w:p w14:paraId="4C7209E2" w14:textId="77777777" w:rsidR="005149BA" w:rsidRDefault="005149BA" w:rsidP="005149BA"/>
    <w:p w14:paraId="4DF1FD04" w14:textId="77777777" w:rsidR="005149BA" w:rsidRDefault="005149BA" w:rsidP="005149BA">
      <w:pPr>
        <w:jc w:val="center"/>
      </w:pPr>
      <w:r w:rsidRPr="001B6B79">
        <w:rPr>
          <w:noProof/>
          <w:lang w:eastAsia="en-GB"/>
        </w:rPr>
        <w:drawing>
          <wp:inline distT="0" distB="0" distL="0" distR="0" wp14:anchorId="5D90DD69" wp14:editId="6B0572A9">
            <wp:extent cx="3069372" cy="1026844"/>
            <wp:effectExtent l="19050" t="19050" r="17145" b="2095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14968" cy="1042098"/>
                    </a:xfrm>
                    <a:prstGeom prst="rect">
                      <a:avLst/>
                    </a:prstGeom>
                    <a:ln>
                      <a:solidFill>
                        <a:schemeClr val="accent1"/>
                      </a:solidFill>
                    </a:ln>
                  </pic:spPr>
                </pic:pic>
              </a:graphicData>
            </a:graphic>
          </wp:inline>
        </w:drawing>
      </w:r>
    </w:p>
    <w:p w14:paraId="57845B18" w14:textId="77777777" w:rsidR="005149BA" w:rsidRDefault="005149BA" w:rsidP="005149BA"/>
    <w:p w14:paraId="0BA77CFE" w14:textId="77777777" w:rsidR="005149BA" w:rsidRDefault="005149BA" w:rsidP="005149BA">
      <w:r>
        <w:t>A pop-up will open, prompting you for the folder name. Enter the prefix and name of your report suite:</w:t>
      </w:r>
    </w:p>
    <w:p w14:paraId="3372C483" w14:textId="77777777" w:rsidR="005149BA" w:rsidRDefault="005149BA" w:rsidP="005149BA"/>
    <w:p w14:paraId="54E99DD2" w14:textId="77777777" w:rsidR="005149BA" w:rsidRDefault="005149BA" w:rsidP="005149BA">
      <w:pPr>
        <w:jc w:val="center"/>
      </w:pPr>
      <w:r w:rsidRPr="00F23146">
        <w:rPr>
          <w:noProof/>
          <w:lang w:eastAsia="en-GB"/>
        </w:rPr>
        <w:drawing>
          <wp:inline distT="0" distB="0" distL="0" distR="0" wp14:anchorId="03BB0BA1" wp14:editId="63BEE67C">
            <wp:extent cx="3270739" cy="1143460"/>
            <wp:effectExtent l="19050" t="19050" r="25400" b="1905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26339" cy="1162898"/>
                    </a:xfrm>
                    <a:prstGeom prst="rect">
                      <a:avLst/>
                    </a:prstGeom>
                    <a:ln>
                      <a:solidFill>
                        <a:schemeClr val="accent1"/>
                      </a:solidFill>
                    </a:ln>
                  </pic:spPr>
                </pic:pic>
              </a:graphicData>
            </a:graphic>
          </wp:inline>
        </w:drawing>
      </w:r>
    </w:p>
    <w:p w14:paraId="21585F07" w14:textId="77777777" w:rsidR="005149BA" w:rsidRDefault="005149BA" w:rsidP="005149BA"/>
    <w:p w14:paraId="56424BEF" w14:textId="77777777" w:rsidR="005149BA" w:rsidRDefault="005149BA" w:rsidP="005149BA">
      <w:r>
        <w:t>Click “Create” to create the report folder. It will appear in the folder list:</w:t>
      </w:r>
    </w:p>
    <w:p w14:paraId="4867F919" w14:textId="77777777" w:rsidR="005149BA" w:rsidRDefault="005149BA" w:rsidP="005149BA"/>
    <w:p w14:paraId="57CC15CA" w14:textId="77777777" w:rsidR="005149BA" w:rsidRDefault="005149BA" w:rsidP="005149BA">
      <w:pPr>
        <w:jc w:val="center"/>
      </w:pPr>
      <w:r w:rsidRPr="00A97854">
        <w:rPr>
          <w:noProof/>
          <w:lang w:eastAsia="en-GB"/>
        </w:rPr>
        <w:drawing>
          <wp:inline distT="0" distB="0" distL="0" distR="0" wp14:anchorId="2B7FC124" wp14:editId="5F215639">
            <wp:extent cx="2908299" cy="861718"/>
            <wp:effectExtent l="19050" t="19050" r="26035" b="1460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47615" cy="873367"/>
                    </a:xfrm>
                    <a:prstGeom prst="rect">
                      <a:avLst/>
                    </a:prstGeom>
                    <a:ln>
                      <a:solidFill>
                        <a:schemeClr val="accent1"/>
                      </a:solidFill>
                    </a:ln>
                  </pic:spPr>
                </pic:pic>
              </a:graphicData>
            </a:graphic>
          </wp:inline>
        </w:drawing>
      </w:r>
    </w:p>
    <w:p w14:paraId="4B6CBAD4" w14:textId="77777777" w:rsidR="005149BA" w:rsidRDefault="005149BA" w:rsidP="005149BA"/>
    <w:p w14:paraId="254825B1" w14:textId="57EADBDF" w:rsidR="005149BA" w:rsidRDefault="005149BA" w:rsidP="005149BA">
      <w:r>
        <w:t xml:space="preserve">Now you are ready to archive </w:t>
      </w:r>
      <w:proofErr w:type="gramStart"/>
      <w:r>
        <w:t>the .RDLs</w:t>
      </w:r>
      <w:proofErr w:type="gramEnd"/>
      <w:r>
        <w:t xml:space="preserve"> from the previous version of your amended report</w:t>
      </w:r>
      <w:r w:rsidR="006A0D97">
        <w:t xml:space="preserve"> suite</w:t>
      </w:r>
      <w:r>
        <w:t xml:space="preserve">. Exit the </w:t>
      </w:r>
      <w:r w:rsidRPr="006A0D97">
        <w:rPr>
          <w:color w:val="4472C4" w:themeColor="accent5"/>
        </w:rPr>
        <w:t xml:space="preserve">_Back-Up Versions </w:t>
      </w:r>
      <w:r>
        <w:t xml:space="preserve">folder and navigate back to the active report folder, selecting </w:t>
      </w:r>
      <w:proofErr w:type="gramStart"/>
      <w:r>
        <w:t>all .RDLs</w:t>
      </w:r>
      <w:proofErr w:type="gramEnd"/>
      <w:r>
        <w:t xml:space="preserve"> which belong to the previous version of the report suite:</w:t>
      </w:r>
    </w:p>
    <w:p w14:paraId="5BDAC680" w14:textId="77777777" w:rsidR="005149BA" w:rsidRDefault="005149BA" w:rsidP="005149BA"/>
    <w:p w14:paraId="72FDF61D" w14:textId="77777777" w:rsidR="005149BA" w:rsidRDefault="005149BA" w:rsidP="005149BA">
      <w:pPr>
        <w:jc w:val="center"/>
      </w:pPr>
      <w:r w:rsidRPr="00301CDA">
        <w:rPr>
          <w:noProof/>
          <w:lang w:eastAsia="en-GB"/>
        </w:rPr>
        <w:lastRenderedPageBreak/>
        <w:drawing>
          <wp:inline distT="0" distB="0" distL="0" distR="0" wp14:anchorId="1CF5A1E0" wp14:editId="336326FF">
            <wp:extent cx="4045930" cy="1436956"/>
            <wp:effectExtent l="19050" t="19050" r="12065" b="1143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59791" cy="1441879"/>
                    </a:xfrm>
                    <a:prstGeom prst="rect">
                      <a:avLst/>
                    </a:prstGeom>
                    <a:ln>
                      <a:solidFill>
                        <a:schemeClr val="accent1"/>
                      </a:solidFill>
                    </a:ln>
                  </pic:spPr>
                </pic:pic>
              </a:graphicData>
            </a:graphic>
          </wp:inline>
        </w:drawing>
      </w:r>
    </w:p>
    <w:p w14:paraId="13D799AB" w14:textId="77777777" w:rsidR="005149BA" w:rsidRDefault="005149BA" w:rsidP="005149BA">
      <w:pPr>
        <w:spacing w:after="160" w:line="259" w:lineRule="auto"/>
      </w:pPr>
    </w:p>
    <w:p w14:paraId="512EF496" w14:textId="77777777" w:rsidR="005149BA" w:rsidRDefault="005149BA" w:rsidP="005149BA">
      <w:r>
        <w:t>At the top of the screen, click “Move”:</w:t>
      </w:r>
    </w:p>
    <w:p w14:paraId="1169F291" w14:textId="77777777" w:rsidR="005149BA" w:rsidRDefault="005149BA" w:rsidP="005149BA"/>
    <w:p w14:paraId="288B5083" w14:textId="77777777" w:rsidR="005149BA" w:rsidRDefault="005149BA" w:rsidP="005149BA">
      <w:pPr>
        <w:jc w:val="center"/>
      </w:pPr>
      <w:r w:rsidRPr="00283D5D">
        <w:rPr>
          <w:noProof/>
          <w:lang w:eastAsia="en-GB"/>
        </w:rPr>
        <w:drawing>
          <wp:inline distT="0" distB="0" distL="0" distR="0" wp14:anchorId="0DACCFC8" wp14:editId="5B15D254">
            <wp:extent cx="3055757" cy="298933"/>
            <wp:effectExtent l="19050" t="19050" r="11430" b="2540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55757" cy="298933"/>
                    </a:xfrm>
                    <a:prstGeom prst="rect">
                      <a:avLst/>
                    </a:prstGeom>
                    <a:ln>
                      <a:solidFill>
                        <a:schemeClr val="accent5"/>
                      </a:solidFill>
                    </a:ln>
                  </pic:spPr>
                </pic:pic>
              </a:graphicData>
            </a:graphic>
          </wp:inline>
        </w:drawing>
      </w:r>
    </w:p>
    <w:p w14:paraId="039C6F09" w14:textId="77777777" w:rsidR="005149BA" w:rsidRDefault="005149BA" w:rsidP="005149BA"/>
    <w:p w14:paraId="235C5DA6" w14:textId="7029A191" w:rsidR="005149BA" w:rsidRDefault="005149BA" w:rsidP="005149BA">
      <w:r>
        <w:t xml:space="preserve">The </w:t>
      </w:r>
      <w:r w:rsidRPr="00283D5D">
        <w:rPr>
          <w:b/>
          <w:color w:val="7F7F7F" w:themeColor="text1" w:themeTint="80"/>
        </w:rPr>
        <w:t xml:space="preserve">Select </w:t>
      </w:r>
      <w:r>
        <w:rPr>
          <w:b/>
          <w:color w:val="7F7F7F" w:themeColor="text1" w:themeTint="80"/>
        </w:rPr>
        <w:t>f</w:t>
      </w:r>
      <w:r w:rsidRPr="00283D5D">
        <w:rPr>
          <w:b/>
          <w:color w:val="7F7F7F" w:themeColor="text1" w:themeTint="80"/>
        </w:rPr>
        <w:t>older</w:t>
      </w:r>
      <w:r w:rsidRPr="00283D5D">
        <w:rPr>
          <w:color w:val="7F7F7F" w:themeColor="text1" w:themeTint="80"/>
        </w:rPr>
        <w:t xml:space="preserve"> </w:t>
      </w:r>
      <w:r>
        <w:t xml:space="preserve">window will open. From here, you can navigate to the </w:t>
      </w:r>
      <w:r w:rsidRPr="006A0D97">
        <w:rPr>
          <w:color w:val="4472C4" w:themeColor="accent5"/>
        </w:rPr>
        <w:t>_Back-Up Versions</w:t>
      </w:r>
      <w:r>
        <w:t xml:space="preserve"> folder and from there to your report suite’s archive folder: </w:t>
      </w:r>
    </w:p>
    <w:p w14:paraId="298177AE" w14:textId="77777777" w:rsidR="005149BA" w:rsidRDefault="005149BA" w:rsidP="005149BA"/>
    <w:p w14:paraId="66D927E6" w14:textId="77777777" w:rsidR="005149BA" w:rsidRDefault="005149BA" w:rsidP="005149BA">
      <w:pPr>
        <w:jc w:val="center"/>
      </w:pPr>
      <w:r w:rsidRPr="00301CDA">
        <w:rPr>
          <w:noProof/>
          <w:lang w:eastAsia="en-GB"/>
        </w:rPr>
        <w:drawing>
          <wp:inline distT="0" distB="0" distL="0" distR="0" wp14:anchorId="151CC4AD" wp14:editId="5AC371C0">
            <wp:extent cx="3821444" cy="1849755"/>
            <wp:effectExtent l="19050" t="19050" r="26670" b="1714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25780" cy="1851854"/>
                    </a:xfrm>
                    <a:prstGeom prst="rect">
                      <a:avLst/>
                    </a:prstGeom>
                    <a:ln>
                      <a:solidFill>
                        <a:schemeClr val="accent1"/>
                      </a:solidFill>
                    </a:ln>
                  </pic:spPr>
                </pic:pic>
              </a:graphicData>
            </a:graphic>
          </wp:inline>
        </w:drawing>
      </w:r>
    </w:p>
    <w:p w14:paraId="33DC8CA7" w14:textId="77777777" w:rsidR="005149BA" w:rsidRDefault="005149BA" w:rsidP="005149BA"/>
    <w:p w14:paraId="2F0CC44D" w14:textId="77777777" w:rsidR="005149BA" w:rsidRDefault="005149BA" w:rsidP="005149BA">
      <w:r>
        <w:t xml:space="preserve">Click your report’s archive folder to enter it, then click “Select”. </w:t>
      </w:r>
    </w:p>
    <w:p w14:paraId="17D38B74" w14:textId="77777777" w:rsidR="005149BA" w:rsidRDefault="005149BA" w:rsidP="005149BA"/>
    <w:p w14:paraId="29998D93" w14:textId="77777777" w:rsidR="005149BA" w:rsidRDefault="005149BA" w:rsidP="005149BA">
      <w:pPr>
        <w:jc w:val="center"/>
      </w:pPr>
      <w:r w:rsidRPr="00181786">
        <w:rPr>
          <w:noProof/>
          <w:lang w:eastAsia="en-GB"/>
        </w:rPr>
        <w:drawing>
          <wp:inline distT="0" distB="0" distL="0" distR="0" wp14:anchorId="42E2E687" wp14:editId="15B2A296">
            <wp:extent cx="3809999" cy="998780"/>
            <wp:effectExtent l="19050" t="19050" r="19685" b="1143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30888" cy="1004256"/>
                    </a:xfrm>
                    <a:prstGeom prst="rect">
                      <a:avLst/>
                    </a:prstGeom>
                    <a:ln>
                      <a:solidFill>
                        <a:schemeClr val="accent1"/>
                      </a:solidFill>
                    </a:ln>
                  </pic:spPr>
                </pic:pic>
              </a:graphicData>
            </a:graphic>
          </wp:inline>
        </w:drawing>
      </w:r>
    </w:p>
    <w:p w14:paraId="02D90F3B" w14:textId="77777777" w:rsidR="005149BA" w:rsidRDefault="005149BA" w:rsidP="005149BA"/>
    <w:p w14:paraId="5C2A0134" w14:textId="5611F594" w:rsidR="005149BA" w:rsidRDefault="005149BA" w:rsidP="005149BA">
      <w:r>
        <w:t xml:space="preserve">The screen will refresh and the </w:t>
      </w:r>
      <w:r w:rsidRPr="004900B1">
        <w:rPr>
          <w:b/>
          <w:color w:val="7F7F7F" w:themeColor="text1" w:themeTint="80"/>
        </w:rPr>
        <w:t>Select folder</w:t>
      </w:r>
      <w:r w:rsidRPr="004900B1">
        <w:rPr>
          <w:color w:val="7F7F7F" w:themeColor="text1" w:themeTint="80"/>
        </w:rPr>
        <w:t xml:space="preserve"> </w:t>
      </w:r>
      <w:r>
        <w:t xml:space="preserve">window will close. The .RDL file(s) you’ve moved will no longer appear in the active report folder. Navigate to your report’s archive folder in </w:t>
      </w:r>
      <w:r w:rsidRPr="006A0D97">
        <w:rPr>
          <w:color w:val="4472C4" w:themeColor="accent5"/>
        </w:rPr>
        <w:t xml:space="preserve">_Back-Up Versions </w:t>
      </w:r>
      <w:r>
        <w:t xml:space="preserve">to check that the </w:t>
      </w:r>
      <w:proofErr w:type="gramStart"/>
      <w:r>
        <w:t>archived .RDLs</w:t>
      </w:r>
      <w:proofErr w:type="gramEnd"/>
      <w:r>
        <w:t xml:space="preserve"> are appearing there:</w:t>
      </w:r>
    </w:p>
    <w:p w14:paraId="527D1FA1" w14:textId="77777777" w:rsidR="005149BA" w:rsidRDefault="005149BA" w:rsidP="005149BA"/>
    <w:p w14:paraId="25333802" w14:textId="77777777" w:rsidR="005149BA" w:rsidRDefault="005149BA" w:rsidP="005149BA">
      <w:pPr>
        <w:jc w:val="center"/>
      </w:pPr>
      <w:r w:rsidRPr="00181786">
        <w:rPr>
          <w:noProof/>
          <w:lang w:eastAsia="en-GB"/>
        </w:rPr>
        <w:drawing>
          <wp:inline distT="0" distB="0" distL="0" distR="0" wp14:anchorId="01140A4B" wp14:editId="4942CD13">
            <wp:extent cx="3674613" cy="1156823"/>
            <wp:effectExtent l="19050" t="19050" r="21590" b="2476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74613" cy="1156823"/>
                    </a:xfrm>
                    <a:prstGeom prst="rect">
                      <a:avLst/>
                    </a:prstGeom>
                    <a:ln>
                      <a:solidFill>
                        <a:schemeClr val="accent1"/>
                      </a:solidFill>
                    </a:ln>
                  </pic:spPr>
                </pic:pic>
              </a:graphicData>
            </a:graphic>
          </wp:inline>
        </w:drawing>
      </w:r>
    </w:p>
    <w:p w14:paraId="3E96D1AF" w14:textId="7D1B5375" w:rsidR="00EA2746" w:rsidRDefault="00EA2746" w:rsidP="003D54C1">
      <w:pPr>
        <w:rPr>
          <w:lang w:eastAsia="en-GB"/>
        </w:rPr>
      </w:pPr>
    </w:p>
    <w:p w14:paraId="3FE37A8B" w14:textId="77777777" w:rsidR="009A0334" w:rsidRDefault="009A0334">
      <w:pPr>
        <w:spacing w:after="160" w:line="259" w:lineRule="auto"/>
        <w:rPr>
          <w:rFonts w:asciiTheme="majorHAnsi" w:eastAsiaTheme="majorEastAsia" w:hAnsiTheme="majorHAnsi" w:cstheme="majorBidi"/>
          <w:color w:val="2E74B5" w:themeColor="accent1" w:themeShade="BF"/>
          <w:sz w:val="32"/>
          <w:szCs w:val="32"/>
          <w:lang w:eastAsia="en-GB"/>
        </w:rPr>
      </w:pPr>
      <w:r>
        <w:rPr>
          <w:lang w:eastAsia="en-GB"/>
        </w:rPr>
        <w:br w:type="page"/>
      </w:r>
    </w:p>
    <w:p w14:paraId="028DC391" w14:textId="083A4E88" w:rsidR="00A873DE" w:rsidRDefault="00A873DE" w:rsidP="00A873DE">
      <w:pPr>
        <w:pStyle w:val="Heading1"/>
        <w:rPr>
          <w:lang w:eastAsia="en-GB"/>
        </w:rPr>
      </w:pPr>
      <w:bookmarkStart w:id="103" w:name="_Toc99549614"/>
      <w:r>
        <w:rPr>
          <w:lang w:eastAsia="en-GB"/>
        </w:rPr>
        <w:lastRenderedPageBreak/>
        <w:t>Specific Processes</w:t>
      </w:r>
      <w:bookmarkEnd w:id="103"/>
    </w:p>
    <w:p w14:paraId="0598A358" w14:textId="087250A6" w:rsidR="00A873DE" w:rsidRDefault="006135CC" w:rsidP="00F42E71">
      <w:pPr>
        <w:rPr>
          <w:lang w:eastAsia="en-GB"/>
        </w:rPr>
      </w:pPr>
      <w:r>
        <w:rPr>
          <w:lang w:eastAsia="en-GB"/>
        </w:rPr>
        <w:t xml:space="preserve">The basic processes outlined above apply equally to new and amended reports, however there are some specific steps for new reports </w:t>
      </w:r>
      <w:r w:rsidRPr="00E951FB">
        <w:rPr>
          <w:i/>
          <w:lang w:eastAsia="en-GB"/>
        </w:rPr>
        <w:t>vs</w:t>
      </w:r>
      <w:r>
        <w:rPr>
          <w:lang w:eastAsia="en-GB"/>
        </w:rPr>
        <w:t xml:space="preserve"> amended reports which are covered in more detail here. </w:t>
      </w:r>
    </w:p>
    <w:p w14:paraId="59BE2648" w14:textId="77777777" w:rsidR="00C9592F" w:rsidRDefault="00C9592F" w:rsidP="00F42E71">
      <w:pPr>
        <w:rPr>
          <w:lang w:eastAsia="en-GB"/>
        </w:rPr>
      </w:pPr>
    </w:p>
    <w:p w14:paraId="36C640A5" w14:textId="77777777" w:rsidR="006135CC" w:rsidRDefault="006135CC" w:rsidP="00F42E71">
      <w:pPr>
        <w:rPr>
          <w:lang w:eastAsia="en-GB"/>
        </w:rPr>
      </w:pPr>
    </w:p>
    <w:p w14:paraId="46698A29" w14:textId="576F554A" w:rsidR="008B05D7" w:rsidRDefault="00821B67" w:rsidP="00821B67">
      <w:pPr>
        <w:pStyle w:val="Heading2"/>
      </w:pPr>
      <w:bookmarkStart w:id="104" w:name="_Toc99549615"/>
      <w:r>
        <w:t>New</w:t>
      </w:r>
      <w:r w:rsidR="00D010C2">
        <w:t xml:space="preserve"> </w:t>
      </w:r>
      <w:r>
        <w:t>reports</w:t>
      </w:r>
      <w:bookmarkEnd w:id="104"/>
    </w:p>
    <w:p w14:paraId="59E62AEC" w14:textId="13C515C2" w:rsidR="00612187" w:rsidRDefault="00821B67" w:rsidP="00821B67">
      <w:r>
        <w:t>If you are adding a new report to the HR Reporting catalogue</w:t>
      </w:r>
      <w:r w:rsidR="00C9592F">
        <w:t xml:space="preserve">, </w:t>
      </w:r>
      <w:r w:rsidR="00612187">
        <w:t xml:space="preserve">follow the steps below. </w:t>
      </w:r>
    </w:p>
    <w:p w14:paraId="0AE07977" w14:textId="0B8AD183" w:rsidR="009A0334" w:rsidRDefault="009A0334" w:rsidP="00821B67"/>
    <w:p w14:paraId="67944A61" w14:textId="04F4D186" w:rsidR="009A0334" w:rsidRDefault="009A0334" w:rsidP="00633839">
      <w:pPr>
        <w:pStyle w:val="Heading3"/>
      </w:pPr>
      <w:bookmarkStart w:id="105" w:name="_Toc99549616"/>
      <w:r>
        <w:t xml:space="preserve">DEV </w:t>
      </w:r>
      <w:r w:rsidR="000255C9">
        <w:t xml:space="preserve">solution &amp; </w:t>
      </w:r>
      <w:r>
        <w:t>Environment</w:t>
      </w:r>
      <w:bookmarkEnd w:id="105"/>
    </w:p>
    <w:p w14:paraId="7B804707" w14:textId="37D8E4E7" w:rsidR="009A0334" w:rsidRDefault="00815E9D" w:rsidP="00633839">
      <w:pPr>
        <w:pStyle w:val="Heading4"/>
        <w:numPr>
          <w:ilvl w:val="0"/>
          <w:numId w:val="57"/>
        </w:numPr>
      </w:pPr>
      <w:r>
        <w:t>Develop the new report</w:t>
      </w:r>
    </w:p>
    <w:p w14:paraId="6842AAEC" w14:textId="61D1996C" w:rsidR="00815E9D" w:rsidRDefault="00815E9D" w:rsidP="009A0334">
      <w:r>
        <w:t xml:space="preserve">Use the </w:t>
      </w:r>
      <w:hyperlink w:anchor="_Preparing_.RDL_files" w:history="1">
        <w:r w:rsidRPr="00815E9D">
          <w:rPr>
            <w:rStyle w:val="Hyperlink"/>
          </w:rPr>
          <w:t>Preparing .RDL files in Visual Studio</w:t>
        </w:r>
      </w:hyperlink>
      <w:r>
        <w:t xml:space="preserve"> process to create a new report within the DEV solution. </w:t>
      </w:r>
    </w:p>
    <w:p w14:paraId="40F7BEBE" w14:textId="77777777" w:rsidR="00633839" w:rsidRDefault="00633839" w:rsidP="009A0334"/>
    <w:p w14:paraId="2833D341" w14:textId="339BBA6D" w:rsidR="00815E9D" w:rsidRDefault="00815E9D" w:rsidP="00633839">
      <w:pPr>
        <w:pStyle w:val="Heading4"/>
        <w:numPr>
          <w:ilvl w:val="0"/>
          <w:numId w:val="57"/>
        </w:numPr>
      </w:pPr>
      <w:r>
        <w:t xml:space="preserve">Complete </w:t>
      </w:r>
      <w:r w:rsidR="00633839">
        <w:t>unit testing</w:t>
      </w:r>
    </w:p>
    <w:p w14:paraId="0D811DEE" w14:textId="16D2471D" w:rsidR="00815E9D" w:rsidRDefault="00815E9D" w:rsidP="00815E9D">
      <w:r>
        <w:t>Check that the new code you have written runs successfully in the DEV server, that the parameters and conditions apply work as expected, that you get no error messages when deploying the DEV server and that the formatting is correct on the output of the file. You may optionally cho</w:t>
      </w:r>
      <w:r w:rsidR="00633839">
        <w:t>o</w:t>
      </w:r>
      <w:r>
        <w:t>se to carry out further testing within the TEST environment before progressing the report into the version</w:t>
      </w:r>
      <w:r w:rsidR="00633839">
        <w:t>-</w:t>
      </w:r>
      <w:r>
        <w:t xml:space="preserve">controlled </w:t>
      </w:r>
      <w:r w:rsidR="00633839">
        <w:t xml:space="preserve">QA </w:t>
      </w:r>
      <w:r>
        <w:t>environment.</w:t>
      </w:r>
    </w:p>
    <w:p w14:paraId="7CACF87E" w14:textId="77777777" w:rsidR="00C9592F" w:rsidRDefault="00C9592F" w:rsidP="00821B67"/>
    <w:p w14:paraId="0833A81A" w14:textId="243AC2A4" w:rsidR="00C9592F" w:rsidRDefault="00C9592F" w:rsidP="00C9592F">
      <w:pPr>
        <w:pStyle w:val="Heading3"/>
      </w:pPr>
      <w:bookmarkStart w:id="106" w:name="_Toc99549617"/>
      <w:r>
        <w:t>QA solution &amp; environment</w:t>
      </w:r>
      <w:bookmarkEnd w:id="106"/>
      <w:r>
        <w:t xml:space="preserve"> </w:t>
      </w:r>
    </w:p>
    <w:p w14:paraId="64BE4558" w14:textId="6862440C" w:rsidR="00C9592F" w:rsidRPr="00C9592F" w:rsidRDefault="00F17476" w:rsidP="00F17476">
      <w:pPr>
        <w:pStyle w:val="Heading4"/>
        <w:numPr>
          <w:ilvl w:val="0"/>
          <w:numId w:val="37"/>
        </w:numPr>
      </w:pPr>
      <w:r>
        <w:t>Move the .RDL files.</w:t>
      </w:r>
    </w:p>
    <w:p w14:paraId="46176586" w14:textId="48AEBC64" w:rsidR="00612187" w:rsidRPr="00821B67" w:rsidRDefault="00F17476" w:rsidP="00C9592F">
      <w:bookmarkStart w:id="107" w:name="_Add_.RDLs_to"/>
      <w:bookmarkEnd w:id="107"/>
      <w:r>
        <w:t xml:space="preserve">Begin by </w:t>
      </w:r>
      <w:hyperlink w:anchor="_Moving_.RDL_files" w:history="1">
        <w:r>
          <w:rPr>
            <w:rStyle w:val="Hyperlink"/>
          </w:rPr>
          <w:t>moving</w:t>
        </w:r>
        <w:r w:rsidR="006135CC" w:rsidRPr="006135CC">
          <w:rPr>
            <w:rStyle w:val="Hyperlink"/>
          </w:rPr>
          <w:t xml:space="preserve"> </w:t>
        </w:r>
        <w:r>
          <w:rPr>
            <w:rStyle w:val="Hyperlink"/>
          </w:rPr>
          <w:t>the</w:t>
        </w:r>
        <w:r w:rsidR="006135CC" w:rsidRPr="006135CC">
          <w:rPr>
            <w:rStyle w:val="Hyperlink"/>
          </w:rPr>
          <w:t xml:space="preserve"> .RDL files</w:t>
        </w:r>
      </w:hyperlink>
      <w:r w:rsidR="006135CC" w:rsidRPr="00546857">
        <w:t xml:space="preserve"> </w:t>
      </w:r>
      <w:r>
        <w:t xml:space="preserve">for your new report </w:t>
      </w:r>
      <w:r w:rsidR="00C9592F">
        <w:t xml:space="preserve">from </w:t>
      </w:r>
      <w:r>
        <w:t xml:space="preserve">the </w:t>
      </w:r>
      <w:r w:rsidR="00E951FB">
        <w:t xml:space="preserve">HR </w:t>
      </w:r>
      <w:proofErr w:type="spellStart"/>
      <w:r w:rsidR="00E951FB">
        <w:t>Reporting_</w:t>
      </w:r>
      <w:r>
        <w:t>DEV</w:t>
      </w:r>
      <w:proofErr w:type="spellEnd"/>
      <w:r>
        <w:t xml:space="preserve"> solution </w:t>
      </w:r>
      <w:r w:rsidR="006135CC">
        <w:t xml:space="preserve">into the HR </w:t>
      </w:r>
      <w:proofErr w:type="spellStart"/>
      <w:r w:rsidR="006135CC">
        <w:t>Reporting_QA</w:t>
      </w:r>
      <w:proofErr w:type="spellEnd"/>
      <w:r w:rsidR="006135CC">
        <w:t xml:space="preserve"> solution.</w:t>
      </w:r>
      <w:r w:rsidR="00C9592F">
        <w:t xml:space="preserve">  </w:t>
      </w:r>
    </w:p>
    <w:p w14:paraId="0A9EA91D" w14:textId="43699852" w:rsidR="00821B67" w:rsidRDefault="00821B67" w:rsidP="00821B67"/>
    <w:p w14:paraId="45054C91" w14:textId="77777777" w:rsidR="00E951FB" w:rsidRDefault="00E951FB" w:rsidP="00821B67"/>
    <w:p w14:paraId="03CA7270" w14:textId="0BFF4CF5" w:rsidR="00546857" w:rsidRDefault="00546857" w:rsidP="00F17476">
      <w:pPr>
        <w:pStyle w:val="Heading4"/>
        <w:numPr>
          <w:ilvl w:val="0"/>
          <w:numId w:val="37"/>
        </w:numPr>
      </w:pPr>
      <w:r>
        <w:t>Add version numbers to .RDL filenames</w:t>
      </w:r>
    </w:p>
    <w:p w14:paraId="198EBC84" w14:textId="22F2274D" w:rsidR="00546F93" w:rsidRDefault="00546857" w:rsidP="006135CC">
      <w:r>
        <w:t xml:space="preserve">Once you’ve </w:t>
      </w:r>
      <w:r w:rsidR="00C9592F">
        <w:t>moved</w:t>
      </w:r>
      <w:r>
        <w:t xml:space="preserve"> your new</w:t>
      </w:r>
      <w:r w:rsidR="006135CC">
        <w:t xml:space="preserve"> </w:t>
      </w:r>
      <w:r>
        <w:t xml:space="preserve">.RDL files into the HR </w:t>
      </w:r>
      <w:proofErr w:type="spellStart"/>
      <w:r>
        <w:t>Reporting_QA</w:t>
      </w:r>
      <w:proofErr w:type="spellEnd"/>
      <w:r>
        <w:t xml:space="preserve"> solution, you will need to add the version number to each filename. For new reports, the version number is always </w:t>
      </w:r>
      <w:r w:rsidRPr="00D8654A">
        <w:rPr>
          <w:b/>
          <w:color w:val="FF0000"/>
        </w:rPr>
        <w:t>_v1</w:t>
      </w:r>
      <w:r>
        <w:t xml:space="preserve">. </w:t>
      </w:r>
    </w:p>
    <w:p w14:paraId="7D65C000" w14:textId="77777777" w:rsidR="00546857" w:rsidRDefault="00546857" w:rsidP="00546857"/>
    <w:p w14:paraId="4383C479" w14:textId="0674B57B" w:rsidR="00546857" w:rsidRDefault="00C9592F" w:rsidP="00546857">
      <w:r>
        <w:t>Right-click your .RDL file</w:t>
      </w:r>
      <w:r w:rsidR="00546857">
        <w:t xml:space="preserve"> in the </w:t>
      </w:r>
      <w:r w:rsidR="00546857" w:rsidRPr="005173DF">
        <w:rPr>
          <w:b/>
          <w:color w:val="7F7F7F" w:themeColor="text1" w:themeTint="80"/>
        </w:rPr>
        <w:t>Reports</w:t>
      </w:r>
      <w:r w:rsidR="00546857" w:rsidRPr="005173DF">
        <w:rPr>
          <w:color w:val="7F7F7F" w:themeColor="text1" w:themeTint="80"/>
        </w:rPr>
        <w:t xml:space="preserve"> </w:t>
      </w:r>
      <w:r w:rsidR="00546857">
        <w:t xml:space="preserve">list within the </w:t>
      </w:r>
      <w:r w:rsidR="00546857" w:rsidRPr="005173DF">
        <w:rPr>
          <w:b/>
          <w:color w:val="7F7F7F" w:themeColor="text1" w:themeTint="80"/>
        </w:rPr>
        <w:t>Solution Explorer</w:t>
      </w:r>
      <w:r w:rsidR="00546857">
        <w:t xml:space="preserve">. The </w:t>
      </w:r>
      <w:r w:rsidR="00473433">
        <w:t>right-click menu will open. Select “Rename”:</w:t>
      </w:r>
    </w:p>
    <w:p w14:paraId="31153531" w14:textId="77777777" w:rsidR="00473433" w:rsidRDefault="00473433" w:rsidP="00546857"/>
    <w:p w14:paraId="15A66D79" w14:textId="77777777" w:rsidR="00473433" w:rsidRDefault="00473433" w:rsidP="00473433">
      <w:pPr>
        <w:jc w:val="center"/>
      </w:pPr>
      <w:r w:rsidRPr="00473433">
        <w:rPr>
          <w:noProof/>
          <w:lang w:eastAsia="en-GB"/>
        </w:rPr>
        <w:drawing>
          <wp:inline distT="0" distB="0" distL="0" distR="0" wp14:anchorId="096592A4" wp14:editId="16075645">
            <wp:extent cx="2292350" cy="832154"/>
            <wp:effectExtent l="19050" t="19050" r="12700"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92350" cy="832154"/>
                    </a:xfrm>
                    <a:prstGeom prst="rect">
                      <a:avLst/>
                    </a:prstGeom>
                    <a:ln>
                      <a:solidFill>
                        <a:schemeClr val="accent1"/>
                      </a:solidFill>
                    </a:ln>
                  </pic:spPr>
                </pic:pic>
              </a:graphicData>
            </a:graphic>
          </wp:inline>
        </w:drawing>
      </w:r>
    </w:p>
    <w:p w14:paraId="7EB12C84" w14:textId="77777777" w:rsidR="00F17476" w:rsidRDefault="00F17476" w:rsidP="00546857"/>
    <w:p w14:paraId="3B89192F" w14:textId="60462974" w:rsidR="00473433" w:rsidRDefault="00473433" w:rsidP="00546857">
      <w:r>
        <w:t xml:space="preserve">Add the version number to the end of the filename and hit Enter to save your changes. </w:t>
      </w:r>
    </w:p>
    <w:p w14:paraId="1597FAD1" w14:textId="77777777" w:rsidR="00473433" w:rsidRDefault="00473433" w:rsidP="00546857"/>
    <w:p w14:paraId="027DD622" w14:textId="77777777" w:rsidR="00473433" w:rsidRDefault="00473433" w:rsidP="00473433">
      <w:pPr>
        <w:jc w:val="center"/>
      </w:pPr>
      <w:r w:rsidRPr="00473433">
        <w:rPr>
          <w:noProof/>
          <w:lang w:eastAsia="en-GB"/>
        </w:rPr>
        <w:drawing>
          <wp:inline distT="0" distB="0" distL="0" distR="0" wp14:anchorId="4A23897A" wp14:editId="0A9A0983">
            <wp:extent cx="2546481" cy="247663"/>
            <wp:effectExtent l="19050" t="19050" r="2540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46481" cy="247663"/>
                    </a:xfrm>
                    <a:prstGeom prst="rect">
                      <a:avLst/>
                    </a:prstGeom>
                    <a:ln>
                      <a:solidFill>
                        <a:schemeClr val="accent1"/>
                      </a:solidFill>
                    </a:ln>
                  </pic:spPr>
                </pic:pic>
              </a:graphicData>
            </a:graphic>
          </wp:inline>
        </w:drawing>
      </w:r>
    </w:p>
    <w:p w14:paraId="308C7E4A" w14:textId="77777777" w:rsidR="00D8654A" w:rsidRPr="00546857" w:rsidRDefault="00D8654A" w:rsidP="00D8654A"/>
    <w:p w14:paraId="18D5AF9C" w14:textId="77777777" w:rsidR="00821B67" w:rsidRDefault="00821B67" w:rsidP="00821B67"/>
    <w:p w14:paraId="17A9BE19" w14:textId="77777777" w:rsidR="006D2C6E" w:rsidRDefault="00D010C2" w:rsidP="00F17476">
      <w:pPr>
        <w:pStyle w:val="Heading4"/>
        <w:numPr>
          <w:ilvl w:val="0"/>
          <w:numId w:val="37"/>
        </w:numPr>
      </w:pPr>
      <w:bookmarkStart w:id="108" w:name="_Deploy_.RDLs_to"/>
      <w:bookmarkEnd w:id="108"/>
      <w:proofErr w:type="gramStart"/>
      <w:r>
        <w:t>Deploy .RDLs</w:t>
      </w:r>
      <w:proofErr w:type="gramEnd"/>
      <w:r>
        <w:t xml:space="preserve"> to HR Reporting QA environment</w:t>
      </w:r>
    </w:p>
    <w:p w14:paraId="01759F74" w14:textId="636431B4" w:rsidR="00F10518" w:rsidRDefault="00492090" w:rsidP="00F10518">
      <w:r>
        <w:t xml:space="preserve">Now that you’ve added the version numbers to </w:t>
      </w:r>
      <w:proofErr w:type="gramStart"/>
      <w:r>
        <w:t>the .RDLs</w:t>
      </w:r>
      <w:proofErr w:type="gramEnd"/>
      <w:r>
        <w:t xml:space="preserve"> of your new report, y</w:t>
      </w:r>
      <w:r w:rsidR="00BD3274">
        <w:t xml:space="preserve">ou </w:t>
      </w:r>
      <w:r>
        <w:t>can</w:t>
      </w:r>
      <w:r w:rsidR="00BD3274">
        <w:t xml:space="preserve"> </w:t>
      </w:r>
      <w:hyperlink w:anchor="_Deploying_.RDL_files" w:history="1">
        <w:r w:rsidR="00BD3274" w:rsidRPr="00492090">
          <w:rPr>
            <w:rStyle w:val="Hyperlink"/>
          </w:rPr>
          <w:t xml:space="preserve">deploy </w:t>
        </w:r>
        <w:r w:rsidRPr="00492090">
          <w:rPr>
            <w:rStyle w:val="Hyperlink"/>
          </w:rPr>
          <w:t>the</w:t>
        </w:r>
        <w:r w:rsidR="00BD3274" w:rsidRPr="00492090">
          <w:rPr>
            <w:rStyle w:val="Hyperlink"/>
          </w:rPr>
          <w:t xml:space="preserve"> files</w:t>
        </w:r>
      </w:hyperlink>
      <w:r>
        <w:t xml:space="preserve"> </w:t>
      </w:r>
      <w:r w:rsidR="00BD3274">
        <w:t>to the HR Reporting QA environment</w:t>
      </w:r>
      <w:r w:rsidR="00F17476">
        <w:t>.</w:t>
      </w:r>
      <w:r w:rsidR="00BD3274">
        <w:t xml:space="preserve"> </w:t>
      </w:r>
      <w:r w:rsidR="00F10518">
        <w:t xml:space="preserve">The .RDL file(s) you have just deployed will be located in the </w:t>
      </w:r>
      <w:r w:rsidR="00E951FB">
        <w:t xml:space="preserve">QA environment’s </w:t>
      </w:r>
      <w:r w:rsidR="00F10518" w:rsidRPr="00E951FB">
        <w:rPr>
          <w:color w:val="4472C4" w:themeColor="accent5"/>
        </w:rPr>
        <w:t xml:space="preserve">_Deployment </w:t>
      </w:r>
      <w:r w:rsidR="00F10518">
        <w:t xml:space="preserve">folder.  </w:t>
      </w:r>
    </w:p>
    <w:p w14:paraId="6DB42C19" w14:textId="77777777" w:rsidR="00E951FB" w:rsidRDefault="00E951FB" w:rsidP="008B05D7">
      <w:pPr>
        <w:pStyle w:val="NoSpacing"/>
      </w:pPr>
    </w:p>
    <w:p w14:paraId="06C5B382" w14:textId="78FDDCA9" w:rsidR="00F23824" w:rsidRDefault="0022543E" w:rsidP="00F17476">
      <w:pPr>
        <w:pStyle w:val="Heading4"/>
        <w:numPr>
          <w:ilvl w:val="0"/>
          <w:numId w:val="37"/>
        </w:numPr>
      </w:pPr>
      <w:r>
        <w:lastRenderedPageBreak/>
        <w:t xml:space="preserve">Set up a new report </w:t>
      </w:r>
      <w:r w:rsidR="00094415">
        <w:t xml:space="preserve">folder </w:t>
      </w:r>
    </w:p>
    <w:p w14:paraId="5C8158D2" w14:textId="24931C7E" w:rsidR="00490D3B" w:rsidRDefault="0022543E" w:rsidP="0022543E">
      <w:r>
        <w:t>You now</w:t>
      </w:r>
      <w:r w:rsidR="001D3AD8">
        <w:t xml:space="preserve"> need to </w:t>
      </w:r>
      <w:hyperlink w:anchor="_Creating_new_report" w:history="1">
        <w:r w:rsidR="001D3AD8" w:rsidRPr="00F17476">
          <w:rPr>
            <w:rStyle w:val="Hyperlink"/>
          </w:rPr>
          <w:t>create a</w:t>
        </w:r>
        <w:r w:rsidR="001564B2" w:rsidRPr="00F17476">
          <w:rPr>
            <w:rStyle w:val="Hyperlink"/>
          </w:rPr>
          <w:t xml:space="preserve"> new</w:t>
        </w:r>
        <w:r w:rsidR="001D3AD8" w:rsidRPr="00F17476">
          <w:rPr>
            <w:rStyle w:val="Hyperlink"/>
          </w:rPr>
          <w:t xml:space="preserve"> report </w:t>
        </w:r>
        <w:r w:rsidR="009F4700" w:rsidRPr="00F17476">
          <w:rPr>
            <w:rStyle w:val="Hyperlink"/>
          </w:rPr>
          <w:t>folder</w:t>
        </w:r>
      </w:hyperlink>
      <w:r w:rsidR="009F4700">
        <w:t xml:space="preserve"> within the </w:t>
      </w:r>
      <w:r>
        <w:t xml:space="preserve">QA </w:t>
      </w:r>
      <w:r w:rsidR="00E951FB">
        <w:t xml:space="preserve">environment’s </w:t>
      </w:r>
      <w:r>
        <w:t xml:space="preserve">folder </w:t>
      </w:r>
      <w:r w:rsidR="009F4700">
        <w:t xml:space="preserve">hierarchy </w:t>
      </w:r>
      <w:r w:rsidR="00E951FB">
        <w:t xml:space="preserve">so that </w:t>
      </w:r>
      <w:r>
        <w:t xml:space="preserve">you can move your .RDL files out of the </w:t>
      </w:r>
      <w:r w:rsidRPr="00E951FB">
        <w:rPr>
          <w:color w:val="4472C4" w:themeColor="accent5"/>
        </w:rPr>
        <w:t xml:space="preserve">_Deployment </w:t>
      </w:r>
      <w:r>
        <w:t xml:space="preserve">folder. </w:t>
      </w:r>
    </w:p>
    <w:p w14:paraId="1650C8E3" w14:textId="673C555F" w:rsidR="0022543E" w:rsidRDefault="0022543E" w:rsidP="0022543E"/>
    <w:p w14:paraId="6FB33627" w14:textId="0A3F45F1" w:rsidR="00154D87" w:rsidRDefault="0022543E" w:rsidP="001D3AD8">
      <w:r>
        <w:t>Once you’ve created the new report folder, c</w:t>
      </w:r>
      <w:r w:rsidR="00154D87">
        <w:t xml:space="preserve">lick the ellipsis (…) </w:t>
      </w:r>
      <w:r w:rsidR="001564B2">
        <w:t xml:space="preserve">symbol </w:t>
      </w:r>
      <w:r w:rsidR="00154D87">
        <w:t xml:space="preserve">next to </w:t>
      </w:r>
      <w:r w:rsidR="001564B2">
        <w:t>the report folder’s name</w:t>
      </w:r>
      <w:r w:rsidR="00154D87">
        <w:t xml:space="preserve"> and select “Manage”: </w:t>
      </w:r>
    </w:p>
    <w:p w14:paraId="386AEA58" w14:textId="77777777" w:rsidR="002E1B8D" w:rsidRDefault="002E1B8D" w:rsidP="001D3AD8"/>
    <w:p w14:paraId="49315D32" w14:textId="77777777" w:rsidR="00154D87" w:rsidRDefault="00154D87" w:rsidP="00154D87">
      <w:pPr>
        <w:jc w:val="center"/>
      </w:pPr>
      <w:r w:rsidRPr="00154D87">
        <w:rPr>
          <w:noProof/>
          <w:lang w:eastAsia="en-GB"/>
        </w:rPr>
        <w:drawing>
          <wp:inline distT="0" distB="0" distL="0" distR="0" wp14:anchorId="6840D43D" wp14:editId="1A1B0C31">
            <wp:extent cx="2942180" cy="1435100"/>
            <wp:effectExtent l="19050" t="19050" r="10795" b="127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52544" cy="1440155"/>
                    </a:xfrm>
                    <a:prstGeom prst="rect">
                      <a:avLst/>
                    </a:prstGeom>
                    <a:ln>
                      <a:solidFill>
                        <a:schemeClr val="accent5"/>
                      </a:solidFill>
                    </a:ln>
                  </pic:spPr>
                </pic:pic>
              </a:graphicData>
            </a:graphic>
          </wp:inline>
        </w:drawing>
      </w:r>
    </w:p>
    <w:p w14:paraId="05D117B7" w14:textId="77777777" w:rsidR="00154D87" w:rsidRDefault="00154D87" w:rsidP="001D3AD8"/>
    <w:p w14:paraId="41878512" w14:textId="3119ADA3" w:rsidR="00154D87" w:rsidRDefault="00154D87" w:rsidP="001D3AD8">
      <w:r>
        <w:t xml:space="preserve">You will be taken to the </w:t>
      </w:r>
      <w:r w:rsidR="001564B2">
        <w:t xml:space="preserve">report </w:t>
      </w:r>
      <w:r>
        <w:t xml:space="preserve">folder’s </w:t>
      </w:r>
      <w:r w:rsidRPr="00154D87">
        <w:rPr>
          <w:b/>
          <w:color w:val="7F7F7F" w:themeColor="text1" w:themeTint="80"/>
        </w:rPr>
        <w:t>Properties</w:t>
      </w:r>
      <w:r w:rsidRPr="00154D87">
        <w:rPr>
          <w:color w:val="7F7F7F" w:themeColor="text1" w:themeTint="80"/>
        </w:rPr>
        <w:t xml:space="preserve"> </w:t>
      </w:r>
      <w:r w:rsidR="00222856">
        <w:t>tab</w:t>
      </w:r>
      <w:r>
        <w:t>. Add the version number to the “Name” and “Description” fields, as shown below:</w:t>
      </w:r>
    </w:p>
    <w:p w14:paraId="0708E938" w14:textId="77777777" w:rsidR="00154D87" w:rsidRDefault="00154D87" w:rsidP="001D3AD8"/>
    <w:p w14:paraId="7BE7CF79" w14:textId="77777777" w:rsidR="00154D87" w:rsidRDefault="00154D87" w:rsidP="00154D87">
      <w:pPr>
        <w:jc w:val="center"/>
      </w:pPr>
      <w:r w:rsidRPr="00154D87">
        <w:rPr>
          <w:noProof/>
          <w:lang w:eastAsia="en-GB"/>
        </w:rPr>
        <w:drawing>
          <wp:inline distT="0" distB="0" distL="0" distR="0" wp14:anchorId="1AAF7A16" wp14:editId="03AC4775">
            <wp:extent cx="2469940" cy="1593850"/>
            <wp:effectExtent l="19050" t="19050" r="26035" b="254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469940" cy="1593850"/>
                    </a:xfrm>
                    <a:prstGeom prst="rect">
                      <a:avLst/>
                    </a:prstGeom>
                    <a:ln>
                      <a:solidFill>
                        <a:schemeClr val="accent5"/>
                      </a:solidFill>
                    </a:ln>
                  </pic:spPr>
                </pic:pic>
              </a:graphicData>
            </a:graphic>
          </wp:inline>
        </w:drawing>
      </w:r>
    </w:p>
    <w:p w14:paraId="070F55C3" w14:textId="77777777" w:rsidR="00154D87" w:rsidRDefault="00154D87" w:rsidP="001D3AD8"/>
    <w:p w14:paraId="7259D69B" w14:textId="0673494D" w:rsidR="00490D3B" w:rsidRDefault="00154D87" w:rsidP="001D3AD8">
      <w:r>
        <w:t xml:space="preserve">This enables anyone </w:t>
      </w:r>
      <w:r w:rsidR="001564B2">
        <w:t xml:space="preserve">entering the </w:t>
      </w:r>
      <w:r w:rsidR="001564B2" w:rsidRPr="00E951FB">
        <w:rPr>
          <w:color w:val="4472C4" w:themeColor="accent5"/>
        </w:rPr>
        <w:t>navigation folder/subfolder</w:t>
      </w:r>
      <w:r w:rsidRPr="00E951FB">
        <w:rPr>
          <w:color w:val="4472C4" w:themeColor="accent5"/>
        </w:rPr>
        <w:t xml:space="preserve"> </w:t>
      </w:r>
      <w:r>
        <w:t xml:space="preserve">to see which version of a </w:t>
      </w:r>
      <w:r w:rsidR="001564B2">
        <w:t>report suite is available there.</w:t>
      </w:r>
      <w:r>
        <w:t xml:space="preserve"> Click “Apply” to save your changes. </w:t>
      </w:r>
    </w:p>
    <w:p w14:paraId="0FCFCEF7" w14:textId="77777777" w:rsidR="00E951FB" w:rsidRDefault="00E951FB" w:rsidP="001D3AD8"/>
    <w:p w14:paraId="1DF668A0" w14:textId="77777777" w:rsidR="000B0ADD" w:rsidRDefault="000B0ADD" w:rsidP="00222856"/>
    <w:p w14:paraId="3BA00849" w14:textId="1F0DE0F9" w:rsidR="00283D5D" w:rsidRDefault="00283D5D" w:rsidP="0022543E">
      <w:pPr>
        <w:pStyle w:val="Heading4"/>
        <w:numPr>
          <w:ilvl w:val="0"/>
          <w:numId w:val="37"/>
        </w:numPr>
      </w:pPr>
      <w:r>
        <w:t>Move</w:t>
      </w:r>
      <w:r w:rsidR="0022543E">
        <w:t xml:space="preserve"> .RDL files</w:t>
      </w:r>
      <w:r>
        <w:t xml:space="preserve"> into </w:t>
      </w:r>
      <w:r w:rsidR="0022543E">
        <w:t xml:space="preserve">the new </w:t>
      </w:r>
      <w:r>
        <w:t>folder</w:t>
      </w:r>
    </w:p>
    <w:p w14:paraId="5991BA8B" w14:textId="77777777" w:rsidR="0022543E" w:rsidRDefault="0022543E" w:rsidP="00CA79CB">
      <w:r>
        <w:t>Once you’ve set up the folder for your new report</w:t>
      </w:r>
      <w:r w:rsidR="00283D5D">
        <w:t xml:space="preserve">, you can </w:t>
      </w:r>
      <w:hyperlink w:anchor="_Filing_.RDL_files" w:history="1">
        <w:r w:rsidR="00283D5D" w:rsidRPr="000B0ADD">
          <w:rPr>
            <w:rStyle w:val="Hyperlink"/>
          </w:rPr>
          <w:t>move your .RDL file(s)</w:t>
        </w:r>
      </w:hyperlink>
      <w:r w:rsidR="00283D5D">
        <w:t xml:space="preserve"> into </w:t>
      </w:r>
      <w:r>
        <w:t>it</w:t>
      </w:r>
      <w:r w:rsidR="00283D5D">
        <w:t xml:space="preserve">. </w:t>
      </w:r>
      <w:r>
        <w:t xml:space="preserve">Navigate to </w:t>
      </w:r>
      <w:r w:rsidRPr="00E951FB">
        <w:rPr>
          <w:color w:val="4472C4" w:themeColor="accent5"/>
        </w:rPr>
        <w:t xml:space="preserve">Home </w:t>
      </w:r>
      <w:r w:rsidRPr="00E951FB">
        <w:rPr>
          <w:color w:val="4472C4" w:themeColor="accent5"/>
        </w:rPr>
        <w:sym w:font="Wingdings" w:char="F0E0"/>
      </w:r>
      <w:r w:rsidRPr="00E951FB">
        <w:rPr>
          <w:color w:val="4472C4" w:themeColor="accent5"/>
        </w:rPr>
        <w:t xml:space="preserve"> _Deployment </w:t>
      </w:r>
      <w:r>
        <w:t xml:space="preserve">to select your .RDL files and then follow the linked process to move </w:t>
      </w:r>
      <w:proofErr w:type="gramStart"/>
      <w:r>
        <w:t>the .RDLs</w:t>
      </w:r>
      <w:proofErr w:type="gramEnd"/>
      <w:r>
        <w:t xml:space="preserve"> into your new report folder. </w:t>
      </w:r>
    </w:p>
    <w:p w14:paraId="12187228" w14:textId="77777777" w:rsidR="0022543E" w:rsidRDefault="0022543E" w:rsidP="00CA79CB"/>
    <w:p w14:paraId="7E389A3F" w14:textId="4597512E" w:rsidR="00375D07" w:rsidRDefault="001564B2" w:rsidP="00CA79CB">
      <w:r>
        <w:t xml:space="preserve">Check that your files </w:t>
      </w:r>
      <w:r w:rsidR="00CA79CB">
        <w:t>are appearing correctly</w:t>
      </w:r>
      <w:r>
        <w:t xml:space="preserve"> in the new report folder</w:t>
      </w:r>
      <w:r w:rsidR="00CA79CB">
        <w:t xml:space="preserve">, </w:t>
      </w:r>
      <w:r>
        <w:t>then</w:t>
      </w:r>
      <w:r w:rsidR="00CA79CB">
        <w:t xml:space="preserve"> share a link to the report folder with the end-user who requested the creation of the new report, and ask them to perform UAT</w:t>
      </w:r>
      <w:r w:rsidR="00E951FB">
        <w:rPr>
          <w:rStyle w:val="FootnoteReference"/>
        </w:rPr>
        <w:footnoteReference w:id="2"/>
      </w:r>
      <w:r w:rsidR="00CA79CB">
        <w:t xml:space="preserve">. </w:t>
      </w:r>
    </w:p>
    <w:p w14:paraId="05EF0ED5" w14:textId="33B449E8" w:rsidR="00375D07" w:rsidRDefault="00375D07" w:rsidP="00CA79CB"/>
    <w:p w14:paraId="268411BD" w14:textId="47ACB367" w:rsidR="00E951FB" w:rsidRDefault="00736774" w:rsidP="00CA79CB">
      <w:r>
        <w:t xml:space="preserve">Once the end-user has confirmed that the report has passed UAT, you can submit your OSM Change Request for approval. Refer to the </w:t>
      </w:r>
      <w:hyperlink r:id="rId55" w:history="1">
        <w:r w:rsidRPr="00736774">
          <w:rPr>
            <w:rStyle w:val="Hyperlink"/>
          </w:rPr>
          <w:t>HOW TO - Manage Reports - Change Processes in OSM.docx</w:t>
        </w:r>
      </w:hyperlink>
      <w:r>
        <w:t xml:space="preserve"> for more information. </w:t>
      </w:r>
    </w:p>
    <w:p w14:paraId="495064C7" w14:textId="26098ABE" w:rsidR="00815E9D" w:rsidRDefault="00815E9D" w:rsidP="00CA79CB"/>
    <w:p w14:paraId="571C693F" w14:textId="7CB61D0F" w:rsidR="00815E9D" w:rsidRDefault="008B31F1" w:rsidP="00CA79CB">
      <w:r>
        <w:lastRenderedPageBreak/>
        <w:t>When</w:t>
      </w:r>
      <w:r w:rsidR="00815E9D">
        <w:t xml:space="preserve"> you are happy that </w:t>
      </w:r>
      <w:r>
        <w:t xml:space="preserve">your new </w:t>
      </w:r>
      <w:r w:rsidR="00815E9D">
        <w:t xml:space="preserve">report </w:t>
      </w:r>
      <w:r>
        <w:t xml:space="preserve">has passed UAT in the HR Reporting </w:t>
      </w:r>
      <w:r w:rsidR="00815E9D">
        <w:t xml:space="preserve">QA </w:t>
      </w:r>
      <w:r>
        <w:t>environment</w:t>
      </w:r>
      <w:r w:rsidR="00815E9D">
        <w:t xml:space="preserve">, you must remove the originally developed report from the </w:t>
      </w:r>
      <w:r>
        <w:t>HR Reporting DEV environment</w:t>
      </w:r>
      <w:r w:rsidR="00815E9D">
        <w:t>, as reports are not kept on this server permanently and we need to keep the server tidy. All final copies</w:t>
      </w:r>
      <w:r>
        <w:t xml:space="preserve"> of newly-developed reports</w:t>
      </w:r>
      <w:r w:rsidR="00815E9D">
        <w:t xml:space="preserve"> should be </w:t>
      </w:r>
      <w:r>
        <w:t xml:space="preserve">stored </w:t>
      </w:r>
      <w:proofErr w:type="gramStart"/>
      <w:r>
        <w:t xml:space="preserve">in  </w:t>
      </w:r>
      <w:r w:rsidR="00815E9D">
        <w:t>the</w:t>
      </w:r>
      <w:proofErr w:type="gramEnd"/>
      <w:r w:rsidR="00815E9D">
        <w:t xml:space="preserve"> QA (and eventually LIVE) </w:t>
      </w:r>
      <w:r>
        <w:t>environments – they only</w:t>
      </w:r>
      <w:r w:rsidR="00815E9D">
        <w:t xml:space="preserve"> </w:t>
      </w:r>
      <w:r>
        <w:t xml:space="preserve">reside </w:t>
      </w:r>
      <w:r w:rsidR="00815E9D">
        <w:t xml:space="preserve">exist </w:t>
      </w:r>
      <w:r>
        <w:t xml:space="preserve">in </w:t>
      </w:r>
      <w:r w:rsidR="00815E9D">
        <w:t xml:space="preserve">DEV for </w:t>
      </w:r>
      <w:r>
        <w:t>as long as it takes to develop them</w:t>
      </w:r>
      <w:r w:rsidR="00815E9D">
        <w:t>.</w:t>
      </w:r>
    </w:p>
    <w:p w14:paraId="7185C5A7" w14:textId="4ED95245" w:rsidR="008B31F1" w:rsidRDefault="008B31F1" w:rsidP="00CA79CB"/>
    <w:p w14:paraId="0236070C" w14:textId="77777777" w:rsidR="008B31F1" w:rsidRDefault="008B31F1" w:rsidP="00CA79CB"/>
    <w:p w14:paraId="6E48B998" w14:textId="775053C0" w:rsidR="00736774" w:rsidRDefault="00736774" w:rsidP="00736774">
      <w:pPr>
        <w:pStyle w:val="Heading3"/>
      </w:pPr>
      <w:bookmarkStart w:id="109" w:name="_Toc99549618"/>
      <w:r>
        <w:t>LIVE solution &amp; environment</w:t>
      </w:r>
      <w:bookmarkEnd w:id="109"/>
    </w:p>
    <w:p w14:paraId="1A77EBA5" w14:textId="77777777" w:rsidR="00F10518" w:rsidRPr="00F10518" w:rsidRDefault="00F10518" w:rsidP="00F10518"/>
    <w:tbl>
      <w:tblPr>
        <w:tblW w:w="9098" w:type="dxa"/>
        <w:tblBorders>
          <w:top w:val="single" w:sz="4" w:space="0" w:color="BFBFBF"/>
          <w:left w:val="single" w:sz="4" w:space="0" w:color="BFBFBF"/>
          <w:bottom w:val="single" w:sz="4" w:space="0" w:color="BFBFBF"/>
          <w:right w:val="single" w:sz="4" w:space="0" w:color="BFBFBF"/>
        </w:tblBorders>
        <w:shd w:val="clear" w:color="auto" w:fill="FDCFDE"/>
        <w:tblCellMar>
          <w:top w:w="28" w:type="dxa"/>
          <w:bottom w:w="28" w:type="dxa"/>
        </w:tblCellMar>
        <w:tblLook w:val="0000" w:firstRow="0" w:lastRow="0" w:firstColumn="0" w:lastColumn="0" w:noHBand="0" w:noVBand="0"/>
      </w:tblPr>
      <w:tblGrid>
        <w:gridCol w:w="744"/>
        <w:gridCol w:w="8354"/>
      </w:tblGrid>
      <w:tr w:rsidR="00736774" w:rsidRPr="00446439" w14:paraId="6852500A" w14:textId="77777777" w:rsidTr="00B46E18">
        <w:trPr>
          <w:trHeight w:hRule="exact" w:val="4160"/>
        </w:trPr>
        <w:tc>
          <w:tcPr>
            <w:tcW w:w="744" w:type="dxa"/>
            <w:tcBorders>
              <w:top w:val="single" w:sz="4" w:space="0" w:color="BFBFBF"/>
              <w:bottom w:val="single" w:sz="4" w:space="0" w:color="BFBFBF"/>
              <w:right w:val="nil"/>
            </w:tcBorders>
            <w:shd w:val="clear" w:color="auto" w:fill="FDCFDE"/>
            <w:vAlign w:val="center"/>
          </w:tcPr>
          <w:p w14:paraId="08991FCA" w14:textId="77777777" w:rsidR="00736774" w:rsidRPr="00446439" w:rsidRDefault="00736774" w:rsidP="00EB5FE7">
            <w:pPr>
              <w:rPr>
                <w:color w:val="404040" w:themeColor="text1" w:themeTint="BF"/>
              </w:rPr>
            </w:pPr>
            <w:r>
              <w:rPr>
                <w:noProof/>
                <w:color w:val="404040" w:themeColor="text1" w:themeTint="BF"/>
                <w:lang w:eastAsia="en-GB"/>
              </w:rPr>
              <mc:AlternateContent>
                <mc:Choice Requires="wps">
                  <w:drawing>
                    <wp:anchor distT="0" distB="0" distL="114300" distR="114300" simplePos="0" relativeHeight="251672576" behindDoc="0" locked="0" layoutInCell="1" allowOverlap="1" wp14:anchorId="38D56BDF" wp14:editId="6E98147D">
                      <wp:simplePos x="0" y="0"/>
                      <wp:positionH relativeFrom="column">
                        <wp:posOffset>4445</wp:posOffset>
                      </wp:positionH>
                      <wp:positionV relativeFrom="paragraph">
                        <wp:posOffset>-116205</wp:posOffset>
                      </wp:positionV>
                      <wp:extent cx="279400" cy="285750"/>
                      <wp:effectExtent l="0" t="0" r="25400" b="19050"/>
                      <wp:wrapNone/>
                      <wp:docPr id="250" name="&quot;No&quot; Symbol 250"/>
                      <wp:cNvGraphicFramePr/>
                      <a:graphic xmlns:a="http://schemas.openxmlformats.org/drawingml/2006/main">
                        <a:graphicData uri="http://schemas.microsoft.com/office/word/2010/wordprocessingShape">
                          <wps:wsp>
                            <wps:cNvSpPr/>
                            <wps:spPr>
                              <a:xfrm>
                                <a:off x="0" y="0"/>
                                <a:ext cx="279400" cy="285750"/>
                              </a:xfrm>
                              <a:prstGeom prst="noSmoking">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C013B3"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quot; Symbol 250" o:spid="_x0000_s1026" type="#_x0000_t57" style="position:absolute;margin-left:.35pt;margin-top:-9.15pt;width:22pt;height: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" adj="4050" fillcolor="red" strokecolor="#c00000" strokeweight="1pt"/>
                  </w:pict>
                </mc:Fallback>
              </mc:AlternateContent>
            </w:r>
          </w:p>
        </w:tc>
        <w:tc>
          <w:tcPr>
            <w:tcW w:w="8354" w:type="dxa"/>
            <w:tcBorders>
              <w:top w:val="single" w:sz="4" w:space="0" w:color="BFBFBF"/>
              <w:left w:val="nil"/>
              <w:bottom w:val="single" w:sz="4" w:space="0" w:color="BFBFBF"/>
            </w:tcBorders>
            <w:shd w:val="clear" w:color="auto" w:fill="FDCFDE"/>
            <w:vAlign w:val="center"/>
          </w:tcPr>
          <w:p w14:paraId="264210A3" w14:textId="46105754" w:rsidR="00EA2746" w:rsidRDefault="00736774" w:rsidP="00EA2746">
            <w:r>
              <w:rPr>
                <w:b/>
                <w:color w:val="FF0000"/>
              </w:rPr>
              <w:t>STOP</w:t>
            </w:r>
            <w:r w:rsidRPr="006434F4">
              <w:rPr>
                <w:b/>
                <w:color w:val="FF0000"/>
              </w:rPr>
              <w:t>:</w:t>
            </w:r>
            <w:r w:rsidRPr="006434F4">
              <w:rPr>
                <w:color w:val="FF0000"/>
              </w:rPr>
              <w:t xml:space="preserve"> </w:t>
            </w:r>
            <w:r w:rsidR="00EA2746" w:rsidRPr="00EA2746">
              <w:t>All newly-developed .RDL files must be tested and approved by</w:t>
            </w:r>
            <w:r w:rsidR="00B878AF">
              <w:t xml:space="preserve"> </w:t>
            </w:r>
            <w:proofErr w:type="gramStart"/>
            <w:r w:rsidR="00B878AF">
              <w:t xml:space="preserve">either </w:t>
            </w:r>
            <w:r w:rsidR="00EA2746" w:rsidRPr="00EA2746">
              <w:t xml:space="preserve"> the</w:t>
            </w:r>
            <w:proofErr w:type="gramEnd"/>
            <w:r w:rsidR="00EA2746" w:rsidRPr="00EA2746">
              <w:t xml:space="preserve"> end-user who requested the new report</w:t>
            </w:r>
            <w:r w:rsidR="00B878AF">
              <w:t>,</w:t>
            </w:r>
            <w:r w:rsidR="00815E9D">
              <w:t xml:space="preserve"> a project testing team</w:t>
            </w:r>
            <w:r w:rsidR="00B878AF">
              <w:t xml:space="preserve"> or the HR Functional Analysis team</w:t>
            </w:r>
            <w:r w:rsidR="006E63DD">
              <w:t xml:space="preserve">. </w:t>
            </w:r>
            <w:r w:rsidR="00EA2746" w:rsidRPr="00EA2746">
              <w:t xml:space="preserve">You must record the result of the User Acceptance Testing (UAT) on your OSM change request. Note that if the end-user has emailed you directly (rather than via the linked OSM incident), you must attach the email to the change request for future reference. </w:t>
            </w:r>
          </w:p>
          <w:p w14:paraId="7FE82F0D" w14:textId="77777777" w:rsidR="00EA2746" w:rsidRDefault="00EA2746" w:rsidP="00EA2746">
            <w:pPr>
              <w:rPr>
                <w:color w:val="404040" w:themeColor="text1" w:themeTint="BF"/>
              </w:rPr>
            </w:pPr>
          </w:p>
          <w:p w14:paraId="65317FE4" w14:textId="38128293" w:rsidR="00EA2746" w:rsidRDefault="00EA2746" w:rsidP="00EB5FE7">
            <w:pPr>
              <w:rPr>
                <w:color w:val="404040" w:themeColor="text1" w:themeTint="BF"/>
              </w:rPr>
            </w:pPr>
            <w:r>
              <w:t>Your</w:t>
            </w:r>
            <w:r w:rsidR="00736774">
              <w:t xml:space="preserve"> O</w:t>
            </w:r>
            <w:r>
              <w:t xml:space="preserve">SM change request must also </w:t>
            </w:r>
            <w:r w:rsidR="00736774">
              <w:t xml:space="preserve">have </w:t>
            </w:r>
            <w:r w:rsidR="00736774" w:rsidRPr="00B54739">
              <w:rPr>
                <w:b/>
              </w:rPr>
              <w:t>formal approval</w:t>
            </w:r>
            <w:r w:rsidR="00736774">
              <w:t xml:space="preserve"> before you can add the .RDL files for your new report to the HR Reporting LIVE solution in Visual Studio, or deploy them to the HR Reporting LIVE environment.</w:t>
            </w:r>
            <w:r w:rsidR="00736774">
              <w:rPr>
                <w:color w:val="404040" w:themeColor="text1" w:themeTint="BF"/>
              </w:rPr>
              <w:t xml:space="preserve"> </w:t>
            </w:r>
          </w:p>
          <w:p w14:paraId="4FAA00BF" w14:textId="77777777" w:rsidR="00EA2746" w:rsidRDefault="00EA2746" w:rsidP="00EA2746">
            <w:pPr>
              <w:rPr>
                <w:color w:val="404040" w:themeColor="text1" w:themeTint="BF"/>
              </w:rPr>
            </w:pPr>
          </w:p>
          <w:p w14:paraId="6E1CF790" w14:textId="04E886F3" w:rsidR="009A2393" w:rsidRPr="00B54739" w:rsidRDefault="00EA2746" w:rsidP="00B46E18">
            <w:r w:rsidRPr="00AD50A6">
              <w:rPr>
                <w:b/>
                <w:color w:val="FF0000"/>
              </w:rPr>
              <w:t xml:space="preserve">Do not proceed </w:t>
            </w:r>
            <w:r w:rsidRPr="00EA2746">
              <w:t xml:space="preserve">until you have explicit confirmation from </w:t>
            </w:r>
            <w:r w:rsidR="00B878AF">
              <w:t xml:space="preserve">either </w:t>
            </w:r>
            <w:r w:rsidRPr="00EA2746">
              <w:t>the end-user</w:t>
            </w:r>
            <w:r w:rsidR="00B878AF">
              <w:t xml:space="preserve"> or the HR Functional Analysis</w:t>
            </w:r>
            <w:r w:rsidRPr="00EA2746">
              <w:t xml:space="preserve"> </w:t>
            </w:r>
            <w:r w:rsidR="00B878AF">
              <w:t xml:space="preserve">team </w:t>
            </w:r>
            <w:r w:rsidRPr="00EA2746">
              <w:t xml:space="preserve">that the </w:t>
            </w:r>
            <w:r w:rsidR="00B878AF">
              <w:t>newly-developed</w:t>
            </w:r>
            <w:r>
              <w:t xml:space="preserve"> .RDL files have passed UAT</w:t>
            </w:r>
            <w:r w:rsidR="00736774" w:rsidRPr="00B54739">
              <w:rPr>
                <w:szCs w:val="20"/>
              </w:rPr>
              <w:t xml:space="preserve"> and</w:t>
            </w:r>
            <w:r w:rsidR="00736774" w:rsidRPr="00B54739">
              <w:t xml:space="preserve"> </w:t>
            </w:r>
            <w:r w:rsidR="00736774">
              <w:t>your OSM change request has been</w:t>
            </w:r>
            <w:r w:rsidR="00815E9D">
              <w:t xml:space="preserve"> approved and </w:t>
            </w:r>
            <w:r w:rsidR="00736774">
              <w:t xml:space="preserve">scheduled for implementation. </w:t>
            </w:r>
            <w:r w:rsidR="009A2393">
              <w:t>You may wish to refer to the “</w:t>
            </w:r>
            <w:r w:rsidR="009A2393" w:rsidRPr="009A2393">
              <w:t>HOW TO - Manage Reports - Change Processes in OSM</w:t>
            </w:r>
            <w:r w:rsidR="009A2393">
              <w:t>” document.</w:t>
            </w:r>
          </w:p>
        </w:tc>
      </w:tr>
    </w:tbl>
    <w:p w14:paraId="52F3E7FC" w14:textId="484D4B9C" w:rsidR="00736774" w:rsidRDefault="00736774" w:rsidP="00736774"/>
    <w:p w14:paraId="585A7F6E" w14:textId="77777777" w:rsidR="00736774" w:rsidRPr="00736774" w:rsidRDefault="00736774" w:rsidP="00736774"/>
    <w:p w14:paraId="7FD60932" w14:textId="7EDB5092" w:rsidR="00B344CA" w:rsidRDefault="00F10518" w:rsidP="00F10518">
      <w:pPr>
        <w:pStyle w:val="Heading4"/>
        <w:numPr>
          <w:ilvl w:val="0"/>
          <w:numId w:val="38"/>
        </w:numPr>
      </w:pPr>
      <w:bookmarkStart w:id="110" w:name="_Amended_reports"/>
      <w:bookmarkEnd w:id="110"/>
      <w:r>
        <w:t>Move the .RDL files</w:t>
      </w:r>
    </w:p>
    <w:p w14:paraId="512BCCE2" w14:textId="588DA892" w:rsidR="005034D8" w:rsidRDefault="005034D8" w:rsidP="005034D8">
      <w:r>
        <w:t>O</w:t>
      </w:r>
      <w:r w:rsidR="00343E44">
        <w:t xml:space="preserve">nce your OSM change </w:t>
      </w:r>
      <w:r w:rsidR="00B54739">
        <w:t xml:space="preserve">request </w:t>
      </w:r>
      <w:r w:rsidR="00343E44">
        <w:t>has been scheduled for implementation,</w:t>
      </w:r>
      <w:r w:rsidR="00B54739">
        <w:t xml:space="preserve"> you are ready to make your new</w:t>
      </w:r>
      <w:r w:rsidR="00343E44">
        <w:t xml:space="preserve"> report available for users on the HR Reporting LIVE server. </w:t>
      </w:r>
    </w:p>
    <w:p w14:paraId="185FD9F0" w14:textId="77777777" w:rsidR="00343E44" w:rsidRDefault="00343E44" w:rsidP="005034D8"/>
    <w:p w14:paraId="30388BE1" w14:textId="0A15C6ED" w:rsidR="00343E44" w:rsidRDefault="00343E44" w:rsidP="005034D8">
      <w:r>
        <w:t xml:space="preserve">Begin by </w:t>
      </w:r>
      <w:hyperlink w:anchor="_Moving_.RDL_files" w:history="1">
        <w:r w:rsidR="00B54739">
          <w:rPr>
            <w:rStyle w:val="Hyperlink"/>
          </w:rPr>
          <w:t>moving</w:t>
        </w:r>
        <w:r w:rsidR="00B54739" w:rsidRPr="006135CC">
          <w:rPr>
            <w:rStyle w:val="Hyperlink"/>
          </w:rPr>
          <w:t xml:space="preserve"> </w:t>
        </w:r>
        <w:r w:rsidR="00B54739">
          <w:rPr>
            <w:rStyle w:val="Hyperlink"/>
          </w:rPr>
          <w:t>your</w:t>
        </w:r>
        <w:r w:rsidR="00B54739" w:rsidRPr="006135CC">
          <w:rPr>
            <w:rStyle w:val="Hyperlink"/>
          </w:rPr>
          <w:t xml:space="preserve"> .RDL files</w:t>
        </w:r>
      </w:hyperlink>
      <w:r w:rsidR="00B54739" w:rsidRPr="00546857">
        <w:t xml:space="preserve"> </w:t>
      </w:r>
      <w:r w:rsidR="00B54739">
        <w:t xml:space="preserve">from the HR </w:t>
      </w:r>
      <w:proofErr w:type="spellStart"/>
      <w:r w:rsidR="00B54739">
        <w:t>Reporting_QA</w:t>
      </w:r>
      <w:proofErr w:type="spellEnd"/>
      <w:r w:rsidR="00B54739">
        <w:t xml:space="preserve"> solution into the HR </w:t>
      </w:r>
      <w:proofErr w:type="spellStart"/>
      <w:r w:rsidR="00B54739">
        <w:t>Reporting_LIVE</w:t>
      </w:r>
      <w:proofErr w:type="spellEnd"/>
      <w:r w:rsidR="00B54739">
        <w:t xml:space="preserve"> solution. </w:t>
      </w:r>
    </w:p>
    <w:p w14:paraId="7F6D0B0B" w14:textId="387EB089" w:rsidR="00B54739" w:rsidRDefault="00B54739" w:rsidP="005034D8"/>
    <w:p w14:paraId="6F4747A4" w14:textId="77777777" w:rsidR="00B878AF" w:rsidRDefault="00B878AF" w:rsidP="005034D8"/>
    <w:p w14:paraId="45B81BD7" w14:textId="77777777" w:rsidR="00996FEE" w:rsidRDefault="00023BC6" w:rsidP="00F10518">
      <w:pPr>
        <w:pStyle w:val="Heading4"/>
        <w:numPr>
          <w:ilvl w:val="0"/>
          <w:numId w:val="38"/>
        </w:numPr>
      </w:pPr>
      <w:r>
        <w:t>Remove version numbers from .RDL filenames</w:t>
      </w:r>
    </w:p>
    <w:p w14:paraId="7E59433A" w14:textId="77777777" w:rsidR="00F10518" w:rsidRDefault="001E5EEA" w:rsidP="00023BC6">
      <w:r>
        <w:t xml:space="preserve">It is not necessary to include version numbers in the filenames </w:t>
      </w:r>
      <w:proofErr w:type="gramStart"/>
      <w:r>
        <w:t>of .RDLs</w:t>
      </w:r>
      <w:proofErr w:type="gramEnd"/>
      <w:r>
        <w:t xml:space="preserve"> in the HR </w:t>
      </w:r>
      <w:proofErr w:type="spellStart"/>
      <w:r>
        <w:t>Reporting_LIVE</w:t>
      </w:r>
      <w:proofErr w:type="spellEnd"/>
      <w:r>
        <w:t xml:space="preserve"> solution, because </w:t>
      </w:r>
      <w:r w:rsidR="00F10518">
        <w:t>the LIVE</w:t>
      </w:r>
      <w:r>
        <w:t xml:space="preserve"> solution should only ever hold the </w:t>
      </w:r>
      <w:r w:rsidRPr="00F10518">
        <w:rPr>
          <w:b/>
        </w:rPr>
        <w:t>most recent version</w:t>
      </w:r>
      <w:r>
        <w:t xml:space="preserve"> of any report suite. </w:t>
      </w:r>
    </w:p>
    <w:p w14:paraId="10DDEDEC" w14:textId="77777777" w:rsidR="00F10518" w:rsidRDefault="00F10518" w:rsidP="00023BC6"/>
    <w:p w14:paraId="4310D3C2" w14:textId="2B4F00C9" w:rsidR="00023BC6" w:rsidRDefault="001E5EEA" w:rsidP="00023BC6">
      <w:r>
        <w:t>To remove the version number from a filename, r</w:t>
      </w:r>
      <w:r w:rsidR="00023BC6">
        <w:t xml:space="preserve">ight-click your .RDL file in the </w:t>
      </w:r>
      <w:r w:rsidR="00023BC6" w:rsidRPr="005173DF">
        <w:rPr>
          <w:b/>
          <w:color w:val="7F7F7F" w:themeColor="text1" w:themeTint="80"/>
        </w:rPr>
        <w:t>Reports</w:t>
      </w:r>
      <w:r w:rsidR="00023BC6" w:rsidRPr="005173DF">
        <w:rPr>
          <w:color w:val="7F7F7F" w:themeColor="text1" w:themeTint="80"/>
        </w:rPr>
        <w:t xml:space="preserve"> </w:t>
      </w:r>
      <w:r w:rsidR="00023BC6">
        <w:t xml:space="preserve">list within the </w:t>
      </w:r>
      <w:r w:rsidR="00023BC6" w:rsidRPr="005173DF">
        <w:rPr>
          <w:b/>
          <w:color w:val="7F7F7F" w:themeColor="text1" w:themeTint="80"/>
        </w:rPr>
        <w:t>Solution Explorer</w:t>
      </w:r>
      <w:r w:rsidR="00023BC6">
        <w:t>. The right-click menu will open. Select “Rename”:</w:t>
      </w:r>
    </w:p>
    <w:p w14:paraId="77988C58" w14:textId="77777777" w:rsidR="00023BC6" w:rsidRDefault="00023BC6" w:rsidP="00023BC6"/>
    <w:p w14:paraId="324D0820" w14:textId="77777777" w:rsidR="00023BC6" w:rsidRDefault="00023BC6" w:rsidP="00023BC6">
      <w:pPr>
        <w:jc w:val="center"/>
      </w:pPr>
      <w:r w:rsidRPr="00473433">
        <w:rPr>
          <w:noProof/>
          <w:lang w:eastAsia="en-GB"/>
        </w:rPr>
        <w:drawing>
          <wp:inline distT="0" distB="0" distL="0" distR="0" wp14:anchorId="5F6E37DA" wp14:editId="22619218">
            <wp:extent cx="2292350" cy="832154"/>
            <wp:effectExtent l="19050" t="19050" r="12700" b="2540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04323" cy="836500"/>
                    </a:xfrm>
                    <a:prstGeom prst="rect">
                      <a:avLst/>
                    </a:prstGeom>
                    <a:ln>
                      <a:solidFill>
                        <a:schemeClr val="accent1"/>
                      </a:solidFill>
                    </a:ln>
                  </pic:spPr>
                </pic:pic>
              </a:graphicData>
            </a:graphic>
          </wp:inline>
        </w:drawing>
      </w:r>
    </w:p>
    <w:p w14:paraId="503D8CB7" w14:textId="77777777" w:rsidR="00023BC6" w:rsidRDefault="00023BC6" w:rsidP="00023BC6"/>
    <w:p w14:paraId="644C2132" w14:textId="35DAC188" w:rsidR="00023BC6" w:rsidRDefault="00023BC6" w:rsidP="00023BC6">
      <w:r>
        <w:t xml:space="preserve">Remove the version number (e.g. “_v1”) from the end of the filename and hit Enter to save your changes. </w:t>
      </w:r>
      <w:r w:rsidR="00041775">
        <w:t>You will need to repeat this step for</w:t>
      </w:r>
      <w:r w:rsidR="00F10518">
        <w:t xml:space="preserve"> all the .RDL files in your new</w:t>
      </w:r>
      <w:r w:rsidR="00041775">
        <w:t xml:space="preserve"> report suite. </w:t>
      </w:r>
    </w:p>
    <w:p w14:paraId="57A25766" w14:textId="77777777" w:rsidR="001305DB" w:rsidRDefault="001305DB" w:rsidP="00023BC6"/>
    <w:p w14:paraId="09FFD4E6" w14:textId="77777777" w:rsidR="001305DB" w:rsidRDefault="001305DB" w:rsidP="001305DB">
      <w:r>
        <w:lastRenderedPageBreak/>
        <w:t xml:space="preserve">When you are done editing your .RDL filenames, enter </w:t>
      </w:r>
      <w:r w:rsidRPr="001305DB">
        <w:rPr>
          <w:i/>
        </w:rPr>
        <w:t>Ctrl + Shift + S</w:t>
      </w:r>
      <w:r>
        <w:t xml:space="preserve"> or click the “Save All” icon to save your changes to the .RDL files: </w:t>
      </w:r>
    </w:p>
    <w:p w14:paraId="36974429" w14:textId="77777777" w:rsidR="001305DB" w:rsidRDefault="001305DB" w:rsidP="001305DB"/>
    <w:p w14:paraId="641EB31B" w14:textId="77777777" w:rsidR="001305DB" w:rsidRDefault="001305DB" w:rsidP="001305DB">
      <w:pPr>
        <w:jc w:val="center"/>
      </w:pPr>
      <w:r w:rsidRPr="001305DB">
        <w:rPr>
          <w:noProof/>
          <w:lang w:eastAsia="en-GB"/>
        </w:rPr>
        <w:drawing>
          <wp:inline distT="0" distB="0" distL="0" distR="0" wp14:anchorId="142E6BC7" wp14:editId="53E96897">
            <wp:extent cx="1104957" cy="228612"/>
            <wp:effectExtent l="19050" t="19050" r="19050" b="1905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104957" cy="228612"/>
                    </a:xfrm>
                    <a:prstGeom prst="rect">
                      <a:avLst/>
                    </a:prstGeom>
                    <a:ln>
                      <a:solidFill>
                        <a:schemeClr val="accent1"/>
                      </a:solidFill>
                    </a:ln>
                  </pic:spPr>
                </pic:pic>
              </a:graphicData>
            </a:graphic>
          </wp:inline>
        </w:drawing>
      </w:r>
    </w:p>
    <w:p w14:paraId="3AD0CB96" w14:textId="6019AB77" w:rsidR="00023BC6" w:rsidRDefault="00023BC6" w:rsidP="00023BC6"/>
    <w:p w14:paraId="53D3CD3F" w14:textId="77777777" w:rsidR="00B878AF" w:rsidRDefault="00B878AF" w:rsidP="00023BC6"/>
    <w:p w14:paraId="7AEB3B71" w14:textId="77777777" w:rsidR="00682C3C" w:rsidRDefault="00682C3C" w:rsidP="00F10518">
      <w:pPr>
        <w:pStyle w:val="Heading4"/>
        <w:numPr>
          <w:ilvl w:val="0"/>
          <w:numId w:val="38"/>
        </w:numPr>
      </w:pPr>
      <w:proofErr w:type="gramStart"/>
      <w:r>
        <w:t>Deploy .RDLs</w:t>
      </w:r>
      <w:proofErr w:type="gramEnd"/>
      <w:r>
        <w:t xml:space="preserve"> to HR Reporting LIVE environment</w:t>
      </w:r>
    </w:p>
    <w:p w14:paraId="783707EF" w14:textId="12245F28" w:rsidR="00F10518" w:rsidRDefault="00F46F86" w:rsidP="00F10518">
      <w:r>
        <w:t xml:space="preserve">You are now ready to </w:t>
      </w:r>
      <w:hyperlink w:anchor="_Deploying_.RDL_files" w:history="1">
        <w:r w:rsidR="00F10518" w:rsidRPr="00492090">
          <w:rPr>
            <w:rStyle w:val="Hyperlink"/>
          </w:rPr>
          <w:t>deploy the</w:t>
        </w:r>
        <w:r>
          <w:rPr>
            <w:rStyle w:val="Hyperlink"/>
          </w:rPr>
          <w:t xml:space="preserve"> .RDL </w:t>
        </w:r>
        <w:r w:rsidR="00F10518" w:rsidRPr="00492090">
          <w:rPr>
            <w:rStyle w:val="Hyperlink"/>
          </w:rPr>
          <w:t>files</w:t>
        </w:r>
      </w:hyperlink>
      <w:r w:rsidR="00F10518">
        <w:t xml:space="preserve"> to the HR Reporting LIVE environment. The .RDL file(s) you have just deployed will be located in the </w:t>
      </w:r>
      <w:r w:rsidR="00F10518" w:rsidRPr="00B878AF">
        <w:rPr>
          <w:color w:val="4472C4" w:themeColor="accent5"/>
        </w:rPr>
        <w:t xml:space="preserve">_Deployment </w:t>
      </w:r>
      <w:r w:rsidR="00F10518">
        <w:t xml:space="preserve">folder.  </w:t>
      </w:r>
    </w:p>
    <w:p w14:paraId="18632D11" w14:textId="77777777" w:rsidR="00B878AF" w:rsidRDefault="00B878AF" w:rsidP="00F10518"/>
    <w:p w14:paraId="100F28F3" w14:textId="7E9BD043" w:rsidR="00F10518" w:rsidRDefault="00F10518" w:rsidP="00F10518"/>
    <w:p w14:paraId="7E49E42D" w14:textId="77777777" w:rsidR="00F10518" w:rsidRDefault="00F10518" w:rsidP="00F10518">
      <w:pPr>
        <w:pStyle w:val="Heading4"/>
        <w:numPr>
          <w:ilvl w:val="0"/>
          <w:numId w:val="38"/>
        </w:numPr>
      </w:pPr>
      <w:r>
        <w:t xml:space="preserve">Set up a new report folder </w:t>
      </w:r>
    </w:p>
    <w:p w14:paraId="73C3812A" w14:textId="25B6ED92" w:rsidR="00F10518" w:rsidRDefault="00F10518" w:rsidP="00F10518">
      <w:r>
        <w:t xml:space="preserve">You now need to </w:t>
      </w:r>
      <w:hyperlink w:anchor="_Creating_new_report" w:history="1">
        <w:r w:rsidRPr="00F17476">
          <w:rPr>
            <w:rStyle w:val="Hyperlink"/>
          </w:rPr>
          <w:t>create a new report folder</w:t>
        </w:r>
      </w:hyperlink>
      <w:r>
        <w:t xml:space="preserve"> within the LIVE folder hierarchy before you can move your .RDL files out of the </w:t>
      </w:r>
      <w:r w:rsidRPr="00B878AF">
        <w:rPr>
          <w:color w:val="4472C4" w:themeColor="accent5"/>
        </w:rPr>
        <w:t xml:space="preserve">_Deployment </w:t>
      </w:r>
      <w:r>
        <w:t xml:space="preserve">folder. </w:t>
      </w:r>
    </w:p>
    <w:p w14:paraId="2E3F1AF9" w14:textId="77777777" w:rsidR="00F10518" w:rsidRDefault="00F10518" w:rsidP="00F10518"/>
    <w:p w14:paraId="45FA9FE4" w14:textId="77777777" w:rsidR="00F10518" w:rsidRDefault="00F10518" w:rsidP="00F10518">
      <w:r>
        <w:t xml:space="preserve">Once you’ve created the new report folder, click the ellipsis (…) symbol next to the report folder’s name and select “Manage”: </w:t>
      </w:r>
    </w:p>
    <w:p w14:paraId="3AD4DB13" w14:textId="77777777" w:rsidR="00F10518" w:rsidRDefault="00F10518" w:rsidP="00F10518"/>
    <w:p w14:paraId="12E53B4D" w14:textId="77777777" w:rsidR="00F10518" w:rsidRDefault="00F10518" w:rsidP="00F10518">
      <w:pPr>
        <w:jc w:val="center"/>
      </w:pPr>
      <w:r w:rsidRPr="00154D87">
        <w:rPr>
          <w:noProof/>
          <w:lang w:eastAsia="en-GB"/>
        </w:rPr>
        <w:drawing>
          <wp:inline distT="0" distB="0" distL="0" distR="0" wp14:anchorId="4267D3D8" wp14:editId="2436E71A">
            <wp:extent cx="2942180" cy="1435100"/>
            <wp:effectExtent l="19050" t="19050" r="10795" b="1270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52544" cy="1440155"/>
                    </a:xfrm>
                    <a:prstGeom prst="rect">
                      <a:avLst/>
                    </a:prstGeom>
                    <a:ln>
                      <a:solidFill>
                        <a:schemeClr val="accent5"/>
                      </a:solidFill>
                    </a:ln>
                  </pic:spPr>
                </pic:pic>
              </a:graphicData>
            </a:graphic>
          </wp:inline>
        </w:drawing>
      </w:r>
    </w:p>
    <w:p w14:paraId="7F20B2D0" w14:textId="77777777" w:rsidR="00F10518" w:rsidRDefault="00F10518" w:rsidP="00F10518"/>
    <w:p w14:paraId="2478DE75" w14:textId="77777777" w:rsidR="00F10518" w:rsidRDefault="00F10518" w:rsidP="00F10518">
      <w:r>
        <w:t xml:space="preserve">You will be taken to the report folder’s </w:t>
      </w:r>
      <w:r w:rsidRPr="00154D87">
        <w:rPr>
          <w:b/>
          <w:color w:val="7F7F7F" w:themeColor="text1" w:themeTint="80"/>
        </w:rPr>
        <w:t>Properties</w:t>
      </w:r>
      <w:r w:rsidRPr="00154D87">
        <w:rPr>
          <w:color w:val="7F7F7F" w:themeColor="text1" w:themeTint="80"/>
        </w:rPr>
        <w:t xml:space="preserve"> </w:t>
      </w:r>
      <w:r>
        <w:t>tab. Add the version number to the “Name” and “Description” fields, as shown below:</w:t>
      </w:r>
    </w:p>
    <w:p w14:paraId="4BFB02F3" w14:textId="77777777" w:rsidR="00F10518" w:rsidRDefault="00F10518" w:rsidP="00F10518"/>
    <w:p w14:paraId="77ACF2F3" w14:textId="77777777" w:rsidR="00F10518" w:rsidRDefault="00F10518" w:rsidP="00F10518">
      <w:pPr>
        <w:jc w:val="center"/>
      </w:pPr>
      <w:r w:rsidRPr="00154D87">
        <w:rPr>
          <w:noProof/>
          <w:lang w:eastAsia="en-GB"/>
        </w:rPr>
        <w:drawing>
          <wp:inline distT="0" distB="0" distL="0" distR="0" wp14:anchorId="694C9DEB" wp14:editId="3B533988">
            <wp:extent cx="2469940" cy="1593850"/>
            <wp:effectExtent l="19050" t="19050" r="26035" b="2540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475993" cy="1597756"/>
                    </a:xfrm>
                    <a:prstGeom prst="rect">
                      <a:avLst/>
                    </a:prstGeom>
                    <a:ln>
                      <a:solidFill>
                        <a:schemeClr val="accent5"/>
                      </a:solidFill>
                    </a:ln>
                  </pic:spPr>
                </pic:pic>
              </a:graphicData>
            </a:graphic>
          </wp:inline>
        </w:drawing>
      </w:r>
    </w:p>
    <w:p w14:paraId="40F149D7" w14:textId="77777777" w:rsidR="00F10518" w:rsidRDefault="00F10518" w:rsidP="00F10518"/>
    <w:p w14:paraId="03AA96CC" w14:textId="36DBF560" w:rsidR="00F10518" w:rsidRDefault="00F10518" w:rsidP="00F10518">
      <w:r>
        <w:t xml:space="preserve">This enables anyone entering the navigation folder/subfolder to see which version of a report suite is available there. Click “Apply” to save your changes. </w:t>
      </w:r>
    </w:p>
    <w:p w14:paraId="2F6135D9" w14:textId="77777777" w:rsidR="00B878AF" w:rsidRDefault="00B878AF" w:rsidP="00F10518"/>
    <w:p w14:paraId="6431378B" w14:textId="062EE93D" w:rsidR="007220B4" w:rsidRDefault="007220B4" w:rsidP="00044B3C"/>
    <w:p w14:paraId="2FEDBD09" w14:textId="77777777" w:rsidR="00F10518" w:rsidRDefault="00F10518" w:rsidP="00F10518">
      <w:pPr>
        <w:pStyle w:val="Heading4"/>
        <w:numPr>
          <w:ilvl w:val="0"/>
          <w:numId w:val="38"/>
        </w:numPr>
      </w:pPr>
      <w:r>
        <w:t>Move .RDL files into the new folder</w:t>
      </w:r>
    </w:p>
    <w:p w14:paraId="4E79D67D" w14:textId="77777777" w:rsidR="00F10518" w:rsidRDefault="00F10518" w:rsidP="00F10518">
      <w:r>
        <w:t xml:space="preserve">Once you’ve set up the folder for your new report, you can </w:t>
      </w:r>
      <w:hyperlink w:anchor="_Filing_.RDL_files" w:history="1">
        <w:r w:rsidRPr="000B0ADD">
          <w:rPr>
            <w:rStyle w:val="Hyperlink"/>
          </w:rPr>
          <w:t>move your .RDL file(s)</w:t>
        </w:r>
      </w:hyperlink>
      <w:r>
        <w:t xml:space="preserve"> into it. Navigate to </w:t>
      </w:r>
      <w:r w:rsidRPr="00B878AF">
        <w:rPr>
          <w:color w:val="4472C4" w:themeColor="accent5"/>
        </w:rPr>
        <w:t xml:space="preserve">Home </w:t>
      </w:r>
      <w:r w:rsidRPr="00B878AF">
        <w:rPr>
          <w:color w:val="4472C4" w:themeColor="accent5"/>
        </w:rPr>
        <w:sym w:font="Wingdings" w:char="F0E0"/>
      </w:r>
      <w:r w:rsidRPr="00B878AF">
        <w:rPr>
          <w:color w:val="4472C4" w:themeColor="accent5"/>
        </w:rPr>
        <w:t xml:space="preserve"> _Deployment </w:t>
      </w:r>
      <w:r>
        <w:t xml:space="preserve">to select your .RDL files and then follow the linked process to move </w:t>
      </w:r>
      <w:proofErr w:type="gramStart"/>
      <w:r>
        <w:t>the .RDLs</w:t>
      </w:r>
      <w:proofErr w:type="gramEnd"/>
      <w:r>
        <w:t xml:space="preserve"> into your new report folder. </w:t>
      </w:r>
    </w:p>
    <w:p w14:paraId="3326598B" w14:textId="77777777" w:rsidR="00F10518" w:rsidRDefault="00F10518" w:rsidP="00F10518"/>
    <w:p w14:paraId="50B66CE6" w14:textId="5278328D" w:rsidR="00F10518" w:rsidRDefault="00F10518" w:rsidP="00F10518">
      <w:r>
        <w:t xml:space="preserve">Check that your files are appearing correctly in the new report folder before marking your OSM change request as “Implemented”. </w:t>
      </w:r>
    </w:p>
    <w:p w14:paraId="1D6C50B6" w14:textId="777CE5D7" w:rsidR="006E63DD" w:rsidRDefault="006E63DD" w:rsidP="00F10518"/>
    <w:p w14:paraId="0D8A6484" w14:textId="77777777" w:rsidR="009B2DE1" w:rsidRDefault="009B2DE1" w:rsidP="00F10518"/>
    <w:p w14:paraId="37A39BC2" w14:textId="7AB87CC4" w:rsidR="009B2DE1" w:rsidRDefault="009B2DE1" w:rsidP="009B2DE1">
      <w:pPr>
        <w:pStyle w:val="Heading4"/>
        <w:numPr>
          <w:ilvl w:val="0"/>
          <w:numId w:val="38"/>
        </w:numPr>
      </w:pPr>
      <w:r>
        <w:t>Update the Live Reports Tracker</w:t>
      </w:r>
    </w:p>
    <w:p w14:paraId="12975AED" w14:textId="665BDD00" w:rsidR="009B2DE1" w:rsidRPr="009B2DE1" w:rsidRDefault="009B2DE1" w:rsidP="009B2DE1">
      <w:r>
        <w:t xml:space="preserve">Follow </w:t>
      </w:r>
      <w:hyperlink w:anchor="_New_reports" w:history="1">
        <w:r w:rsidRPr="009B2DE1">
          <w:rPr>
            <w:rStyle w:val="Hyperlink"/>
          </w:rPr>
          <w:t>the process below</w:t>
        </w:r>
      </w:hyperlink>
      <w:r>
        <w:t xml:space="preserve"> to add your new report’s details to the Live Reports Tracker.</w:t>
      </w:r>
    </w:p>
    <w:p w14:paraId="2E2C7899" w14:textId="375DA9FB" w:rsidR="00B46E18" w:rsidRDefault="00B46E18" w:rsidP="00B46E18">
      <w:pPr>
        <w:spacing w:after="160" w:line="259" w:lineRule="auto"/>
      </w:pPr>
      <w:bookmarkStart w:id="111" w:name="_Toc99549619"/>
    </w:p>
    <w:p w14:paraId="1F4ED3A2" w14:textId="77777777" w:rsidR="00B46E18" w:rsidRDefault="00B46E18" w:rsidP="00B46E18">
      <w:pPr>
        <w:spacing w:after="160" w:line="259" w:lineRule="auto"/>
      </w:pPr>
    </w:p>
    <w:p w14:paraId="70985B61" w14:textId="2406A674" w:rsidR="006135CC" w:rsidRDefault="006135CC" w:rsidP="00B46E18">
      <w:pPr>
        <w:pStyle w:val="Heading2"/>
      </w:pPr>
      <w:r>
        <w:t>Amended reports</w:t>
      </w:r>
      <w:bookmarkEnd w:id="111"/>
    </w:p>
    <w:p w14:paraId="55A851D5" w14:textId="4B937BC9" w:rsidR="00E54672" w:rsidRDefault="00F10518" w:rsidP="006135CC">
      <w:r>
        <w:t xml:space="preserve">If you are </w:t>
      </w:r>
      <w:r w:rsidR="006135CC">
        <w:t>updating an existing report</w:t>
      </w:r>
      <w:r>
        <w:t xml:space="preserve"> in the HR Reporting catalogue</w:t>
      </w:r>
      <w:r w:rsidR="006135CC">
        <w:t xml:space="preserve">, follow the steps below. </w:t>
      </w:r>
    </w:p>
    <w:p w14:paraId="46538587" w14:textId="77777777" w:rsidR="00E54672" w:rsidRDefault="00E54672" w:rsidP="006135CC"/>
    <w:p w14:paraId="4F5D5A2A" w14:textId="2A1BE93F" w:rsidR="006135CC" w:rsidRDefault="00E54672" w:rsidP="00E54672">
      <w:pPr>
        <w:pStyle w:val="Heading3"/>
      </w:pPr>
      <w:bookmarkStart w:id="112" w:name="_Toc99549620"/>
      <w:r>
        <w:t>QA solution &amp; environment</w:t>
      </w:r>
      <w:bookmarkEnd w:id="112"/>
    </w:p>
    <w:p w14:paraId="0BCFE7A3" w14:textId="20314262" w:rsidR="00E54672" w:rsidRDefault="00E54672" w:rsidP="00E54672"/>
    <w:tbl>
      <w:tblPr>
        <w:tblW w:w="8991"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57" w:type="dxa"/>
          <w:bottom w:w="28" w:type="dxa"/>
        </w:tblCellMar>
        <w:tblLook w:val="0000" w:firstRow="0" w:lastRow="0" w:firstColumn="0" w:lastColumn="0" w:noHBand="0" w:noVBand="0"/>
      </w:tblPr>
      <w:tblGrid>
        <w:gridCol w:w="698"/>
        <w:gridCol w:w="8293"/>
      </w:tblGrid>
      <w:tr w:rsidR="00E54672" w:rsidRPr="00446439" w14:paraId="3A1C5E93" w14:textId="77777777" w:rsidTr="00E54672">
        <w:trPr>
          <w:trHeight w:hRule="exact" w:val="1112"/>
        </w:trPr>
        <w:tc>
          <w:tcPr>
            <w:tcW w:w="698" w:type="dxa"/>
            <w:tcBorders>
              <w:top w:val="single" w:sz="4" w:space="0" w:color="BFBFBF"/>
              <w:bottom w:val="single" w:sz="4" w:space="0" w:color="BFBFBF"/>
              <w:right w:val="nil"/>
            </w:tcBorders>
            <w:shd w:val="clear" w:color="auto" w:fill="D9E2F3" w:themeFill="accent5" w:themeFillTint="33"/>
            <w:vAlign w:val="center"/>
          </w:tcPr>
          <w:p w14:paraId="3D471920" w14:textId="77777777" w:rsidR="00E54672" w:rsidRPr="00446439" w:rsidRDefault="00E54672" w:rsidP="00EB5FE7">
            <w:pPr>
              <w:rPr>
                <w:color w:val="404040" w:themeColor="text1" w:themeTint="BF"/>
              </w:rPr>
            </w:pPr>
            <w:r w:rsidRPr="00446439">
              <w:rPr>
                <w:noProof/>
                <w:color w:val="404040" w:themeColor="text1" w:themeTint="BF"/>
                <w:lang w:eastAsia="en-GB"/>
              </w:rPr>
              <w:drawing>
                <wp:inline distT="0" distB="0" distL="0" distR="0" wp14:anchorId="6D6511A7" wp14:editId="59633538">
                  <wp:extent cx="299078" cy="288000"/>
                  <wp:effectExtent l="0" t="0" r="0" b="0"/>
                  <wp:docPr id="26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3" w:type="dxa"/>
            <w:tcBorders>
              <w:top w:val="single" w:sz="4" w:space="0" w:color="BFBFBF"/>
              <w:left w:val="nil"/>
              <w:bottom w:val="single" w:sz="4" w:space="0" w:color="BFBFBF"/>
            </w:tcBorders>
            <w:shd w:val="clear" w:color="auto" w:fill="D9E2F3" w:themeFill="accent5" w:themeFillTint="33"/>
            <w:vAlign w:val="center"/>
          </w:tcPr>
          <w:p w14:paraId="4D4DBB6F" w14:textId="0A82E908" w:rsidR="00E54672" w:rsidRPr="00546857" w:rsidRDefault="00E54672" w:rsidP="00E54672">
            <w:pPr>
              <w:rPr>
                <w:color w:val="404040" w:themeColor="text1" w:themeTint="BF"/>
                <w:szCs w:val="20"/>
              </w:rPr>
            </w:pPr>
            <w:r>
              <w:t xml:space="preserve">New versions of existing reports are usually developed within the HR </w:t>
            </w:r>
            <w:proofErr w:type="spellStart"/>
            <w:r>
              <w:t>Reporting_QA</w:t>
            </w:r>
            <w:proofErr w:type="spellEnd"/>
            <w:r>
              <w:t xml:space="preserve"> solution in Visual Studio. For this reason, there is no step to “Move the .RDL files” for the amended reports process. </w:t>
            </w:r>
          </w:p>
        </w:tc>
      </w:tr>
    </w:tbl>
    <w:p w14:paraId="1CCC609A" w14:textId="77777777" w:rsidR="00E54672" w:rsidRPr="00E54672" w:rsidRDefault="00E54672" w:rsidP="00E54672"/>
    <w:p w14:paraId="65C7C3AA" w14:textId="77777777" w:rsidR="006135CC" w:rsidRDefault="006135CC" w:rsidP="00E54672">
      <w:pPr>
        <w:pStyle w:val="Heading4"/>
        <w:numPr>
          <w:ilvl w:val="0"/>
          <w:numId w:val="39"/>
        </w:numPr>
      </w:pPr>
      <w:r>
        <w:t>Add version numbers to .RDL filenames</w:t>
      </w:r>
    </w:p>
    <w:p w14:paraId="32B2B6AA" w14:textId="1811E519" w:rsidR="00B46E18" w:rsidRDefault="009A2393" w:rsidP="009A2393">
      <w:r>
        <w:t xml:space="preserve">Follow the </w:t>
      </w:r>
      <w:hyperlink w:anchor="_Preparing_.RDL_files" w:history="1">
        <w:r w:rsidRPr="00815E9D">
          <w:rPr>
            <w:rStyle w:val="Hyperlink"/>
          </w:rPr>
          <w:t>Preparing .RDL files in Visual Studio</w:t>
        </w:r>
      </w:hyperlink>
      <w:r>
        <w:t xml:space="preserve"> process to create a copy of </w:t>
      </w:r>
      <w:r w:rsidR="00B46E18">
        <w:t xml:space="preserve">each of </w:t>
      </w:r>
      <w:proofErr w:type="gramStart"/>
      <w:r w:rsidR="00B46E18">
        <w:t>the .RDLs</w:t>
      </w:r>
      <w:proofErr w:type="gramEnd"/>
      <w:r w:rsidR="00B46E18">
        <w:t xml:space="preserve"> </w:t>
      </w:r>
      <w:r>
        <w:t>within the report suite you are amending. Via this process</w:t>
      </w:r>
      <w:r w:rsidR="00B46E18">
        <w:t>,</w:t>
      </w:r>
      <w:r>
        <w:t xml:space="preserve"> you will </w:t>
      </w:r>
      <w:r w:rsidR="00B46E18">
        <w:t>update</w:t>
      </w:r>
      <w:r>
        <w:t xml:space="preserve"> the version number</w:t>
      </w:r>
      <w:r w:rsidR="00B46E18">
        <w:t>s</w:t>
      </w:r>
      <w:r>
        <w:t xml:space="preserve"> </w:t>
      </w:r>
      <w:r w:rsidR="00B46E18">
        <w:t xml:space="preserve">of </w:t>
      </w:r>
      <w:proofErr w:type="gramStart"/>
      <w:r w:rsidR="00B46E18">
        <w:t>the .RDLs</w:t>
      </w:r>
      <w:proofErr w:type="gramEnd"/>
      <w:r w:rsidR="00B46E18">
        <w:t xml:space="preserve"> </w:t>
      </w:r>
      <w:r>
        <w:t>you are amending</w:t>
      </w:r>
      <w:r w:rsidR="00B46E18">
        <w:t xml:space="preserve"> directly</w:t>
      </w:r>
      <w:r>
        <w:t>;</w:t>
      </w:r>
      <w:r w:rsidR="00B46E18">
        <w:t xml:space="preserve"> however, before you can release and deploy the amended report suite,</w:t>
      </w:r>
      <w:r>
        <w:t xml:space="preserve"> </w:t>
      </w:r>
      <w:r w:rsidR="006135CC">
        <w:t>you will need to add the</w:t>
      </w:r>
      <w:r w:rsidR="00E54672">
        <w:t xml:space="preserve"> new</w:t>
      </w:r>
      <w:r w:rsidR="006135CC">
        <w:t xml:space="preserve"> version number to </w:t>
      </w:r>
      <w:r>
        <w:t xml:space="preserve">any other </w:t>
      </w:r>
      <w:r w:rsidR="00E54672">
        <w:t>.RDL</w:t>
      </w:r>
      <w:r w:rsidR="00B46E18">
        <w:t>s</w:t>
      </w:r>
      <w:r w:rsidR="00E54672">
        <w:t xml:space="preserve"> within the report suite</w:t>
      </w:r>
      <w:r w:rsidR="006135CC">
        <w:t xml:space="preserve">. </w:t>
      </w:r>
      <w:r w:rsidR="00B46E18">
        <w:t xml:space="preserve">This is to ensure that all </w:t>
      </w:r>
      <w:proofErr w:type="gramStart"/>
      <w:r w:rsidR="00B46E18">
        <w:t>the .RDLs</w:t>
      </w:r>
      <w:proofErr w:type="gramEnd"/>
      <w:r w:rsidR="00B46E18">
        <w:t xml:space="preserve"> in the report suite have the same version number. </w:t>
      </w:r>
    </w:p>
    <w:p w14:paraId="5DD371D0" w14:textId="77777777" w:rsidR="00B46E18" w:rsidRDefault="00B46E18" w:rsidP="009A2393"/>
    <w:p w14:paraId="3610E717" w14:textId="18E68044" w:rsidR="00E54672" w:rsidRDefault="006135CC" w:rsidP="009A2393">
      <w:r>
        <w:t xml:space="preserve">For amended reports, the version number will always be </w:t>
      </w:r>
      <w:r w:rsidRPr="00AD26F1">
        <w:rPr>
          <w:b/>
          <w:color w:val="FF0000"/>
        </w:rPr>
        <w:t>_</w:t>
      </w:r>
      <w:proofErr w:type="gramStart"/>
      <w:r w:rsidRPr="00AD26F1">
        <w:rPr>
          <w:b/>
          <w:color w:val="FF0000"/>
        </w:rPr>
        <w:t>v(</w:t>
      </w:r>
      <w:proofErr w:type="gramEnd"/>
      <w:r w:rsidRPr="00AD26F1">
        <w:rPr>
          <w:b/>
          <w:color w:val="FF0000"/>
        </w:rPr>
        <w:t>X + 1)</w:t>
      </w:r>
      <w:r>
        <w:t>, where “X” is the previous version</w:t>
      </w:r>
      <w:r w:rsidR="00E54672">
        <w:t>.</w:t>
      </w:r>
    </w:p>
    <w:p w14:paraId="5714A15A" w14:textId="77777777" w:rsidR="00E54672" w:rsidRDefault="00E54672" w:rsidP="00E54672"/>
    <w:p w14:paraId="5CBE6257" w14:textId="28207464" w:rsidR="006135CC" w:rsidRDefault="00E54672" w:rsidP="00E54672">
      <w:pPr>
        <w:pStyle w:val="ListParagraph"/>
        <w:numPr>
          <w:ilvl w:val="0"/>
          <w:numId w:val="40"/>
        </w:numPr>
      </w:pPr>
      <w:r>
        <w:rPr>
          <w:i/>
        </w:rPr>
        <w:t xml:space="preserve">Example: </w:t>
      </w:r>
      <w:r>
        <w:t>I</w:t>
      </w:r>
      <w:r w:rsidR="006135CC">
        <w:t>f the previous version was _v8, the amended version is _</w:t>
      </w:r>
      <w:proofErr w:type="gramStart"/>
      <w:r w:rsidR="006135CC">
        <w:t>v(</w:t>
      </w:r>
      <w:proofErr w:type="gramEnd"/>
      <w:r w:rsidR="006135CC" w:rsidRPr="00E54672">
        <w:rPr>
          <w:i/>
        </w:rPr>
        <w:t>8+1</w:t>
      </w:r>
      <w:r w:rsidR="006135CC">
        <w:t xml:space="preserve">) = _v9. </w:t>
      </w:r>
    </w:p>
    <w:p w14:paraId="0ECF7C79" w14:textId="77777777" w:rsidR="006135CC" w:rsidRDefault="006135CC" w:rsidP="006135CC"/>
    <w:p w14:paraId="48E6F1C4" w14:textId="77777777" w:rsidR="006135CC" w:rsidRDefault="006135CC" w:rsidP="006135CC">
      <w:r>
        <w:t xml:space="preserve">Right-click your .RDL files in the </w:t>
      </w:r>
      <w:r w:rsidRPr="005173DF">
        <w:rPr>
          <w:b/>
          <w:color w:val="7F7F7F" w:themeColor="text1" w:themeTint="80"/>
        </w:rPr>
        <w:t>Reports</w:t>
      </w:r>
      <w:r w:rsidRPr="005173DF">
        <w:rPr>
          <w:color w:val="7F7F7F" w:themeColor="text1" w:themeTint="80"/>
        </w:rPr>
        <w:t xml:space="preserve"> </w:t>
      </w:r>
      <w:r>
        <w:t xml:space="preserve">list within the </w:t>
      </w:r>
      <w:r w:rsidRPr="005173DF">
        <w:rPr>
          <w:b/>
          <w:color w:val="7F7F7F" w:themeColor="text1" w:themeTint="80"/>
        </w:rPr>
        <w:t>Solution Explorer</w:t>
      </w:r>
      <w:r>
        <w:t>. The right-click menu will open. Select “Rename”:</w:t>
      </w:r>
    </w:p>
    <w:p w14:paraId="5ED5D4CD" w14:textId="77777777" w:rsidR="006135CC" w:rsidRDefault="006135CC" w:rsidP="006135CC"/>
    <w:p w14:paraId="4C51AC31" w14:textId="77777777" w:rsidR="006135CC" w:rsidRDefault="006135CC" w:rsidP="006135CC">
      <w:pPr>
        <w:jc w:val="center"/>
      </w:pPr>
      <w:r w:rsidRPr="00473433">
        <w:rPr>
          <w:noProof/>
          <w:lang w:eastAsia="en-GB"/>
        </w:rPr>
        <w:drawing>
          <wp:inline distT="0" distB="0" distL="0" distR="0" wp14:anchorId="6DD0B8B7" wp14:editId="7B4B4893">
            <wp:extent cx="2292350" cy="832154"/>
            <wp:effectExtent l="19050" t="19050" r="12700" b="2540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04323" cy="836500"/>
                    </a:xfrm>
                    <a:prstGeom prst="rect">
                      <a:avLst/>
                    </a:prstGeom>
                    <a:ln>
                      <a:solidFill>
                        <a:schemeClr val="accent1"/>
                      </a:solidFill>
                    </a:ln>
                  </pic:spPr>
                </pic:pic>
              </a:graphicData>
            </a:graphic>
          </wp:inline>
        </w:drawing>
      </w:r>
    </w:p>
    <w:p w14:paraId="7447A6F8" w14:textId="77777777" w:rsidR="006135CC" w:rsidRDefault="006135CC" w:rsidP="006135CC"/>
    <w:p w14:paraId="7BDD69C2" w14:textId="21C47356" w:rsidR="006135CC" w:rsidRDefault="006135CC" w:rsidP="006135CC">
      <w:r>
        <w:t xml:space="preserve">Add the </w:t>
      </w:r>
      <w:r w:rsidR="00E54672">
        <w:t xml:space="preserve">new </w:t>
      </w:r>
      <w:r>
        <w:t xml:space="preserve">version number to the end of the filename and hit Enter to save your changes. </w:t>
      </w:r>
    </w:p>
    <w:p w14:paraId="43E2BDB4" w14:textId="54FA3885" w:rsidR="006135CC" w:rsidRDefault="00E54672" w:rsidP="006135CC">
      <w:pPr>
        <w:jc w:val="center"/>
      </w:pPr>
      <w:r w:rsidRPr="00E54672">
        <w:rPr>
          <w:noProof/>
          <w:lang w:eastAsia="en-GB"/>
        </w:rPr>
        <w:drawing>
          <wp:inline distT="0" distB="0" distL="0" distR="0" wp14:anchorId="02C88165" wp14:editId="5CBCB84F">
            <wp:extent cx="1994002" cy="184159"/>
            <wp:effectExtent l="19050" t="19050" r="25400" b="2540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994002" cy="184159"/>
                    </a:xfrm>
                    <a:prstGeom prst="rect">
                      <a:avLst/>
                    </a:prstGeom>
                    <a:ln>
                      <a:solidFill>
                        <a:schemeClr val="accent1"/>
                      </a:solidFill>
                    </a:ln>
                  </pic:spPr>
                </pic:pic>
              </a:graphicData>
            </a:graphic>
          </wp:inline>
        </w:drawing>
      </w:r>
    </w:p>
    <w:p w14:paraId="1E57361D" w14:textId="1D54E0C2" w:rsidR="00EA2746" w:rsidRDefault="00EA2746" w:rsidP="006135CC">
      <w:pPr>
        <w:jc w:val="center"/>
      </w:pPr>
    </w:p>
    <w:p w14:paraId="5C3F36E2" w14:textId="77777777" w:rsidR="00B878AF" w:rsidRDefault="00B878AF" w:rsidP="006135CC">
      <w:pPr>
        <w:jc w:val="center"/>
      </w:pPr>
    </w:p>
    <w:p w14:paraId="581900FA" w14:textId="77777777" w:rsidR="006135CC" w:rsidRDefault="006135CC" w:rsidP="00E54672">
      <w:pPr>
        <w:pStyle w:val="Heading4"/>
        <w:numPr>
          <w:ilvl w:val="0"/>
          <w:numId w:val="39"/>
        </w:numPr>
      </w:pPr>
      <w:r>
        <w:t>Update the Report Summary headers</w:t>
      </w:r>
    </w:p>
    <w:p w14:paraId="5247542E" w14:textId="7D064E40" w:rsidR="006135CC" w:rsidRDefault="006135CC" w:rsidP="006135CC">
      <w:r>
        <w:t xml:space="preserve">Now </w:t>
      </w:r>
      <w:r w:rsidR="00E54672">
        <w:t>you need to</w:t>
      </w:r>
      <w:r>
        <w:t xml:space="preserve"> ensure that the Report Summary header in the SQL query </w:t>
      </w:r>
      <w:r w:rsidR="00E54672">
        <w:t xml:space="preserve">for each amended .RDL file </w:t>
      </w:r>
      <w:r>
        <w:t>contains all the relevant details.</w:t>
      </w:r>
    </w:p>
    <w:p w14:paraId="15754EFE" w14:textId="77777777" w:rsidR="006135CC" w:rsidRDefault="006135CC" w:rsidP="006135CC"/>
    <w:p w14:paraId="5064176D" w14:textId="77777777" w:rsidR="006135CC" w:rsidRDefault="006135CC" w:rsidP="006135CC">
      <w:r>
        <w:t xml:space="preserve">To open an .RDL, select it from the </w:t>
      </w:r>
      <w:r w:rsidRPr="00EA0AB2">
        <w:rPr>
          <w:b/>
          <w:color w:val="7F7F7F" w:themeColor="text1" w:themeTint="80"/>
        </w:rPr>
        <w:t>Reports</w:t>
      </w:r>
      <w:r w:rsidRPr="00EA0AB2">
        <w:rPr>
          <w:color w:val="7F7F7F" w:themeColor="text1" w:themeTint="80"/>
        </w:rPr>
        <w:t xml:space="preserve"> </w:t>
      </w:r>
      <w:r>
        <w:t xml:space="preserve">list and double-click it. Once the file has opened, go to the </w:t>
      </w:r>
      <w:r w:rsidRPr="006D2C6E">
        <w:rPr>
          <w:b/>
          <w:color w:val="7F7F7F" w:themeColor="text1" w:themeTint="80"/>
        </w:rPr>
        <w:t>Report Data</w:t>
      </w:r>
      <w:r>
        <w:t xml:space="preserve"> pane on the left side of the screen and select DataSet1 from the “Datasets” folder (the SQL query for any .RDL file is always contained within DataSet1):</w:t>
      </w:r>
    </w:p>
    <w:p w14:paraId="2AE3906F" w14:textId="77777777" w:rsidR="006135CC" w:rsidRDefault="006135CC" w:rsidP="006135CC"/>
    <w:p w14:paraId="7728B203" w14:textId="77777777" w:rsidR="006135CC" w:rsidRDefault="006135CC" w:rsidP="006135CC">
      <w:pPr>
        <w:jc w:val="center"/>
      </w:pPr>
      <w:r w:rsidRPr="006D2C6E">
        <w:rPr>
          <w:noProof/>
          <w:lang w:eastAsia="en-GB"/>
        </w:rPr>
        <w:drawing>
          <wp:inline distT="0" distB="0" distL="0" distR="0" wp14:anchorId="7654DF52" wp14:editId="6F9F2DCB">
            <wp:extent cx="1621696" cy="1317966"/>
            <wp:effectExtent l="19050" t="19050" r="17145" b="1587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632100" cy="1326422"/>
                    </a:xfrm>
                    <a:prstGeom prst="rect">
                      <a:avLst/>
                    </a:prstGeom>
                    <a:ln>
                      <a:solidFill>
                        <a:schemeClr val="accent5"/>
                      </a:solidFill>
                    </a:ln>
                  </pic:spPr>
                </pic:pic>
              </a:graphicData>
            </a:graphic>
          </wp:inline>
        </w:drawing>
      </w:r>
    </w:p>
    <w:p w14:paraId="6F420610" w14:textId="77777777" w:rsidR="006135CC" w:rsidRDefault="006135CC" w:rsidP="006135CC"/>
    <w:p w14:paraId="52EF8015" w14:textId="77777777" w:rsidR="006135CC" w:rsidRDefault="006135CC" w:rsidP="006135CC">
      <w:r>
        <w:t xml:space="preserve">Double-click to open DataSet1 in the </w:t>
      </w:r>
      <w:r w:rsidRPr="00EB5FE7">
        <w:rPr>
          <w:b/>
          <w:color w:val="7F7F7F" w:themeColor="text1" w:themeTint="80"/>
        </w:rPr>
        <w:t>Dataset Properties</w:t>
      </w:r>
      <w:r w:rsidRPr="00EB5FE7">
        <w:rPr>
          <w:color w:val="7F7F7F" w:themeColor="text1" w:themeTint="80"/>
        </w:rPr>
        <w:t xml:space="preserve"> </w:t>
      </w:r>
      <w:r>
        <w:t>window. The SQL code for the query will be visible in the Query pane:</w:t>
      </w:r>
    </w:p>
    <w:p w14:paraId="4911919A" w14:textId="77777777" w:rsidR="006135CC" w:rsidRDefault="006135CC" w:rsidP="006135CC"/>
    <w:p w14:paraId="420B90F8" w14:textId="77777777" w:rsidR="006135CC" w:rsidRPr="00EA0AB2" w:rsidRDefault="006135CC" w:rsidP="00EB5FE7">
      <w:pPr>
        <w:jc w:val="center"/>
      </w:pPr>
      <w:r w:rsidRPr="006D2C6E">
        <w:rPr>
          <w:noProof/>
          <w:lang w:eastAsia="en-GB"/>
        </w:rPr>
        <w:drawing>
          <wp:inline distT="0" distB="0" distL="0" distR="0" wp14:anchorId="251FCDCD" wp14:editId="6C104AE7">
            <wp:extent cx="5092504" cy="3784680"/>
            <wp:effectExtent l="19050" t="19050" r="13335" b="2540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11484" cy="3798785"/>
                    </a:xfrm>
                    <a:prstGeom prst="rect">
                      <a:avLst/>
                    </a:prstGeom>
                    <a:ln>
                      <a:solidFill>
                        <a:schemeClr val="accent1"/>
                      </a:solidFill>
                    </a:ln>
                  </pic:spPr>
                </pic:pic>
              </a:graphicData>
            </a:graphic>
          </wp:inline>
        </w:drawing>
      </w:r>
    </w:p>
    <w:p w14:paraId="50C553A2" w14:textId="77777777" w:rsidR="006135CC" w:rsidRDefault="006135CC" w:rsidP="006135CC"/>
    <w:p w14:paraId="3D264A04" w14:textId="138964EF" w:rsidR="006135CC" w:rsidRDefault="006135CC" w:rsidP="006135CC">
      <w:r>
        <w:t xml:space="preserve">Click into the Query pane and edit the Report Summary </w:t>
      </w:r>
      <w:r w:rsidR="00EB5FE7">
        <w:t xml:space="preserve">header </w:t>
      </w:r>
      <w:r>
        <w:t xml:space="preserve">as necessary for </w:t>
      </w:r>
      <w:r w:rsidRPr="00D8654A">
        <w:t>each .RDL file in your amended report suite</w:t>
      </w:r>
      <w:r w:rsidR="00EB5FE7">
        <w:t>. You must update the following details:</w:t>
      </w:r>
      <w:r w:rsidR="00EB5FE7">
        <w:br/>
      </w:r>
    </w:p>
    <w:p w14:paraId="03ACEBA6" w14:textId="5A9D1312" w:rsidR="00EB5FE7" w:rsidRDefault="00EB5FE7" w:rsidP="00EB5FE7">
      <w:pPr>
        <w:pStyle w:val="ListParagraph"/>
        <w:numPr>
          <w:ilvl w:val="0"/>
          <w:numId w:val="40"/>
        </w:numPr>
      </w:pPr>
      <w:r w:rsidRPr="00EB5FE7">
        <w:rPr>
          <w:b/>
        </w:rPr>
        <w:t>Version number:</w:t>
      </w:r>
      <w:r>
        <w:t xml:space="preserve"> the newest version number of the report suite.</w:t>
      </w:r>
    </w:p>
    <w:p w14:paraId="0CEF283F" w14:textId="62E28456" w:rsidR="00EB5FE7" w:rsidRDefault="00EB5FE7" w:rsidP="00EB5FE7">
      <w:pPr>
        <w:pStyle w:val="ListParagraph"/>
        <w:numPr>
          <w:ilvl w:val="0"/>
          <w:numId w:val="40"/>
        </w:numPr>
      </w:pPr>
      <w:r w:rsidRPr="00EB5FE7">
        <w:rPr>
          <w:b/>
        </w:rPr>
        <w:t>Last updated:</w:t>
      </w:r>
      <w:r>
        <w:t xml:space="preserve"> the month and year in which the newest version was published.</w:t>
      </w:r>
    </w:p>
    <w:p w14:paraId="71E29A3E" w14:textId="48E85BDE" w:rsidR="00EB5FE7" w:rsidRDefault="00EB5FE7" w:rsidP="00EB5FE7">
      <w:pPr>
        <w:pStyle w:val="ListParagraph"/>
        <w:numPr>
          <w:ilvl w:val="0"/>
          <w:numId w:val="40"/>
        </w:numPr>
      </w:pPr>
      <w:r w:rsidRPr="00EB5FE7">
        <w:rPr>
          <w:b/>
        </w:rPr>
        <w:t>Change ID:</w:t>
      </w:r>
      <w:r>
        <w:t xml:space="preserve"> the OSM change request which contains all the details of what you are amending in the report suite and why. </w:t>
      </w:r>
    </w:p>
    <w:p w14:paraId="00F23EF8" w14:textId="77777777" w:rsidR="006135CC" w:rsidRDefault="006135CC" w:rsidP="006135CC"/>
    <w:p w14:paraId="68665674" w14:textId="77777777" w:rsidR="006135CC" w:rsidRDefault="006135CC" w:rsidP="006135CC">
      <w:pPr>
        <w:jc w:val="center"/>
      </w:pPr>
      <w:r w:rsidRPr="00B522EF">
        <w:rPr>
          <w:noProof/>
          <w:lang w:eastAsia="en-GB"/>
        </w:rPr>
        <w:drawing>
          <wp:inline distT="0" distB="0" distL="0" distR="0" wp14:anchorId="00BF5DB8" wp14:editId="5E47F562">
            <wp:extent cx="2975317" cy="1390505"/>
            <wp:effectExtent l="19050" t="19050" r="15875" b="1968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983427" cy="1394295"/>
                    </a:xfrm>
                    <a:prstGeom prst="rect">
                      <a:avLst/>
                    </a:prstGeom>
                    <a:ln>
                      <a:solidFill>
                        <a:schemeClr val="accent5"/>
                      </a:solidFill>
                    </a:ln>
                  </pic:spPr>
                </pic:pic>
              </a:graphicData>
            </a:graphic>
          </wp:inline>
        </w:drawing>
      </w:r>
    </w:p>
    <w:p w14:paraId="6A9AE87E" w14:textId="044C4F95" w:rsidR="009A2393" w:rsidRDefault="009A2393" w:rsidP="006135CC">
      <w:r>
        <w:lastRenderedPageBreak/>
        <w:t xml:space="preserve">Refer to the </w:t>
      </w:r>
      <w:hyperlink w:anchor="_Report_Summary_headers" w:history="1">
        <w:r w:rsidRPr="009A2393">
          <w:rPr>
            <w:rStyle w:val="Hyperlink"/>
          </w:rPr>
          <w:t>Report Summary headers</w:t>
        </w:r>
      </w:hyperlink>
      <w:r>
        <w:t xml:space="preserve"> section for more detail on this step.</w:t>
      </w:r>
    </w:p>
    <w:p w14:paraId="2F06DC8E" w14:textId="77777777" w:rsidR="009A2393" w:rsidRDefault="009A2393" w:rsidP="006135CC"/>
    <w:tbl>
      <w:tblPr>
        <w:tblW w:w="9236"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3"/>
        <w:gridCol w:w="8513"/>
      </w:tblGrid>
      <w:tr w:rsidR="006135CC" w:rsidRPr="00446439" w14:paraId="595D6697" w14:textId="77777777" w:rsidTr="00EB5FE7">
        <w:trPr>
          <w:trHeight w:hRule="exact" w:val="1024"/>
        </w:trPr>
        <w:tc>
          <w:tcPr>
            <w:tcW w:w="723" w:type="dxa"/>
            <w:tcBorders>
              <w:top w:val="single" w:sz="4" w:space="0" w:color="BFBFBF"/>
              <w:bottom w:val="single" w:sz="4" w:space="0" w:color="BFBFBF"/>
              <w:right w:val="nil"/>
            </w:tcBorders>
            <w:shd w:val="clear" w:color="auto" w:fill="FFFFCC"/>
            <w:vAlign w:val="center"/>
          </w:tcPr>
          <w:p w14:paraId="27872D1B" w14:textId="77777777" w:rsidR="006135CC" w:rsidRPr="00446439" w:rsidRDefault="006135CC" w:rsidP="00EB5FE7">
            <w:pPr>
              <w:rPr>
                <w:color w:val="404040" w:themeColor="text1" w:themeTint="BF"/>
              </w:rPr>
            </w:pPr>
            <w:r w:rsidRPr="00446439">
              <w:rPr>
                <w:noProof/>
                <w:color w:val="404040" w:themeColor="text1" w:themeTint="BF"/>
                <w:lang w:eastAsia="en-GB"/>
              </w:rPr>
              <w:drawing>
                <wp:inline distT="0" distB="0" distL="0" distR="0" wp14:anchorId="331EB8F0" wp14:editId="3CA9A894">
                  <wp:extent cx="310154" cy="288000"/>
                  <wp:effectExtent l="0" t="0" r="0" b="0"/>
                  <wp:docPr id="187"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513" w:type="dxa"/>
            <w:tcBorders>
              <w:top w:val="single" w:sz="4" w:space="0" w:color="BFBFBF"/>
              <w:left w:val="nil"/>
              <w:bottom w:val="single" w:sz="4" w:space="0" w:color="BFBFBF"/>
            </w:tcBorders>
            <w:shd w:val="clear" w:color="auto" w:fill="FFFFCC"/>
            <w:vAlign w:val="center"/>
          </w:tcPr>
          <w:p w14:paraId="07DA362F" w14:textId="5EEA62AA" w:rsidR="006135CC" w:rsidRPr="00446439" w:rsidRDefault="006135CC" w:rsidP="00B878AF">
            <w:pPr>
              <w:rPr>
                <w:color w:val="404040" w:themeColor="text1" w:themeTint="BF"/>
                <w:szCs w:val="20"/>
              </w:rPr>
            </w:pPr>
            <w:r>
              <w:t xml:space="preserve">As noted </w:t>
            </w:r>
            <w:hyperlink w:anchor="_Context" w:history="1">
              <w:r w:rsidRPr="00D8654A">
                <w:rPr>
                  <w:rStyle w:val="Hyperlink"/>
                </w:rPr>
                <w:t>above</w:t>
              </w:r>
            </w:hyperlink>
            <w:r>
              <w:t xml:space="preserve">, it is </w:t>
            </w:r>
            <w:r w:rsidRPr="00EB5FE7">
              <w:rPr>
                <w:b/>
                <w:color w:val="FF0000"/>
              </w:rPr>
              <w:t>essential</w:t>
            </w:r>
            <w:r w:rsidRPr="00EB5FE7">
              <w:rPr>
                <w:color w:val="FF0000"/>
              </w:rPr>
              <w:t xml:space="preserve"> </w:t>
            </w:r>
            <w:r>
              <w:t xml:space="preserve">that every .RDL file within a report suite has the same version number, because versioning is done at the report suite-level, not the .RDL file-level. </w:t>
            </w:r>
          </w:p>
        </w:tc>
      </w:tr>
    </w:tbl>
    <w:p w14:paraId="6F358D90" w14:textId="77777777" w:rsidR="006135CC" w:rsidRDefault="006135CC" w:rsidP="006135CC"/>
    <w:p w14:paraId="7484BDED" w14:textId="267B7970" w:rsidR="006135CC" w:rsidRDefault="006135CC" w:rsidP="006135CC">
      <w:r>
        <w:t xml:space="preserve">Once you have edited the Report Summary </w:t>
      </w:r>
      <w:r w:rsidR="00EB5FE7">
        <w:t xml:space="preserve">header </w:t>
      </w:r>
      <w:r>
        <w:t xml:space="preserve">for an .RDL file, click OK to exit the </w:t>
      </w:r>
      <w:r w:rsidRPr="00EB5FE7">
        <w:rPr>
          <w:b/>
          <w:color w:val="7F7F7F" w:themeColor="text1" w:themeTint="80"/>
        </w:rPr>
        <w:t>Dataset Properties</w:t>
      </w:r>
      <w:r w:rsidRPr="00EB5FE7">
        <w:rPr>
          <w:color w:val="7F7F7F" w:themeColor="text1" w:themeTint="80"/>
        </w:rPr>
        <w:t xml:space="preserve"> </w:t>
      </w:r>
      <w:r>
        <w:t>window. On the main screen</w:t>
      </w:r>
      <w:r w:rsidR="008B7C9A">
        <w:t xml:space="preserve">, enter </w:t>
      </w:r>
      <w:r w:rsidR="008B7C9A" w:rsidRPr="001305DB">
        <w:rPr>
          <w:i/>
        </w:rPr>
        <w:t>Ctrl + Shift + S</w:t>
      </w:r>
      <w:r w:rsidR="008B7C9A">
        <w:t xml:space="preserve"> or click the “Save All” icon to save y</w:t>
      </w:r>
      <w:r w:rsidR="00EA2746">
        <w:t xml:space="preserve">our changes to the .RDL files: </w:t>
      </w:r>
    </w:p>
    <w:p w14:paraId="23772D9A" w14:textId="77777777" w:rsidR="006135CC" w:rsidRDefault="006135CC" w:rsidP="006135CC"/>
    <w:p w14:paraId="2E1D3434" w14:textId="77777777" w:rsidR="006135CC" w:rsidRDefault="006135CC" w:rsidP="006135CC">
      <w:pPr>
        <w:jc w:val="center"/>
      </w:pPr>
      <w:r w:rsidRPr="00B522EF">
        <w:rPr>
          <w:noProof/>
          <w:lang w:eastAsia="en-GB"/>
        </w:rPr>
        <w:drawing>
          <wp:inline distT="0" distB="0" distL="0" distR="0" wp14:anchorId="53B503FD" wp14:editId="6266F306">
            <wp:extent cx="1136708" cy="266714"/>
            <wp:effectExtent l="19050" t="19050" r="25400" b="1905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136708" cy="266714"/>
                    </a:xfrm>
                    <a:prstGeom prst="rect">
                      <a:avLst/>
                    </a:prstGeom>
                    <a:ln>
                      <a:solidFill>
                        <a:schemeClr val="accent5"/>
                      </a:solidFill>
                    </a:ln>
                  </pic:spPr>
                </pic:pic>
              </a:graphicData>
            </a:graphic>
          </wp:inline>
        </w:drawing>
      </w:r>
    </w:p>
    <w:p w14:paraId="2C851B92" w14:textId="26C72754" w:rsidR="006135CC" w:rsidRDefault="006135CC" w:rsidP="006135CC"/>
    <w:p w14:paraId="413C86AD" w14:textId="77777777" w:rsidR="000255C9" w:rsidRDefault="000255C9" w:rsidP="006135CC"/>
    <w:p w14:paraId="097F7DF8" w14:textId="77777777" w:rsidR="006135CC" w:rsidRDefault="006135CC" w:rsidP="00EB5FE7">
      <w:pPr>
        <w:pStyle w:val="Heading4"/>
        <w:numPr>
          <w:ilvl w:val="0"/>
          <w:numId w:val="39"/>
        </w:numPr>
      </w:pPr>
      <w:proofErr w:type="gramStart"/>
      <w:r>
        <w:t>Deploy .RDLs</w:t>
      </w:r>
      <w:proofErr w:type="gramEnd"/>
      <w:r>
        <w:t xml:space="preserve"> to HR Reporting QA environment</w:t>
      </w:r>
    </w:p>
    <w:p w14:paraId="293AB1FC" w14:textId="731554A5" w:rsidR="00EB5FE7" w:rsidRDefault="00EB5FE7" w:rsidP="00EB5FE7">
      <w:r>
        <w:t xml:space="preserve">Once you’ve updated the version numbers on </w:t>
      </w:r>
      <w:proofErr w:type="gramStart"/>
      <w:r>
        <w:t>the .RDLs</w:t>
      </w:r>
      <w:proofErr w:type="gramEnd"/>
      <w:r>
        <w:t xml:space="preserve"> of your amended report, and updated the Report Summary headers in each .RDL file, you can </w:t>
      </w:r>
      <w:hyperlink w:anchor="_Deploying_.RDL_files" w:history="1">
        <w:r w:rsidRPr="00492090">
          <w:rPr>
            <w:rStyle w:val="Hyperlink"/>
          </w:rPr>
          <w:t>deploy the files</w:t>
        </w:r>
      </w:hyperlink>
      <w:r>
        <w:t xml:space="preserve"> to the HR Reporting QA environment. The .RDL file(s) you have just deployed will be located in the </w:t>
      </w:r>
      <w:r w:rsidRPr="00B878AF">
        <w:rPr>
          <w:color w:val="4472C4" w:themeColor="accent5"/>
        </w:rPr>
        <w:t xml:space="preserve">_Deployment </w:t>
      </w:r>
      <w:r w:rsidR="00EA2746">
        <w:t xml:space="preserve">folder.  </w:t>
      </w:r>
    </w:p>
    <w:p w14:paraId="4B8638C3" w14:textId="3B3D9F74" w:rsidR="008B7C9A" w:rsidRDefault="008B7C9A" w:rsidP="00EB5FE7"/>
    <w:p w14:paraId="461AF025" w14:textId="77777777" w:rsidR="00B878AF" w:rsidRDefault="00B878AF" w:rsidP="00EB5FE7"/>
    <w:p w14:paraId="7C3CD9E0" w14:textId="4C608522" w:rsidR="00EB5FE7" w:rsidRDefault="00EB5FE7" w:rsidP="00EB5FE7">
      <w:pPr>
        <w:pStyle w:val="Heading4"/>
        <w:numPr>
          <w:ilvl w:val="0"/>
          <w:numId w:val="39"/>
        </w:numPr>
      </w:pPr>
      <w:r>
        <w:t>Update the report folder properties</w:t>
      </w:r>
    </w:p>
    <w:p w14:paraId="761574DA" w14:textId="0F2B386A" w:rsidR="008B7C9A" w:rsidRDefault="008B7C9A" w:rsidP="008B7C9A">
      <w:r>
        <w:t xml:space="preserve">You now need to amend the existing report folder within the QA folder hierarchy before you can move your .RDL files out of the </w:t>
      </w:r>
      <w:r w:rsidRPr="00B878AF">
        <w:rPr>
          <w:color w:val="4472C4" w:themeColor="accent5"/>
        </w:rPr>
        <w:t xml:space="preserve">_Deployment </w:t>
      </w:r>
      <w:r>
        <w:t xml:space="preserve">folder. </w:t>
      </w:r>
    </w:p>
    <w:p w14:paraId="278E35A4" w14:textId="77777777" w:rsidR="008B7C9A" w:rsidRDefault="008B7C9A" w:rsidP="00EB5FE7"/>
    <w:p w14:paraId="19FF1143" w14:textId="47C2D8A2" w:rsidR="00EB5FE7" w:rsidRDefault="00EB5FE7" w:rsidP="00EB5FE7">
      <w:r>
        <w:t xml:space="preserve">From the </w:t>
      </w:r>
      <w:r w:rsidRPr="00B878AF">
        <w:rPr>
          <w:color w:val="4472C4" w:themeColor="accent5"/>
        </w:rPr>
        <w:t xml:space="preserve">Home </w:t>
      </w:r>
      <w:r>
        <w:t xml:space="preserve">page, go to the relevant </w:t>
      </w:r>
      <w:r w:rsidRPr="00A048D8">
        <w:rPr>
          <w:color w:val="4472C4" w:themeColor="accent5"/>
        </w:rPr>
        <w:t>navigation f</w:t>
      </w:r>
      <w:r w:rsidR="00A048D8">
        <w:rPr>
          <w:color w:val="4472C4" w:themeColor="accent5"/>
        </w:rPr>
        <w:t>older/</w:t>
      </w:r>
      <w:r w:rsidRPr="00A048D8">
        <w:rPr>
          <w:color w:val="4472C4" w:themeColor="accent5"/>
        </w:rPr>
        <w:t>subfolder</w:t>
      </w:r>
      <w:r>
        <w:t xml:space="preserve"> within the HR Reporting QA folder hierarchy where the existing report folder is located. </w:t>
      </w:r>
    </w:p>
    <w:p w14:paraId="69460557" w14:textId="77777777" w:rsidR="00EB5FE7" w:rsidRDefault="00EB5FE7" w:rsidP="00EB5FE7"/>
    <w:p w14:paraId="3E47B7D1" w14:textId="77777777" w:rsidR="00EB5FE7" w:rsidRDefault="00EB5FE7" w:rsidP="00EB5FE7">
      <w:pPr>
        <w:jc w:val="center"/>
      </w:pPr>
      <w:r w:rsidRPr="00F063B3">
        <w:rPr>
          <w:noProof/>
          <w:lang w:eastAsia="en-GB"/>
        </w:rPr>
        <w:drawing>
          <wp:inline distT="0" distB="0" distL="0" distR="0" wp14:anchorId="73FE595F" wp14:editId="43E104D8">
            <wp:extent cx="3291840" cy="474673"/>
            <wp:effectExtent l="19050" t="19050" r="22860" b="2095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385797" cy="488221"/>
                    </a:xfrm>
                    <a:prstGeom prst="rect">
                      <a:avLst/>
                    </a:prstGeom>
                    <a:ln>
                      <a:solidFill>
                        <a:schemeClr val="accent1"/>
                      </a:solidFill>
                    </a:ln>
                  </pic:spPr>
                </pic:pic>
              </a:graphicData>
            </a:graphic>
          </wp:inline>
        </w:drawing>
      </w:r>
    </w:p>
    <w:p w14:paraId="42755A30" w14:textId="77777777" w:rsidR="00EB5FE7" w:rsidRDefault="00EB5FE7" w:rsidP="00EB5FE7"/>
    <w:p w14:paraId="2B11B1AA" w14:textId="5FF907E4" w:rsidR="00EB5FE7" w:rsidRDefault="00EB5FE7" w:rsidP="00EB5FE7">
      <w:r>
        <w:t xml:space="preserve">Click the ellipsis (…) next to </w:t>
      </w:r>
      <w:r w:rsidR="00A048D8">
        <w:t>the folder</w:t>
      </w:r>
      <w:r>
        <w:t xml:space="preserve"> name and select “Manage”: </w:t>
      </w:r>
    </w:p>
    <w:p w14:paraId="60D99282" w14:textId="77777777" w:rsidR="00EB5FE7" w:rsidRDefault="00EB5FE7" w:rsidP="00EB5FE7"/>
    <w:p w14:paraId="15D67792" w14:textId="77777777" w:rsidR="00EB5FE7" w:rsidRDefault="00EB5FE7" w:rsidP="00EB5FE7">
      <w:pPr>
        <w:jc w:val="center"/>
      </w:pPr>
      <w:r w:rsidRPr="004025EB">
        <w:rPr>
          <w:noProof/>
          <w:lang w:eastAsia="en-GB"/>
        </w:rPr>
        <w:drawing>
          <wp:inline distT="0" distB="0" distL="0" distR="0" wp14:anchorId="44BB04C0" wp14:editId="1AA219C9">
            <wp:extent cx="2539184" cy="1568548"/>
            <wp:effectExtent l="19050" t="19050" r="13970" b="1270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67456" cy="1586013"/>
                    </a:xfrm>
                    <a:prstGeom prst="rect">
                      <a:avLst/>
                    </a:prstGeom>
                    <a:ln>
                      <a:solidFill>
                        <a:schemeClr val="accent1"/>
                      </a:solidFill>
                    </a:ln>
                  </pic:spPr>
                </pic:pic>
              </a:graphicData>
            </a:graphic>
          </wp:inline>
        </w:drawing>
      </w:r>
    </w:p>
    <w:p w14:paraId="5FB5D68E" w14:textId="77777777" w:rsidR="00EB5FE7" w:rsidRDefault="00EB5FE7" w:rsidP="00EB5FE7"/>
    <w:p w14:paraId="5DF50078" w14:textId="77777777" w:rsidR="00EB5FE7" w:rsidRDefault="00EB5FE7" w:rsidP="00EB5FE7">
      <w:r>
        <w:t xml:space="preserve">You will be taken to the folder’s </w:t>
      </w:r>
      <w:r w:rsidRPr="00154D87">
        <w:rPr>
          <w:b/>
          <w:color w:val="7F7F7F" w:themeColor="text1" w:themeTint="80"/>
        </w:rPr>
        <w:t>Properties</w:t>
      </w:r>
      <w:r w:rsidRPr="00154D87">
        <w:rPr>
          <w:color w:val="7F7F7F" w:themeColor="text1" w:themeTint="80"/>
        </w:rPr>
        <w:t xml:space="preserve"> </w:t>
      </w:r>
      <w:r>
        <w:t>tab. Add the updated version number to the “Name” and “Description” fields, as shown below:</w:t>
      </w:r>
    </w:p>
    <w:p w14:paraId="1B1FD13D" w14:textId="77777777" w:rsidR="00EB5FE7" w:rsidRDefault="00EB5FE7" w:rsidP="00EB5FE7"/>
    <w:p w14:paraId="2EAADC3D" w14:textId="77777777" w:rsidR="00EB5FE7" w:rsidRDefault="00EB5FE7" w:rsidP="00EB5FE7">
      <w:pPr>
        <w:jc w:val="center"/>
      </w:pPr>
      <w:r w:rsidRPr="00BD5E65">
        <w:rPr>
          <w:noProof/>
          <w:lang w:eastAsia="en-GB"/>
        </w:rPr>
        <w:lastRenderedPageBreak/>
        <w:drawing>
          <wp:inline distT="0" distB="0" distL="0" distR="0" wp14:anchorId="2B8C7AB1" wp14:editId="3B4FF019">
            <wp:extent cx="2435752" cy="1250540"/>
            <wp:effectExtent l="19050" t="19050" r="22225" b="2603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469314" cy="1267771"/>
                    </a:xfrm>
                    <a:prstGeom prst="rect">
                      <a:avLst/>
                    </a:prstGeom>
                    <a:ln>
                      <a:solidFill>
                        <a:schemeClr val="accent1"/>
                      </a:solidFill>
                    </a:ln>
                  </pic:spPr>
                </pic:pic>
              </a:graphicData>
            </a:graphic>
          </wp:inline>
        </w:drawing>
      </w:r>
    </w:p>
    <w:p w14:paraId="6BCFEA26" w14:textId="77777777" w:rsidR="00EB5FE7" w:rsidRDefault="00EB5FE7" w:rsidP="00EB5FE7"/>
    <w:p w14:paraId="182ADBFC" w14:textId="53735B12" w:rsidR="00EB5FE7" w:rsidRDefault="00EB5FE7" w:rsidP="00EB5FE7">
      <w:r>
        <w:t xml:space="preserve">This enables anyone navigating to the </w:t>
      </w:r>
      <w:r w:rsidRPr="00A048D8">
        <w:rPr>
          <w:color w:val="4472C4" w:themeColor="accent5"/>
        </w:rPr>
        <w:t xml:space="preserve">navigation folder/subfolder </w:t>
      </w:r>
      <w:r>
        <w:t>to see which version of a report suite is available there. Click “</w:t>
      </w:r>
      <w:r w:rsidR="008B7C9A">
        <w:t xml:space="preserve">Apply” to save your changes. </w:t>
      </w:r>
    </w:p>
    <w:p w14:paraId="0B7994CA" w14:textId="77777777" w:rsidR="00A048D8" w:rsidRDefault="00A048D8" w:rsidP="00EB5FE7"/>
    <w:p w14:paraId="5467127F" w14:textId="77777777" w:rsidR="006135CC" w:rsidRDefault="006135CC" w:rsidP="006135CC">
      <w:pPr>
        <w:pStyle w:val="NoSpacing"/>
      </w:pPr>
    </w:p>
    <w:p w14:paraId="113D7592" w14:textId="77777777" w:rsidR="006135CC" w:rsidRDefault="006135CC" w:rsidP="008B7C9A">
      <w:pPr>
        <w:pStyle w:val="Heading4"/>
        <w:numPr>
          <w:ilvl w:val="0"/>
          <w:numId w:val="39"/>
        </w:numPr>
      </w:pPr>
      <w:proofErr w:type="gramStart"/>
      <w:r>
        <w:t>File .RDLs</w:t>
      </w:r>
      <w:proofErr w:type="gramEnd"/>
      <w:r>
        <w:t xml:space="preserve"> in HR Reporting QA folder hierarchy</w:t>
      </w:r>
    </w:p>
    <w:p w14:paraId="6CF9F220" w14:textId="5BA3A803" w:rsidR="008B7C9A" w:rsidRDefault="008B7C9A" w:rsidP="008B7C9A">
      <w:r>
        <w:t xml:space="preserve">Once you’ve updated the folder properties for your amended report, you can </w:t>
      </w:r>
      <w:hyperlink w:anchor="_Filing_.RDL_files" w:history="1">
        <w:r w:rsidRPr="000B0ADD">
          <w:rPr>
            <w:rStyle w:val="Hyperlink"/>
          </w:rPr>
          <w:t>move your .RDL file(s)</w:t>
        </w:r>
      </w:hyperlink>
      <w:r>
        <w:t xml:space="preserve"> into it. Navigate to </w:t>
      </w:r>
      <w:r w:rsidRPr="00A048D8">
        <w:rPr>
          <w:color w:val="4472C4" w:themeColor="accent5"/>
        </w:rPr>
        <w:t xml:space="preserve">Home </w:t>
      </w:r>
      <w:r w:rsidRPr="00A048D8">
        <w:rPr>
          <w:color w:val="4472C4" w:themeColor="accent5"/>
        </w:rPr>
        <w:sym w:font="Wingdings" w:char="F0E0"/>
      </w:r>
      <w:r w:rsidRPr="00A048D8">
        <w:rPr>
          <w:color w:val="4472C4" w:themeColor="accent5"/>
        </w:rPr>
        <w:t xml:space="preserve"> _Deployment </w:t>
      </w:r>
      <w:r>
        <w:t xml:space="preserve">to select your .RDL files and then follow the linked process to move </w:t>
      </w:r>
      <w:proofErr w:type="gramStart"/>
      <w:r>
        <w:t>the .RDLs</w:t>
      </w:r>
      <w:proofErr w:type="gramEnd"/>
      <w:r>
        <w:t xml:space="preserve"> into the amended report folder. </w:t>
      </w:r>
    </w:p>
    <w:p w14:paraId="4BCA9EC0" w14:textId="77777777" w:rsidR="008B7C9A" w:rsidRDefault="008B7C9A" w:rsidP="008B7C9A"/>
    <w:p w14:paraId="3738FF98" w14:textId="026D0C72" w:rsidR="008B7C9A" w:rsidRDefault="008B7C9A" w:rsidP="008B7C9A">
      <w:r>
        <w:t>Check that your files are appearing correctly in the report folder, then share a link to the report folder with the end-user</w:t>
      </w:r>
      <w:r w:rsidR="00A048D8">
        <w:rPr>
          <w:rStyle w:val="FootnoteReference"/>
        </w:rPr>
        <w:footnoteReference w:id="3"/>
      </w:r>
      <w:r>
        <w:t xml:space="preserve"> who requested the change(s) to the existing report, and ask them to perform UAT. </w:t>
      </w:r>
    </w:p>
    <w:p w14:paraId="3BE0F775" w14:textId="62FDC2BC" w:rsidR="008B7C9A" w:rsidRDefault="008B7C9A" w:rsidP="008B7C9A"/>
    <w:p w14:paraId="3C248ED3" w14:textId="77777777" w:rsidR="008B7C9A" w:rsidRDefault="008B7C9A" w:rsidP="008B7C9A"/>
    <w:p w14:paraId="6F2E4729" w14:textId="77777777" w:rsidR="008B7C9A" w:rsidRDefault="008B7C9A" w:rsidP="008B7C9A">
      <w:pPr>
        <w:pStyle w:val="Heading4"/>
        <w:numPr>
          <w:ilvl w:val="0"/>
          <w:numId w:val="39"/>
        </w:numPr>
      </w:pPr>
      <w:proofErr w:type="gramStart"/>
      <w:r>
        <w:t>Archive .RDLs</w:t>
      </w:r>
      <w:proofErr w:type="gramEnd"/>
      <w:r>
        <w:t xml:space="preserve"> from the previous version</w:t>
      </w:r>
    </w:p>
    <w:p w14:paraId="65D4DEA9" w14:textId="7A0A130B" w:rsidR="0018610F" w:rsidRDefault="008B7C9A" w:rsidP="008B7C9A">
      <w:pPr>
        <w:rPr>
          <w:ins w:id="113" w:author="Helen Child" w:date="2023-01-12T11:12:00Z"/>
        </w:rPr>
      </w:pPr>
      <w:r>
        <w:t xml:space="preserve">Once the </w:t>
      </w:r>
      <w:proofErr w:type="gramStart"/>
      <w:r>
        <w:t>amended .RDLs</w:t>
      </w:r>
      <w:proofErr w:type="gramEnd"/>
      <w:r>
        <w:t xml:space="preserve"> have passed UAT you will need to </w:t>
      </w:r>
      <w:hyperlink w:anchor="_Archiving_.RDL_files" w:history="1">
        <w:r w:rsidR="00EA2746" w:rsidRPr="00EA2746">
          <w:rPr>
            <w:rStyle w:val="Hyperlink"/>
          </w:rPr>
          <w:t>archive</w:t>
        </w:r>
        <w:r w:rsidRPr="00EA2746">
          <w:rPr>
            <w:rStyle w:val="Hyperlink"/>
          </w:rPr>
          <w:t xml:space="preserve"> all the .RDLs</w:t>
        </w:r>
      </w:hyperlink>
      <w:r>
        <w:t xml:space="preserve"> from the </w:t>
      </w:r>
      <w:r w:rsidRPr="00AD50A6">
        <w:rPr>
          <w:b/>
        </w:rPr>
        <w:t>previous</w:t>
      </w:r>
      <w:r>
        <w:t xml:space="preserve"> </w:t>
      </w:r>
      <w:r w:rsidRPr="008B7C9A">
        <w:rPr>
          <w:b/>
        </w:rPr>
        <w:t>version</w:t>
      </w:r>
      <w:r w:rsidR="00EA2746">
        <w:t xml:space="preserve"> of the report</w:t>
      </w:r>
      <w:ins w:id="114" w:author="Helen Child" w:date="2023-01-12T11:12:00Z">
        <w:r w:rsidR="0018610F">
          <w:t>.</w:t>
        </w:r>
      </w:ins>
    </w:p>
    <w:p w14:paraId="61BE6A0D" w14:textId="77777777" w:rsidR="0018610F" w:rsidRDefault="0018610F" w:rsidP="008B7C9A">
      <w:pPr>
        <w:rPr>
          <w:ins w:id="115" w:author="Helen Child" w:date="2023-01-12T11:12:00Z"/>
        </w:rPr>
      </w:pPr>
    </w:p>
    <w:p w14:paraId="5D6CE0A9" w14:textId="6F897358" w:rsidR="008B7C9A" w:rsidRPr="004900B1" w:rsidRDefault="000E49E4" w:rsidP="008B7C9A">
      <w:r>
        <w:t>In</w:t>
      </w:r>
      <w:r>
        <w:t xml:space="preserve"> the </w:t>
      </w:r>
      <w:r w:rsidRPr="00910EA5">
        <w:rPr>
          <w:b/>
        </w:rPr>
        <w:t>HR Reporting QA server</w:t>
      </w:r>
      <w:r w:rsidR="00910EA5">
        <w:t>,</w:t>
      </w:r>
      <w:r w:rsidRPr="00BF69D1">
        <w:t xml:space="preserve"> </w:t>
      </w:r>
      <w:r>
        <w:t>o</w:t>
      </w:r>
      <w:ins w:id="116" w:author="Helen Child" w:date="2023-01-12T11:12:00Z">
        <w:r w:rsidR="0018610F" w:rsidRPr="00BF69D1">
          <w:t>pen the folder containing the current versions</w:t>
        </w:r>
      </w:ins>
      <w:r>
        <w:t xml:space="preserve"> of the report/suite of reports</w:t>
      </w:r>
      <w:r w:rsidR="0022561B">
        <w:t xml:space="preserve">, click on the ellipses </w:t>
      </w:r>
      <w:r>
        <w:t xml:space="preserve">for each report </w:t>
      </w:r>
      <w:r w:rsidR="0022561B">
        <w:t xml:space="preserve">and select ‘Move’. Choose </w:t>
      </w:r>
      <w:r w:rsidR="0022561B" w:rsidRPr="00910EA5">
        <w:rPr>
          <w:i/>
        </w:rPr>
        <w:t>_Back-Up Versions</w:t>
      </w:r>
      <w:r w:rsidR="0022561B">
        <w:t xml:space="preserve"> </w:t>
      </w:r>
      <w:r>
        <w:t>then choose the folder containing the individual report/s in the suite.</w:t>
      </w:r>
      <w:r w:rsidR="008B7C9A">
        <w:t xml:space="preserve"> </w:t>
      </w:r>
    </w:p>
    <w:p w14:paraId="34F39B79" w14:textId="77777777" w:rsidR="008B7C9A" w:rsidRPr="004900B1" w:rsidRDefault="008B7C9A" w:rsidP="008B7C9A"/>
    <w:p w14:paraId="1BE26C4A" w14:textId="77777777" w:rsidR="006135CC" w:rsidRDefault="006135CC" w:rsidP="006135CC"/>
    <w:p w14:paraId="5A481066" w14:textId="1F00F94C" w:rsidR="006135CC" w:rsidRDefault="00EA2746" w:rsidP="00EA2746">
      <w:pPr>
        <w:pStyle w:val="Heading3"/>
      </w:pPr>
      <w:bookmarkStart w:id="117" w:name="_Toc99549621"/>
      <w:r>
        <w:t>LIVE solution &amp; environment</w:t>
      </w:r>
      <w:bookmarkEnd w:id="117"/>
    </w:p>
    <w:p w14:paraId="03688B6A" w14:textId="0D61735E" w:rsidR="00EA2746" w:rsidRDefault="00EA2746" w:rsidP="00EA2746"/>
    <w:tbl>
      <w:tblPr>
        <w:tblW w:w="8926" w:type="dxa"/>
        <w:tblBorders>
          <w:top w:val="single" w:sz="4" w:space="0" w:color="BFBFBF"/>
          <w:left w:val="single" w:sz="4" w:space="0" w:color="BFBFBF"/>
          <w:bottom w:val="single" w:sz="4" w:space="0" w:color="BFBFBF"/>
          <w:right w:val="single" w:sz="4" w:space="0" w:color="BFBFBF"/>
        </w:tblBorders>
        <w:shd w:val="clear" w:color="auto" w:fill="FDCFDE"/>
        <w:tblCellMar>
          <w:top w:w="28" w:type="dxa"/>
          <w:bottom w:w="28" w:type="dxa"/>
        </w:tblCellMar>
        <w:tblLook w:val="0000" w:firstRow="0" w:lastRow="0" w:firstColumn="0" w:lastColumn="0" w:noHBand="0" w:noVBand="0"/>
      </w:tblPr>
      <w:tblGrid>
        <w:gridCol w:w="725"/>
        <w:gridCol w:w="8201"/>
      </w:tblGrid>
      <w:tr w:rsidR="00EA2746" w:rsidRPr="00446439" w14:paraId="7208055F" w14:textId="77777777" w:rsidTr="00A048D8">
        <w:trPr>
          <w:trHeight w:hRule="exact" w:val="3707"/>
        </w:trPr>
        <w:tc>
          <w:tcPr>
            <w:tcW w:w="725" w:type="dxa"/>
            <w:tcBorders>
              <w:top w:val="single" w:sz="4" w:space="0" w:color="BFBFBF"/>
              <w:bottom w:val="single" w:sz="4" w:space="0" w:color="BFBFBF"/>
              <w:right w:val="nil"/>
            </w:tcBorders>
            <w:shd w:val="clear" w:color="auto" w:fill="FDCFDE"/>
            <w:vAlign w:val="center"/>
          </w:tcPr>
          <w:p w14:paraId="09B96CF1" w14:textId="77777777" w:rsidR="00EA2746" w:rsidRPr="00446439" w:rsidRDefault="00EA2746" w:rsidP="00A02F56">
            <w:pPr>
              <w:rPr>
                <w:color w:val="404040" w:themeColor="text1" w:themeTint="BF"/>
              </w:rPr>
            </w:pPr>
            <w:r>
              <w:rPr>
                <w:noProof/>
                <w:color w:val="404040" w:themeColor="text1" w:themeTint="BF"/>
                <w:lang w:eastAsia="en-GB"/>
              </w:rPr>
              <mc:AlternateContent>
                <mc:Choice Requires="wps">
                  <w:drawing>
                    <wp:anchor distT="0" distB="0" distL="114300" distR="114300" simplePos="0" relativeHeight="251674624" behindDoc="0" locked="0" layoutInCell="1" allowOverlap="1" wp14:anchorId="38C309AB" wp14:editId="2D56BE36">
                      <wp:simplePos x="0" y="0"/>
                      <wp:positionH relativeFrom="column">
                        <wp:posOffset>4445</wp:posOffset>
                      </wp:positionH>
                      <wp:positionV relativeFrom="paragraph">
                        <wp:posOffset>-116205</wp:posOffset>
                      </wp:positionV>
                      <wp:extent cx="279400" cy="285750"/>
                      <wp:effectExtent l="0" t="0" r="25400" b="19050"/>
                      <wp:wrapNone/>
                      <wp:docPr id="269" name="&quot;No&quot; Symbol 269"/>
                      <wp:cNvGraphicFramePr/>
                      <a:graphic xmlns:a="http://schemas.openxmlformats.org/drawingml/2006/main">
                        <a:graphicData uri="http://schemas.microsoft.com/office/word/2010/wordprocessingShape">
                          <wps:wsp>
                            <wps:cNvSpPr/>
                            <wps:spPr>
                              <a:xfrm>
                                <a:off x="0" y="0"/>
                                <a:ext cx="279400" cy="285750"/>
                              </a:xfrm>
                              <a:prstGeom prst="noSmoking">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583C1" id="&quot;No&quot; Symbol 269" o:spid="_x0000_s1026" type="#_x0000_t57" style="position:absolute;margin-left:.35pt;margin-top:-9.15pt;width:22pt;height: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" adj="4050" fillcolor="red" strokecolor="#c00000" strokeweight="1pt"/>
                  </w:pict>
                </mc:Fallback>
              </mc:AlternateContent>
            </w:r>
          </w:p>
        </w:tc>
        <w:tc>
          <w:tcPr>
            <w:tcW w:w="8201" w:type="dxa"/>
            <w:tcBorders>
              <w:top w:val="single" w:sz="4" w:space="0" w:color="BFBFBF"/>
              <w:left w:val="nil"/>
              <w:bottom w:val="single" w:sz="4" w:space="0" w:color="BFBFBF"/>
            </w:tcBorders>
            <w:shd w:val="clear" w:color="auto" w:fill="FDCFDE"/>
            <w:vAlign w:val="center"/>
          </w:tcPr>
          <w:p w14:paraId="299512B9" w14:textId="2AAE905F" w:rsidR="00EA2746" w:rsidRDefault="00EA2746" w:rsidP="00A02F56">
            <w:r>
              <w:rPr>
                <w:b/>
                <w:color w:val="FF0000"/>
              </w:rPr>
              <w:t>STOP</w:t>
            </w:r>
            <w:r w:rsidRPr="006434F4">
              <w:rPr>
                <w:b/>
                <w:color w:val="FF0000"/>
              </w:rPr>
              <w:t>:</w:t>
            </w:r>
            <w:r w:rsidRPr="006434F4">
              <w:rPr>
                <w:color w:val="FF0000"/>
              </w:rPr>
              <w:t xml:space="preserve"> </w:t>
            </w:r>
            <w:r w:rsidRPr="00EA2746">
              <w:t xml:space="preserve">All </w:t>
            </w:r>
            <w:r>
              <w:t>amended</w:t>
            </w:r>
            <w:r w:rsidRPr="00EA2746">
              <w:t xml:space="preserve"> .RDL files must be tested and approved </w:t>
            </w:r>
            <w:r w:rsidR="00A048D8" w:rsidRPr="00EA2746">
              <w:t>by</w:t>
            </w:r>
            <w:r w:rsidR="00A048D8">
              <w:t xml:space="preserve"> either</w:t>
            </w:r>
            <w:r w:rsidR="00A048D8" w:rsidRPr="00EA2746">
              <w:t xml:space="preserve"> the end-user who requested the new report</w:t>
            </w:r>
            <w:r w:rsidR="00A048D8">
              <w:t xml:space="preserve">, or (in certain circumstances) the HR Functional Analysis </w:t>
            </w:r>
            <w:proofErr w:type="gramStart"/>
            <w:r w:rsidR="00A048D8">
              <w:t>team.</w:t>
            </w:r>
            <w:r w:rsidRPr="00EA2746">
              <w:t>.</w:t>
            </w:r>
            <w:proofErr w:type="gramEnd"/>
            <w:r w:rsidRPr="00EA2746">
              <w:t xml:space="preserve"> You must record the result of the User Acceptance Testing (UAT) on your OSM change request. Note that if the end-user has emailed you directly (rather than via the linked OSM incident), you must attach the email to the change request for future reference. </w:t>
            </w:r>
          </w:p>
          <w:p w14:paraId="56FC0D63" w14:textId="77777777" w:rsidR="00EA2746" w:rsidRDefault="00EA2746" w:rsidP="00A02F56">
            <w:pPr>
              <w:rPr>
                <w:color w:val="404040" w:themeColor="text1" w:themeTint="BF"/>
              </w:rPr>
            </w:pPr>
          </w:p>
          <w:p w14:paraId="1E9A6210" w14:textId="427BFD07" w:rsidR="00EA2746" w:rsidRDefault="00EA2746" w:rsidP="00A02F56">
            <w:pPr>
              <w:rPr>
                <w:color w:val="404040" w:themeColor="text1" w:themeTint="BF"/>
              </w:rPr>
            </w:pPr>
            <w:r>
              <w:t xml:space="preserve">Your OSM change request must also have </w:t>
            </w:r>
            <w:r w:rsidRPr="00B54739">
              <w:rPr>
                <w:b/>
              </w:rPr>
              <w:t>formal approval</w:t>
            </w:r>
            <w:r>
              <w:t xml:space="preserve"> before you can add the .RDL files for your amended report to the HR Reporting LIVE solution in Visual Studio, or deploy them to the HR Reporting LIVE environment.</w:t>
            </w:r>
            <w:r>
              <w:rPr>
                <w:color w:val="404040" w:themeColor="text1" w:themeTint="BF"/>
              </w:rPr>
              <w:t xml:space="preserve"> </w:t>
            </w:r>
          </w:p>
          <w:p w14:paraId="23B0C426" w14:textId="77777777" w:rsidR="00EA2746" w:rsidRDefault="00EA2746" w:rsidP="00A02F56">
            <w:pPr>
              <w:rPr>
                <w:color w:val="404040" w:themeColor="text1" w:themeTint="BF"/>
              </w:rPr>
            </w:pPr>
          </w:p>
          <w:p w14:paraId="4F61B275" w14:textId="4089E640" w:rsidR="00EA2746" w:rsidRPr="00B54739" w:rsidRDefault="00EA2746" w:rsidP="00A02F56">
            <w:r w:rsidRPr="00AD50A6">
              <w:rPr>
                <w:b/>
                <w:color w:val="FF0000"/>
              </w:rPr>
              <w:t xml:space="preserve">Do not proceed </w:t>
            </w:r>
            <w:r w:rsidRPr="00EA2746">
              <w:t xml:space="preserve">until you have explicit confirmation from the end-user </w:t>
            </w:r>
            <w:r w:rsidR="00A048D8">
              <w:t>or the HR Functional Analysis</w:t>
            </w:r>
            <w:r w:rsidR="00A048D8" w:rsidRPr="00EA2746">
              <w:t xml:space="preserve"> </w:t>
            </w:r>
            <w:r w:rsidR="00A048D8">
              <w:t xml:space="preserve">team </w:t>
            </w:r>
            <w:r w:rsidRPr="00EA2746">
              <w:t>that the ame</w:t>
            </w:r>
            <w:r>
              <w:t>nded .RDL files have passed UAT</w:t>
            </w:r>
            <w:r w:rsidRPr="00B54739">
              <w:rPr>
                <w:szCs w:val="20"/>
              </w:rPr>
              <w:t xml:space="preserve"> and</w:t>
            </w:r>
            <w:r w:rsidRPr="00B54739">
              <w:t xml:space="preserve"> </w:t>
            </w:r>
            <w:r>
              <w:t xml:space="preserve">your OSM change request has been scheduled for implementation. </w:t>
            </w:r>
          </w:p>
        </w:tc>
      </w:tr>
    </w:tbl>
    <w:p w14:paraId="6E9394BE" w14:textId="77777777" w:rsidR="00EA2746" w:rsidRPr="00EA2746" w:rsidRDefault="00EA2746" w:rsidP="00EA2746"/>
    <w:p w14:paraId="1BA1D315" w14:textId="5362A00B" w:rsidR="006135CC" w:rsidRDefault="00EA2746" w:rsidP="00EA2746">
      <w:pPr>
        <w:pStyle w:val="Heading4"/>
        <w:numPr>
          <w:ilvl w:val="0"/>
          <w:numId w:val="41"/>
        </w:numPr>
      </w:pPr>
      <w:r>
        <w:lastRenderedPageBreak/>
        <w:t>Move the .RDL files</w:t>
      </w:r>
    </w:p>
    <w:p w14:paraId="0CFD85F4" w14:textId="7E1E0720" w:rsidR="00EA2746" w:rsidRDefault="00EA2746" w:rsidP="00EA2746">
      <w:r>
        <w:t xml:space="preserve">Once your OSM change request has been scheduled for implementation, you are ready to make your amended report available for users on the HR Reporting LIVE server. </w:t>
      </w:r>
    </w:p>
    <w:p w14:paraId="7508982F" w14:textId="77777777" w:rsidR="00EA2746" w:rsidRDefault="00EA2746" w:rsidP="00EA2746"/>
    <w:p w14:paraId="65C34C44" w14:textId="69CC7613" w:rsidR="00EA2746" w:rsidRDefault="00EA2746" w:rsidP="00EA2746">
      <w:r>
        <w:t xml:space="preserve">Begin by </w:t>
      </w:r>
      <w:hyperlink w:anchor="_Moving_.RDL_files" w:history="1">
        <w:r>
          <w:rPr>
            <w:rStyle w:val="Hyperlink"/>
          </w:rPr>
          <w:t>moving</w:t>
        </w:r>
        <w:r w:rsidRPr="006135CC">
          <w:rPr>
            <w:rStyle w:val="Hyperlink"/>
          </w:rPr>
          <w:t xml:space="preserve"> </w:t>
        </w:r>
        <w:r>
          <w:rPr>
            <w:rStyle w:val="Hyperlink"/>
          </w:rPr>
          <w:t>your</w:t>
        </w:r>
        <w:r w:rsidRPr="006135CC">
          <w:rPr>
            <w:rStyle w:val="Hyperlink"/>
          </w:rPr>
          <w:t xml:space="preserve"> .RDL files</w:t>
        </w:r>
      </w:hyperlink>
      <w:r w:rsidRPr="00546857">
        <w:t xml:space="preserve"> </w:t>
      </w:r>
      <w:r>
        <w:t xml:space="preserve">from the HR </w:t>
      </w:r>
      <w:proofErr w:type="spellStart"/>
      <w:r>
        <w:t>Reporting_QA</w:t>
      </w:r>
      <w:proofErr w:type="spellEnd"/>
      <w:r>
        <w:t xml:space="preserve"> solution into the HR </w:t>
      </w:r>
      <w:proofErr w:type="spellStart"/>
      <w:r>
        <w:t>Reporting_LIVE</w:t>
      </w:r>
      <w:proofErr w:type="spellEnd"/>
      <w:r>
        <w:t xml:space="preserve"> solution. </w:t>
      </w:r>
    </w:p>
    <w:p w14:paraId="63DAA6EB" w14:textId="51B5B512" w:rsidR="00EA2746" w:rsidRDefault="00EA2746" w:rsidP="00EA2746"/>
    <w:p w14:paraId="42F063A2" w14:textId="77777777" w:rsidR="00A048D8" w:rsidRDefault="00A048D8" w:rsidP="00EA2746"/>
    <w:p w14:paraId="495BD4A0" w14:textId="43180ED3" w:rsidR="006135CC" w:rsidRDefault="006135CC" w:rsidP="00EA2746">
      <w:pPr>
        <w:pStyle w:val="Heading4"/>
        <w:numPr>
          <w:ilvl w:val="0"/>
          <w:numId w:val="41"/>
        </w:numPr>
      </w:pPr>
      <w:r>
        <w:t>Remove version numbers from .RDL filenames</w:t>
      </w:r>
    </w:p>
    <w:p w14:paraId="67132342" w14:textId="77777777" w:rsidR="00EA2746" w:rsidRDefault="00EA2746" w:rsidP="00EA2746">
      <w:r>
        <w:t xml:space="preserve">It is not necessary to include version numbers in the filenames </w:t>
      </w:r>
      <w:proofErr w:type="gramStart"/>
      <w:r>
        <w:t>of .RDLs</w:t>
      </w:r>
      <w:proofErr w:type="gramEnd"/>
      <w:r>
        <w:t xml:space="preserve"> in the HR </w:t>
      </w:r>
      <w:proofErr w:type="spellStart"/>
      <w:r>
        <w:t>Reporting_LIVE</w:t>
      </w:r>
      <w:proofErr w:type="spellEnd"/>
      <w:r>
        <w:t xml:space="preserve"> solution, because the LIVE solution should only ever hold the </w:t>
      </w:r>
      <w:r w:rsidRPr="00EA2746">
        <w:rPr>
          <w:b/>
        </w:rPr>
        <w:t>most recent version</w:t>
      </w:r>
      <w:r>
        <w:t xml:space="preserve"> of any report suite. </w:t>
      </w:r>
    </w:p>
    <w:p w14:paraId="643C946F" w14:textId="77777777" w:rsidR="00EA2746" w:rsidRDefault="00EA2746" w:rsidP="00EA2746"/>
    <w:p w14:paraId="62F8C7A1" w14:textId="1753B3D2" w:rsidR="006135CC" w:rsidRDefault="00EA2746" w:rsidP="00EA2746">
      <w:r w:rsidRPr="00F46F86">
        <w:t>To remove the version number from a filename, right</w:t>
      </w:r>
      <w:r w:rsidR="006135CC" w:rsidRPr="00F46F86">
        <w:t xml:space="preserve">-click your .RDL file in the </w:t>
      </w:r>
      <w:r w:rsidR="006135CC" w:rsidRPr="00F46F86">
        <w:rPr>
          <w:b/>
        </w:rPr>
        <w:t>Reports</w:t>
      </w:r>
      <w:r w:rsidR="006135CC" w:rsidRPr="00F46F86">
        <w:t xml:space="preserve"> list within the </w:t>
      </w:r>
      <w:r w:rsidR="006135CC" w:rsidRPr="00EA2746">
        <w:rPr>
          <w:b/>
          <w:color w:val="7F7F7F" w:themeColor="text1" w:themeTint="80"/>
        </w:rPr>
        <w:t>Solution Explorer</w:t>
      </w:r>
      <w:r w:rsidR="006135CC">
        <w:t xml:space="preserve">. </w:t>
      </w:r>
      <w:r w:rsidR="006135CC" w:rsidRPr="00F46F86">
        <w:t>The right-click menu will open</w:t>
      </w:r>
      <w:r w:rsidR="006135CC">
        <w:t>. Select “Rename”:</w:t>
      </w:r>
    </w:p>
    <w:p w14:paraId="7D0F4C98" w14:textId="77777777" w:rsidR="006135CC" w:rsidRDefault="006135CC" w:rsidP="006135CC"/>
    <w:p w14:paraId="4EFA4CA4" w14:textId="6CDC1DF8" w:rsidR="006135CC" w:rsidRDefault="006135CC" w:rsidP="006135CC">
      <w:pPr>
        <w:jc w:val="center"/>
      </w:pPr>
      <w:r w:rsidRPr="00473433">
        <w:rPr>
          <w:noProof/>
          <w:lang w:eastAsia="en-GB"/>
        </w:rPr>
        <w:drawing>
          <wp:inline distT="0" distB="0" distL="0" distR="0" wp14:anchorId="02FBFADF" wp14:editId="17D400AD">
            <wp:extent cx="2292350" cy="832154"/>
            <wp:effectExtent l="19050" t="19050" r="12700" b="2540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04323" cy="836500"/>
                    </a:xfrm>
                    <a:prstGeom prst="rect">
                      <a:avLst/>
                    </a:prstGeom>
                    <a:ln>
                      <a:solidFill>
                        <a:schemeClr val="accent1"/>
                      </a:solidFill>
                    </a:ln>
                  </pic:spPr>
                </pic:pic>
              </a:graphicData>
            </a:graphic>
          </wp:inline>
        </w:drawing>
      </w:r>
    </w:p>
    <w:p w14:paraId="5376B71E" w14:textId="77777777" w:rsidR="000255C9" w:rsidRDefault="000255C9" w:rsidP="006135CC">
      <w:pPr>
        <w:jc w:val="center"/>
      </w:pPr>
    </w:p>
    <w:p w14:paraId="09CC79C9" w14:textId="6CC2821A" w:rsidR="006135CC" w:rsidRDefault="006135CC" w:rsidP="006135CC">
      <w:r>
        <w:t>Remove the version number (e.g. “_v</w:t>
      </w:r>
      <w:r w:rsidR="00F46F86">
        <w:t>3</w:t>
      </w:r>
      <w:r>
        <w:t>”) from the end of the filename and hit Enter to save your changes. You will need to repeat this step for</w:t>
      </w:r>
      <w:r w:rsidR="00F46F86">
        <w:t xml:space="preserve"> all the .RDL files in your </w:t>
      </w:r>
      <w:r>
        <w:t xml:space="preserve">amended report suite in the LIVE solution. </w:t>
      </w:r>
    </w:p>
    <w:p w14:paraId="0468B91D" w14:textId="77777777" w:rsidR="006135CC" w:rsidRDefault="006135CC" w:rsidP="006135CC"/>
    <w:p w14:paraId="40923DA4" w14:textId="77777777" w:rsidR="006135CC" w:rsidRDefault="006135CC" w:rsidP="006135CC">
      <w:r>
        <w:t xml:space="preserve">When you are done editing your .RDL filenames, enter </w:t>
      </w:r>
      <w:r w:rsidRPr="001305DB">
        <w:rPr>
          <w:i/>
        </w:rPr>
        <w:t>Ctrl + Shift + S</w:t>
      </w:r>
      <w:r>
        <w:t xml:space="preserve"> or click the “Save All” icon to save your changes to the .RDL files: </w:t>
      </w:r>
    </w:p>
    <w:p w14:paraId="45538795" w14:textId="77777777" w:rsidR="006135CC" w:rsidRDefault="006135CC" w:rsidP="006135CC"/>
    <w:p w14:paraId="30853227" w14:textId="77777777" w:rsidR="006135CC" w:rsidRDefault="006135CC" w:rsidP="006135CC">
      <w:pPr>
        <w:jc w:val="center"/>
      </w:pPr>
      <w:r w:rsidRPr="001305DB">
        <w:rPr>
          <w:noProof/>
          <w:lang w:eastAsia="en-GB"/>
        </w:rPr>
        <w:drawing>
          <wp:inline distT="0" distB="0" distL="0" distR="0" wp14:anchorId="3B2AA127" wp14:editId="6D751767">
            <wp:extent cx="1104957" cy="228612"/>
            <wp:effectExtent l="19050" t="19050" r="19050" b="1905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104957" cy="228612"/>
                    </a:xfrm>
                    <a:prstGeom prst="rect">
                      <a:avLst/>
                    </a:prstGeom>
                    <a:ln>
                      <a:solidFill>
                        <a:schemeClr val="accent1"/>
                      </a:solidFill>
                    </a:ln>
                  </pic:spPr>
                </pic:pic>
              </a:graphicData>
            </a:graphic>
          </wp:inline>
        </w:drawing>
      </w:r>
    </w:p>
    <w:p w14:paraId="00E1BF8A" w14:textId="77777777" w:rsidR="006135CC" w:rsidRDefault="006135CC" w:rsidP="006135CC"/>
    <w:p w14:paraId="147B9612" w14:textId="77777777" w:rsidR="006135CC" w:rsidRDefault="006135CC" w:rsidP="006135CC"/>
    <w:p w14:paraId="2EDA3D09" w14:textId="77777777" w:rsidR="00F46F86" w:rsidRDefault="00F46F86" w:rsidP="00F46F86">
      <w:pPr>
        <w:pStyle w:val="Heading4"/>
        <w:numPr>
          <w:ilvl w:val="0"/>
          <w:numId w:val="41"/>
        </w:numPr>
      </w:pPr>
      <w:proofErr w:type="gramStart"/>
      <w:r>
        <w:t>Deploy .RDLs</w:t>
      </w:r>
      <w:proofErr w:type="gramEnd"/>
      <w:r>
        <w:t xml:space="preserve"> to HR Reporting LIVE environment</w:t>
      </w:r>
    </w:p>
    <w:p w14:paraId="425F845E" w14:textId="215E585A" w:rsidR="00CC02F8" w:rsidRDefault="00F46F86" w:rsidP="00F46F86">
      <w:r>
        <w:t xml:space="preserve">You are now ready to </w:t>
      </w:r>
      <w:hyperlink w:anchor="_Deploying_.RDL_files" w:history="1">
        <w:r w:rsidRPr="00492090">
          <w:rPr>
            <w:rStyle w:val="Hyperlink"/>
          </w:rPr>
          <w:t>deploy the</w:t>
        </w:r>
        <w:r>
          <w:rPr>
            <w:rStyle w:val="Hyperlink"/>
          </w:rPr>
          <w:t xml:space="preserve"> .RDL </w:t>
        </w:r>
        <w:r w:rsidRPr="00492090">
          <w:rPr>
            <w:rStyle w:val="Hyperlink"/>
          </w:rPr>
          <w:t>files</w:t>
        </w:r>
      </w:hyperlink>
      <w:r>
        <w:t xml:space="preserve"> to the HR Reporting LIVE environment. The .RDL file(s) you have just deployed will be located in the </w:t>
      </w:r>
      <w:r w:rsidRPr="00B878AF">
        <w:rPr>
          <w:color w:val="4472C4" w:themeColor="accent5"/>
        </w:rPr>
        <w:t xml:space="preserve">_Deployment </w:t>
      </w:r>
      <w:r>
        <w:t xml:space="preserve">folder.  </w:t>
      </w:r>
    </w:p>
    <w:p w14:paraId="3B7036DC" w14:textId="77777777" w:rsidR="00A048D8" w:rsidRDefault="00A048D8" w:rsidP="00F46F86"/>
    <w:p w14:paraId="6438E776" w14:textId="2CE7FD0C" w:rsidR="006135CC" w:rsidRDefault="006135CC" w:rsidP="006135CC"/>
    <w:p w14:paraId="5AE3812F" w14:textId="446C3292" w:rsidR="00F46F86" w:rsidRDefault="00F46F86" w:rsidP="00CC02F8">
      <w:pPr>
        <w:pStyle w:val="Heading4"/>
        <w:numPr>
          <w:ilvl w:val="0"/>
          <w:numId w:val="41"/>
        </w:numPr>
      </w:pPr>
      <w:proofErr w:type="gramStart"/>
      <w:r>
        <w:t>Delete .RDLs</w:t>
      </w:r>
      <w:proofErr w:type="gramEnd"/>
      <w:r>
        <w:t xml:space="preserve"> from previous version</w:t>
      </w:r>
    </w:p>
    <w:p w14:paraId="18C40BB2" w14:textId="153ED23D" w:rsidR="00CC02F8" w:rsidRDefault="00CC02F8" w:rsidP="00CC02F8">
      <w:r>
        <w:t xml:space="preserve">All back-up copies of report suites are archived in the HR Reporting QA environment, so there is no need to retain previous versions in the </w:t>
      </w:r>
      <w:commentRangeStart w:id="118"/>
      <w:r>
        <w:t xml:space="preserve">LIVE </w:t>
      </w:r>
      <w:commentRangeEnd w:id="118"/>
      <w:r w:rsidR="0083228B">
        <w:rPr>
          <w:rStyle w:val="CommentReference"/>
        </w:rPr>
        <w:commentReference w:id="118"/>
      </w:r>
      <w:r>
        <w:t xml:space="preserve">environment. When you are ready to file your </w:t>
      </w:r>
      <w:proofErr w:type="gramStart"/>
      <w:r>
        <w:t>amended .RDLs</w:t>
      </w:r>
      <w:proofErr w:type="gramEnd"/>
      <w:r>
        <w:t xml:space="preserve"> in their report folder, you will need to </w:t>
      </w:r>
      <w:r w:rsidRPr="00A048D8">
        <w:rPr>
          <w:b/>
          <w:color w:val="FF0000"/>
        </w:rPr>
        <w:t>delete</w:t>
      </w:r>
      <w:r w:rsidRPr="00A048D8">
        <w:rPr>
          <w:color w:val="FF0000"/>
        </w:rPr>
        <w:t xml:space="preserve"> </w:t>
      </w:r>
      <w:r>
        <w:t>the .RDLs from the previous version of your amended report.</w:t>
      </w:r>
    </w:p>
    <w:p w14:paraId="27E68645" w14:textId="77777777" w:rsidR="00CC02F8" w:rsidRDefault="00CC02F8" w:rsidP="00CC02F8"/>
    <w:p w14:paraId="4D237D90" w14:textId="46318EC7" w:rsidR="00CC02F8" w:rsidRDefault="00CC02F8" w:rsidP="00CC02F8">
      <w:r>
        <w:t>Go to the active report folder and select all the .RDL files from the previous version. At the top of the screen, click “Delete”:</w:t>
      </w:r>
      <w:r>
        <w:br/>
      </w:r>
      <w:r>
        <w:lastRenderedPageBreak/>
        <w:br/>
      </w:r>
      <w:r w:rsidRPr="00AC09D8">
        <w:rPr>
          <w:noProof/>
          <w:lang w:eastAsia="en-GB"/>
        </w:rPr>
        <w:drawing>
          <wp:inline distT="0" distB="0" distL="0" distR="0" wp14:anchorId="1A51755D" wp14:editId="42103259">
            <wp:extent cx="5731510" cy="2120900"/>
            <wp:effectExtent l="19050" t="19050" r="21590" b="1270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2120900"/>
                    </a:xfrm>
                    <a:prstGeom prst="rect">
                      <a:avLst/>
                    </a:prstGeom>
                    <a:ln>
                      <a:solidFill>
                        <a:schemeClr val="accent1"/>
                      </a:solidFill>
                    </a:ln>
                  </pic:spPr>
                </pic:pic>
              </a:graphicData>
            </a:graphic>
          </wp:inline>
        </w:drawing>
      </w:r>
    </w:p>
    <w:p w14:paraId="6594DD98" w14:textId="77777777" w:rsidR="00CC02F8" w:rsidRDefault="00CC02F8" w:rsidP="00CC02F8"/>
    <w:p w14:paraId="1B05F9B8" w14:textId="77777777" w:rsidR="00CC02F8" w:rsidRDefault="00CC02F8" w:rsidP="00CC02F8">
      <w:r>
        <w:t xml:space="preserve">A warning message will appearing, asking you to confirm your decision to delete </w:t>
      </w:r>
      <w:proofErr w:type="gramStart"/>
      <w:r>
        <w:t>the .RDLs</w:t>
      </w:r>
      <w:proofErr w:type="gramEnd"/>
      <w:r>
        <w:t>:</w:t>
      </w:r>
    </w:p>
    <w:p w14:paraId="4F49D817" w14:textId="77777777" w:rsidR="00CC02F8" w:rsidRDefault="00CC02F8" w:rsidP="00CC02F8"/>
    <w:p w14:paraId="5EF3D8CC" w14:textId="77777777" w:rsidR="00CC02F8" w:rsidRDefault="00CC02F8" w:rsidP="00CC02F8">
      <w:pPr>
        <w:jc w:val="center"/>
      </w:pPr>
      <w:r w:rsidRPr="00AC09D8">
        <w:rPr>
          <w:noProof/>
          <w:lang w:eastAsia="en-GB"/>
        </w:rPr>
        <w:drawing>
          <wp:inline distT="0" distB="0" distL="0" distR="0" wp14:anchorId="026857B4" wp14:editId="77F93FEC">
            <wp:extent cx="4180718" cy="1123950"/>
            <wp:effectExtent l="19050" t="19050" r="10795" b="1905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187225" cy="1125699"/>
                    </a:xfrm>
                    <a:prstGeom prst="rect">
                      <a:avLst/>
                    </a:prstGeom>
                    <a:ln>
                      <a:solidFill>
                        <a:schemeClr val="accent1"/>
                      </a:solidFill>
                    </a:ln>
                  </pic:spPr>
                </pic:pic>
              </a:graphicData>
            </a:graphic>
          </wp:inline>
        </w:drawing>
      </w:r>
    </w:p>
    <w:p w14:paraId="4BD10045" w14:textId="77777777" w:rsidR="00CC02F8" w:rsidRDefault="00CC02F8" w:rsidP="00CC02F8"/>
    <w:p w14:paraId="2C044211" w14:textId="50CD402E" w:rsidR="00CC02F8" w:rsidRDefault="00CC02F8" w:rsidP="00CC02F8">
      <w:r>
        <w:t xml:space="preserve">Click “Yes” to proceed. The files will be permanently deleted from the LIVE environment and the active report folder will be empty: </w:t>
      </w:r>
    </w:p>
    <w:p w14:paraId="3A674857" w14:textId="77777777" w:rsidR="00CC02F8" w:rsidRDefault="00CC02F8" w:rsidP="00CC02F8"/>
    <w:p w14:paraId="274EF3FE" w14:textId="77777777" w:rsidR="00CC02F8" w:rsidRDefault="00CC02F8" w:rsidP="00CC02F8">
      <w:pPr>
        <w:jc w:val="center"/>
      </w:pPr>
      <w:r w:rsidRPr="00AC09D8">
        <w:rPr>
          <w:noProof/>
          <w:lang w:eastAsia="en-GB"/>
        </w:rPr>
        <w:drawing>
          <wp:inline distT="0" distB="0" distL="0" distR="0" wp14:anchorId="30162F08" wp14:editId="5E171ED8">
            <wp:extent cx="4672571" cy="896620"/>
            <wp:effectExtent l="19050" t="19050" r="13970" b="1778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696449" cy="901202"/>
                    </a:xfrm>
                    <a:prstGeom prst="rect">
                      <a:avLst/>
                    </a:prstGeom>
                    <a:ln>
                      <a:solidFill>
                        <a:schemeClr val="accent1"/>
                      </a:solidFill>
                    </a:ln>
                  </pic:spPr>
                </pic:pic>
              </a:graphicData>
            </a:graphic>
          </wp:inline>
        </w:drawing>
      </w:r>
    </w:p>
    <w:p w14:paraId="1AF32E91" w14:textId="77777777" w:rsidR="00CC02F8" w:rsidRDefault="00CC02F8" w:rsidP="00CC02F8"/>
    <w:p w14:paraId="091E9230" w14:textId="268B3697" w:rsidR="00F46F86" w:rsidRDefault="00CC02F8" w:rsidP="006135CC">
      <w:r>
        <w:t xml:space="preserve">You can now move your amended .RDL files into the empty folder. </w:t>
      </w:r>
    </w:p>
    <w:p w14:paraId="45BA1240" w14:textId="77777777" w:rsidR="00A048D8" w:rsidRDefault="00A048D8" w:rsidP="006135CC"/>
    <w:p w14:paraId="746F3914" w14:textId="77777777" w:rsidR="006135CC" w:rsidRDefault="006135CC" w:rsidP="006135CC">
      <w:pPr>
        <w:pStyle w:val="NoSpacing"/>
      </w:pPr>
    </w:p>
    <w:p w14:paraId="69EDA4CE" w14:textId="7F7E522A" w:rsidR="006135CC" w:rsidRDefault="00CC02F8" w:rsidP="00CC02F8">
      <w:pPr>
        <w:pStyle w:val="Heading4"/>
        <w:numPr>
          <w:ilvl w:val="0"/>
          <w:numId w:val="41"/>
        </w:numPr>
      </w:pPr>
      <w:proofErr w:type="gramStart"/>
      <w:r>
        <w:t>Move .RDLs</w:t>
      </w:r>
      <w:proofErr w:type="gramEnd"/>
      <w:r>
        <w:t xml:space="preserve"> into amended folder</w:t>
      </w:r>
    </w:p>
    <w:p w14:paraId="67547466" w14:textId="094104B0" w:rsidR="00CC02F8" w:rsidRDefault="00CC02F8" w:rsidP="00CC02F8">
      <w:r>
        <w:t xml:space="preserve">Once you’ve deleted </w:t>
      </w:r>
      <w:proofErr w:type="gramStart"/>
      <w:r>
        <w:t>the .RDLs</w:t>
      </w:r>
      <w:proofErr w:type="gramEnd"/>
      <w:r>
        <w:t xml:space="preserve"> from the previous version of the report, you can </w:t>
      </w:r>
      <w:hyperlink w:anchor="_Filing_.RDL_files" w:history="1">
        <w:r w:rsidRPr="000B0ADD">
          <w:rPr>
            <w:rStyle w:val="Hyperlink"/>
          </w:rPr>
          <w:t xml:space="preserve">move your </w:t>
        </w:r>
        <w:r>
          <w:rPr>
            <w:rStyle w:val="Hyperlink"/>
          </w:rPr>
          <w:t xml:space="preserve">amended </w:t>
        </w:r>
        <w:r w:rsidRPr="000B0ADD">
          <w:rPr>
            <w:rStyle w:val="Hyperlink"/>
          </w:rPr>
          <w:t>.RDL file(s)</w:t>
        </w:r>
      </w:hyperlink>
      <w:r>
        <w:t xml:space="preserve"> into the report folder. Navigate to </w:t>
      </w:r>
      <w:r w:rsidRPr="00A048D8">
        <w:rPr>
          <w:color w:val="4472C4" w:themeColor="accent5"/>
        </w:rPr>
        <w:t xml:space="preserve">Home </w:t>
      </w:r>
      <w:r w:rsidRPr="00A048D8">
        <w:rPr>
          <w:color w:val="4472C4" w:themeColor="accent5"/>
        </w:rPr>
        <w:sym w:font="Wingdings" w:char="F0E0"/>
      </w:r>
      <w:r w:rsidRPr="00A048D8">
        <w:rPr>
          <w:color w:val="4472C4" w:themeColor="accent5"/>
        </w:rPr>
        <w:t xml:space="preserve"> _Deployment </w:t>
      </w:r>
      <w:r>
        <w:t xml:space="preserve">to select your .RDL files and then follow the linked process to move </w:t>
      </w:r>
      <w:proofErr w:type="gramStart"/>
      <w:r>
        <w:t>the .RDLs</w:t>
      </w:r>
      <w:proofErr w:type="gramEnd"/>
      <w:r>
        <w:t xml:space="preserve"> into your report folder. </w:t>
      </w:r>
    </w:p>
    <w:p w14:paraId="1E5D7EE0" w14:textId="77777777" w:rsidR="00A048D8" w:rsidRDefault="00A048D8" w:rsidP="00CC02F8"/>
    <w:p w14:paraId="2C232439" w14:textId="74A5B48D" w:rsidR="00CC02F8" w:rsidRDefault="00CC02F8" w:rsidP="00CC02F8">
      <w:r>
        <w:t>Check that your files are appearing correctly in the report folder before marking your OSM change request as “Implemented”.</w:t>
      </w:r>
    </w:p>
    <w:p w14:paraId="140C73F8" w14:textId="77777777" w:rsidR="000255C9" w:rsidRDefault="000255C9" w:rsidP="00CC02F8"/>
    <w:p w14:paraId="7B90C0FC" w14:textId="740FA276" w:rsidR="009B2DE1" w:rsidRDefault="009B2DE1" w:rsidP="00CC02F8"/>
    <w:p w14:paraId="16D87345" w14:textId="5188AC2A" w:rsidR="009B2DE1" w:rsidRDefault="00D723F4" w:rsidP="00D723F4">
      <w:pPr>
        <w:pStyle w:val="Heading4"/>
        <w:numPr>
          <w:ilvl w:val="0"/>
          <w:numId w:val="41"/>
        </w:numPr>
      </w:pPr>
      <w:r>
        <w:t>Check the Live Reports Tracker</w:t>
      </w:r>
    </w:p>
    <w:p w14:paraId="3EE2F2F7" w14:textId="13B6B97D" w:rsidR="003D53F7" w:rsidRDefault="0010701A" w:rsidP="003D53F7">
      <w:pPr>
        <w:spacing w:after="160" w:line="259" w:lineRule="auto"/>
      </w:pPr>
      <w:r>
        <w:t>If, as part of your amendments to a report suite,</w:t>
      </w:r>
      <w:r w:rsidR="003D53F7">
        <w:t xml:space="preserve"> you are </w:t>
      </w:r>
      <w:r>
        <w:t xml:space="preserve">changing any of the following aspects of the report, you will need to update the Live Reports Tracker spreadsheet: </w:t>
      </w:r>
    </w:p>
    <w:p w14:paraId="396BF52B" w14:textId="77777777" w:rsidR="0010701A" w:rsidRDefault="0010701A" w:rsidP="0010701A">
      <w:pPr>
        <w:pStyle w:val="ListParagraph"/>
        <w:numPr>
          <w:ilvl w:val="0"/>
          <w:numId w:val="44"/>
        </w:numPr>
        <w:spacing w:after="160" w:line="259" w:lineRule="auto"/>
      </w:pPr>
      <w:r>
        <w:t>Prefix</w:t>
      </w:r>
    </w:p>
    <w:p w14:paraId="7691453C" w14:textId="77777777" w:rsidR="0010701A" w:rsidRDefault="0010701A" w:rsidP="0010701A">
      <w:pPr>
        <w:pStyle w:val="ListParagraph"/>
        <w:numPr>
          <w:ilvl w:val="0"/>
          <w:numId w:val="44"/>
        </w:numPr>
        <w:spacing w:after="160" w:line="259" w:lineRule="auto"/>
      </w:pPr>
      <w:r>
        <w:t>Report Name</w:t>
      </w:r>
      <w:bookmarkStart w:id="119" w:name="_GoBack"/>
      <w:bookmarkEnd w:id="119"/>
    </w:p>
    <w:p w14:paraId="2974B951" w14:textId="77777777" w:rsidR="0010701A" w:rsidRDefault="0010701A" w:rsidP="0010701A">
      <w:pPr>
        <w:pStyle w:val="ListParagraph"/>
        <w:numPr>
          <w:ilvl w:val="0"/>
          <w:numId w:val="44"/>
        </w:numPr>
        <w:spacing w:after="160" w:line="259" w:lineRule="auto"/>
      </w:pPr>
      <w:r>
        <w:lastRenderedPageBreak/>
        <w:t>Folder Location</w:t>
      </w:r>
    </w:p>
    <w:p w14:paraId="20614469" w14:textId="1C54894F" w:rsidR="006135CC" w:rsidRDefault="003D53F7" w:rsidP="0010701A">
      <w:pPr>
        <w:pStyle w:val="ListParagraph"/>
        <w:numPr>
          <w:ilvl w:val="0"/>
          <w:numId w:val="44"/>
        </w:numPr>
        <w:spacing w:after="160" w:line="259" w:lineRule="auto"/>
      </w:pPr>
      <w:r>
        <w:t>Folder Security</w:t>
      </w:r>
    </w:p>
    <w:p w14:paraId="075D9B28" w14:textId="6D58D284" w:rsidR="0010701A" w:rsidRDefault="0010701A" w:rsidP="0010701A">
      <w:r>
        <w:t xml:space="preserve">Refer to </w:t>
      </w:r>
      <w:hyperlink w:anchor="_Amended_reports_1" w:history="1">
        <w:r w:rsidRPr="00DF0D1C">
          <w:rPr>
            <w:rStyle w:val="Hyperlink"/>
          </w:rPr>
          <w:t>the process below</w:t>
        </w:r>
      </w:hyperlink>
      <w:r>
        <w:t xml:space="preserve"> for further information on when and how to update the Live Reports Tracker.</w:t>
      </w:r>
    </w:p>
    <w:p w14:paraId="72246128" w14:textId="0F465D51" w:rsidR="0010701A" w:rsidRDefault="0010701A" w:rsidP="0010701A">
      <w:pPr>
        <w:spacing w:after="160" w:line="259" w:lineRule="auto"/>
      </w:pPr>
    </w:p>
    <w:p w14:paraId="1976B722" w14:textId="77777777" w:rsidR="00CE6982" w:rsidRDefault="00CE6982" w:rsidP="0010701A">
      <w:pPr>
        <w:spacing w:after="160" w:line="259" w:lineRule="auto"/>
      </w:pPr>
    </w:p>
    <w:p w14:paraId="6BEAE78F" w14:textId="77777777" w:rsidR="005939DA" w:rsidRDefault="005939DA" w:rsidP="005939DA">
      <w:pPr>
        <w:pStyle w:val="Heading2"/>
      </w:pPr>
      <w:bookmarkStart w:id="120" w:name="_Toc99549622"/>
      <w:r>
        <w:t>Retired reports</w:t>
      </w:r>
      <w:bookmarkEnd w:id="120"/>
    </w:p>
    <w:p w14:paraId="2DC258C7" w14:textId="77777777" w:rsidR="005939DA" w:rsidRDefault="005A2D01" w:rsidP="005939DA">
      <w:r>
        <w:t xml:space="preserve">It is periodically necessary to review the HR Reporting catalogue and to retire those reports which are no longer in use.  </w:t>
      </w:r>
    </w:p>
    <w:p w14:paraId="13D49FA4" w14:textId="77777777" w:rsidR="005A2D01" w:rsidRDefault="005A2D01" w:rsidP="005939DA"/>
    <w:tbl>
      <w:tblPr>
        <w:tblW w:w="9047" w:type="dxa"/>
        <w:tblBorders>
          <w:top w:val="single" w:sz="4" w:space="0" w:color="BFBFBF"/>
          <w:left w:val="single" w:sz="4" w:space="0" w:color="BFBFBF"/>
          <w:bottom w:val="single" w:sz="4" w:space="0" w:color="BFBFBF"/>
          <w:right w:val="single" w:sz="4" w:space="0" w:color="BFBFBF"/>
        </w:tblBorders>
        <w:shd w:val="clear" w:color="auto" w:fill="FDCFDE"/>
        <w:tblCellMar>
          <w:top w:w="28" w:type="dxa"/>
          <w:bottom w:w="28" w:type="dxa"/>
        </w:tblCellMar>
        <w:tblLook w:val="0000" w:firstRow="0" w:lastRow="0" w:firstColumn="0" w:lastColumn="0" w:noHBand="0" w:noVBand="0"/>
      </w:tblPr>
      <w:tblGrid>
        <w:gridCol w:w="709"/>
        <w:gridCol w:w="8338"/>
      </w:tblGrid>
      <w:tr w:rsidR="005A2D01" w:rsidRPr="00446439" w14:paraId="1AE5322C" w14:textId="77777777" w:rsidTr="009B2DE1">
        <w:trPr>
          <w:trHeight w:hRule="exact" w:val="2421"/>
        </w:trPr>
        <w:tc>
          <w:tcPr>
            <w:tcW w:w="709" w:type="dxa"/>
            <w:tcBorders>
              <w:top w:val="single" w:sz="4" w:space="0" w:color="BFBFBF"/>
              <w:bottom w:val="single" w:sz="4" w:space="0" w:color="BFBFBF"/>
              <w:right w:val="nil"/>
            </w:tcBorders>
            <w:shd w:val="clear" w:color="auto" w:fill="FDCFDE"/>
            <w:vAlign w:val="center"/>
          </w:tcPr>
          <w:p w14:paraId="5EFD05C8" w14:textId="77777777" w:rsidR="005A2D01" w:rsidRPr="00446439" w:rsidRDefault="005A2D01" w:rsidP="005B05CE">
            <w:pPr>
              <w:rPr>
                <w:color w:val="404040" w:themeColor="text1" w:themeTint="BF"/>
              </w:rPr>
            </w:pPr>
            <w:r>
              <w:rPr>
                <w:noProof/>
                <w:color w:val="404040" w:themeColor="text1" w:themeTint="BF"/>
                <w:lang w:eastAsia="en-GB"/>
              </w:rPr>
              <mc:AlternateContent>
                <mc:Choice Requires="wps">
                  <w:drawing>
                    <wp:anchor distT="0" distB="0" distL="114300" distR="114300" simplePos="0" relativeHeight="251665408" behindDoc="0" locked="0" layoutInCell="1" allowOverlap="1" wp14:anchorId="151B10C6" wp14:editId="4A5F4BCE">
                      <wp:simplePos x="0" y="0"/>
                      <wp:positionH relativeFrom="column">
                        <wp:posOffset>4445</wp:posOffset>
                      </wp:positionH>
                      <wp:positionV relativeFrom="paragraph">
                        <wp:posOffset>-116205</wp:posOffset>
                      </wp:positionV>
                      <wp:extent cx="279400" cy="285750"/>
                      <wp:effectExtent l="0" t="0" r="25400" b="19050"/>
                      <wp:wrapNone/>
                      <wp:docPr id="77" name="&quot;No&quot; Symbol 77"/>
                      <wp:cNvGraphicFramePr/>
                      <a:graphic xmlns:a="http://schemas.openxmlformats.org/drawingml/2006/main">
                        <a:graphicData uri="http://schemas.microsoft.com/office/word/2010/wordprocessingShape">
                          <wps:wsp>
                            <wps:cNvSpPr/>
                            <wps:spPr>
                              <a:xfrm>
                                <a:off x="0" y="0"/>
                                <a:ext cx="279400" cy="285750"/>
                              </a:xfrm>
                              <a:prstGeom prst="noSmoking">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72173" id="&quot;No&quot; Symbol 77" o:spid="_x0000_s1026" type="#_x0000_t57" style="position:absolute;margin-left:.35pt;margin-top:-9.15pt;width:22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" adj="4050" fillcolor="red" strokecolor="#c00000" strokeweight="1pt"/>
                  </w:pict>
                </mc:Fallback>
              </mc:AlternateContent>
            </w:r>
          </w:p>
        </w:tc>
        <w:tc>
          <w:tcPr>
            <w:tcW w:w="8338" w:type="dxa"/>
            <w:tcBorders>
              <w:top w:val="single" w:sz="4" w:space="0" w:color="BFBFBF"/>
              <w:left w:val="nil"/>
              <w:bottom w:val="single" w:sz="4" w:space="0" w:color="BFBFBF"/>
            </w:tcBorders>
            <w:shd w:val="clear" w:color="auto" w:fill="FDCFDE"/>
            <w:vAlign w:val="center"/>
          </w:tcPr>
          <w:p w14:paraId="2BD3B422" w14:textId="1E70CFEA" w:rsidR="005A2D01" w:rsidRDefault="005A2D01" w:rsidP="005A2D01">
            <w:pPr>
              <w:rPr>
                <w:color w:val="404040" w:themeColor="text1" w:themeTint="BF"/>
              </w:rPr>
            </w:pPr>
            <w:r>
              <w:rPr>
                <w:b/>
                <w:color w:val="FF0000"/>
              </w:rPr>
              <w:t>STOP</w:t>
            </w:r>
            <w:r w:rsidRPr="006434F4">
              <w:rPr>
                <w:b/>
                <w:color w:val="FF0000"/>
              </w:rPr>
              <w:t>:</w:t>
            </w:r>
            <w:r w:rsidRPr="006434F4">
              <w:rPr>
                <w:color w:val="FF0000"/>
              </w:rPr>
              <w:t xml:space="preserve"> </w:t>
            </w:r>
            <w:r>
              <w:rPr>
                <w:color w:val="404040" w:themeColor="text1" w:themeTint="BF"/>
              </w:rPr>
              <w:t xml:space="preserve">Removing a report from the HR Reporting catalogue is a business decision, and as such it must be discussed with and approved </w:t>
            </w:r>
            <w:r w:rsidR="009B2DE1">
              <w:rPr>
                <w:color w:val="404040" w:themeColor="text1" w:themeTint="BF"/>
              </w:rPr>
              <w:t xml:space="preserve">by the HR Business Change team. </w:t>
            </w:r>
            <w:r>
              <w:rPr>
                <w:color w:val="404040" w:themeColor="text1" w:themeTint="BF"/>
              </w:rPr>
              <w:t xml:space="preserve">Business Change may wish to put the question to the Product Ownership Groups (POGs) who have traditionally used the report, to ensure that it is safe to retire it. </w:t>
            </w:r>
          </w:p>
          <w:p w14:paraId="73B23418" w14:textId="77777777" w:rsidR="005A2D01" w:rsidRDefault="005A2D01" w:rsidP="005A2D01">
            <w:pPr>
              <w:rPr>
                <w:color w:val="404040" w:themeColor="text1" w:themeTint="BF"/>
              </w:rPr>
            </w:pPr>
          </w:p>
          <w:p w14:paraId="16858252" w14:textId="77777777" w:rsidR="005A2D01" w:rsidRPr="005A2D01" w:rsidRDefault="005A2D01" w:rsidP="005A2D01">
            <w:pPr>
              <w:rPr>
                <w:color w:val="404040" w:themeColor="text1" w:themeTint="BF"/>
                <w:szCs w:val="20"/>
              </w:rPr>
            </w:pPr>
            <w:r w:rsidRPr="005A2D01">
              <w:rPr>
                <w:b/>
                <w:color w:val="FF0000"/>
              </w:rPr>
              <w:t>Do not proceed</w:t>
            </w:r>
            <w:r w:rsidRPr="005A2D01">
              <w:rPr>
                <w:color w:val="FF0000"/>
              </w:rPr>
              <w:t xml:space="preserve"> </w:t>
            </w:r>
            <w:r>
              <w:rPr>
                <w:color w:val="404040" w:themeColor="text1" w:themeTint="BF"/>
              </w:rPr>
              <w:t xml:space="preserve">until you have formal agreement from the Business Change team that your report is ready to be retired. </w:t>
            </w:r>
          </w:p>
        </w:tc>
      </w:tr>
    </w:tbl>
    <w:p w14:paraId="65C2862B" w14:textId="77777777" w:rsidR="005A2D01" w:rsidRDefault="005A2D01" w:rsidP="005939DA"/>
    <w:p w14:paraId="051529F0" w14:textId="432F12A3" w:rsidR="009B2DE1" w:rsidRDefault="005A2D01" w:rsidP="005939DA">
      <w:r>
        <w:t xml:space="preserve">Once you have agreement from the Business Change team that a report can be retired from the HR Reporting catalogue, follow the steps below. </w:t>
      </w:r>
    </w:p>
    <w:p w14:paraId="7FEAD7B8" w14:textId="77777777" w:rsidR="00CE6982" w:rsidRDefault="00CE6982" w:rsidP="005939DA"/>
    <w:p w14:paraId="7488797D" w14:textId="735EA391" w:rsidR="00906CFA" w:rsidRPr="00A7051E" w:rsidRDefault="00906CFA" w:rsidP="00CE6982">
      <w:pPr>
        <w:pStyle w:val="Heading3"/>
      </w:pPr>
      <w:bookmarkStart w:id="121" w:name="_Retiring_a_full"/>
      <w:bookmarkStart w:id="122" w:name="_Toc99549623"/>
      <w:bookmarkEnd w:id="121"/>
      <w:r w:rsidRPr="00A7051E">
        <w:t xml:space="preserve">Retiring </w:t>
      </w:r>
      <w:bookmarkEnd w:id="122"/>
      <w:r w:rsidR="00CE6982">
        <w:t>a full report suite</w:t>
      </w:r>
    </w:p>
    <w:p w14:paraId="4B577822" w14:textId="011E3EDA" w:rsidR="00906CFA" w:rsidRPr="00053BFE" w:rsidRDefault="00906CFA" w:rsidP="00906CFA">
      <w:pPr>
        <w:rPr>
          <w:i/>
        </w:rPr>
      </w:pPr>
      <w:r w:rsidRPr="00CE6982">
        <w:rPr>
          <w:b/>
          <w:i/>
        </w:rPr>
        <w:t>Note</w:t>
      </w:r>
      <w:r w:rsidR="00CE6982">
        <w:rPr>
          <w:i/>
        </w:rPr>
        <w:t>:</w:t>
      </w:r>
      <w:r w:rsidRPr="00053BFE">
        <w:rPr>
          <w:i/>
        </w:rPr>
        <w:t xml:space="preserve"> the steps below should be used </w:t>
      </w:r>
      <w:r w:rsidR="00CE6982">
        <w:rPr>
          <w:i/>
        </w:rPr>
        <w:t>when a full report suite (i.e. all the .RDL files within the suite) is</w:t>
      </w:r>
      <w:r w:rsidRPr="00053BFE">
        <w:rPr>
          <w:i/>
        </w:rPr>
        <w:t xml:space="preserve"> being retired. If any </w:t>
      </w:r>
      <w:r w:rsidR="00CE6982">
        <w:rPr>
          <w:i/>
        </w:rPr>
        <w:t>.RDL files</w:t>
      </w:r>
      <w:r w:rsidR="00CE6982" w:rsidRPr="00053BFE">
        <w:rPr>
          <w:i/>
        </w:rPr>
        <w:t xml:space="preserve"> </w:t>
      </w:r>
      <w:r w:rsidRPr="00053BFE">
        <w:rPr>
          <w:i/>
        </w:rPr>
        <w:t>within the</w:t>
      </w:r>
      <w:r w:rsidR="00CE6982">
        <w:rPr>
          <w:i/>
        </w:rPr>
        <w:t xml:space="preserve"> report</w:t>
      </w:r>
      <w:r w:rsidRPr="00053BFE">
        <w:rPr>
          <w:i/>
        </w:rPr>
        <w:t xml:space="preserve"> suite are to remain </w:t>
      </w:r>
      <w:r w:rsidR="00CE6982">
        <w:rPr>
          <w:i/>
        </w:rPr>
        <w:t xml:space="preserve">active, </w:t>
      </w:r>
      <w:r w:rsidRPr="00053BFE">
        <w:rPr>
          <w:i/>
        </w:rPr>
        <w:t xml:space="preserve">please </w:t>
      </w:r>
      <w:r w:rsidR="00CE6982">
        <w:rPr>
          <w:i/>
        </w:rPr>
        <w:t>refer to</w:t>
      </w:r>
      <w:r w:rsidR="00CE6982" w:rsidRPr="00053BFE">
        <w:rPr>
          <w:i/>
        </w:rPr>
        <w:t xml:space="preserve"> </w:t>
      </w:r>
      <w:r w:rsidRPr="00053BFE">
        <w:rPr>
          <w:i/>
        </w:rPr>
        <w:t xml:space="preserve">the </w:t>
      </w:r>
      <w:hyperlink w:anchor="_Retiring_individual_.RDL" w:history="1">
        <w:r w:rsidR="000255C9" w:rsidRPr="000255C9">
          <w:rPr>
            <w:rStyle w:val="Hyperlink"/>
            <w:i/>
          </w:rPr>
          <w:t>steps for retiring individual .RDL files</w:t>
        </w:r>
      </w:hyperlink>
      <w:r w:rsidR="000255C9">
        <w:rPr>
          <w:i/>
        </w:rPr>
        <w:t>.</w:t>
      </w:r>
    </w:p>
    <w:p w14:paraId="717C560A" w14:textId="77777777" w:rsidR="00906CFA" w:rsidRPr="00906CFA" w:rsidRDefault="00906CFA" w:rsidP="00906CFA"/>
    <w:p w14:paraId="457748FD" w14:textId="5021045C" w:rsidR="009B2DE1" w:rsidRDefault="009B2DE1" w:rsidP="00CE6982">
      <w:pPr>
        <w:pStyle w:val="Heading4"/>
      </w:pPr>
      <w:bookmarkStart w:id="123" w:name="_Toc99549624"/>
      <w:r>
        <w:t>QA environment</w:t>
      </w:r>
      <w:bookmarkEnd w:id="123"/>
      <w:r>
        <w:t xml:space="preserve"> </w:t>
      </w:r>
    </w:p>
    <w:p w14:paraId="60200F4E" w14:textId="77777777" w:rsidR="00F904F3" w:rsidRPr="00F904F3" w:rsidRDefault="00F904F3" w:rsidP="00CE6982"/>
    <w:p w14:paraId="7679941E" w14:textId="41932D3E" w:rsidR="005A2D01" w:rsidRDefault="005A2D01" w:rsidP="00CE6982">
      <w:pPr>
        <w:pStyle w:val="Heading5"/>
        <w:numPr>
          <w:ilvl w:val="0"/>
          <w:numId w:val="58"/>
        </w:numPr>
      </w:pPr>
      <w:r>
        <w:t xml:space="preserve">Archive .RDL file(s) </w:t>
      </w:r>
    </w:p>
    <w:p w14:paraId="31344952" w14:textId="13E2015D" w:rsidR="005A2D01" w:rsidRPr="004900B1" w:rsidRDefault="005A2D01" w:rsidP="005A2D01">
      <w:r>
        <w:t xml:space="preserve">First, you will need to </w:t>
      </w:r>
      <w:hyperlink w:anchor="_Archiving_.RDL_files" w:history="1">
        <w:r w:rsidR="007970A4" w:rsidRPr="007970A4">
          <w:rPr>
            <w:rStyle w:val="Hyperlink"/>
          </w:rPr>
          <w:t>archive</w:t>
        </w:r>
        <w:r w:rsidRPr="007970A4">
          <w:rPr>
            <w:rStyle w:val="Hyperlink"/>
          </w:rPr>
          <w:t xml:space="preserve"> </w:t>
        </w:r>
        <w:proofErr w:type="gramStart"/>
        <w:r w:rsidRPr="007970A4">
          <w:rPr>
            <w:rStyle w:val="Hyperlink"/>
          </w:rPr>
          <w:t>all .RDLs</w:t>
        </w:r>
        <w:proofErr w:type="gramEnd"/>
      </w:hyperlink>
      <w:r>
        <w:t xml:space="preserve"> from the </w:t>
      </w:r>
      <w:r w:rsidR="007970A4">
        <w:t xml:space="preserve">retired </w:t>
      </w:r>
      <w:r>
        <w:t xml:space="preserve">report suite </w:t>
      </w:r>
      <w:r w:rsidR="007970A4">
        <w:t>in</w:t>
      </w:r>
      <w:r>
        <w:t xml:space="preserve"> the </w:t>
      </w:r>
      <w:r w:rsidRPr="007970A4">
        <w:rPr>
          <w:color w:val="4472C4" w:themeColor="accent5"/>
        </w:rPr>
        <w:t xml:space="preserve">_Back-Up Versions </w:t>
      </w:r>
      <w:r w:rsidR="007970A4">
        <w:t xml:space="preserve">folder of </w:t>
      </w:r>
      <w:r>
        <w:t xml:space="preserve">the HR Reporting QA </w:t>
      </w:r>
      <w:r w:rsidR="007970A4">
        <w:t>environment</w:t>
      </w:r>
      <w:r>
        <w:t xml:space="preserve">. </w:t>
      </w:r>
    </w:p>
    <w:p w14:paraId="3DEDA389" w14:textId="259DB3F8" w:rsidR="005A2D01" w:rsidRDefault="005A2D01" w:rsidP="005A2D01"/>
    <w:p w14:paraId="2E0E09F6" w14:textId="77777777" w:rsidR="007970A4" w:rsidRPr="004900B1" w:rsidRDefault="007970A4" w:rsidP="005A2D01"/>
    <w:p w14:paraId="1B538822" w14:textId="6C7DB513" w:rsidR="005A2D01" w:rsidRDefault="007970A4" w:rsidP="00CE6982">
      <w:pPr>
        <w:pStyle w:val="Heading5"/>
        <w:numPr>
          <w:ilvl w:val="0"/>
          <w:numId w:val="58"/>
        </w:numPr>
      </w:pPr>
      <w:r>
        <w:t>Delete active report folder</w:t>
      </w:r>
    </w:p>
    <w:p w14:paraId="6E9A522C" w14:textId="06FEF334" w:rsidR="00F81E07" w:rsidRDefault="007970A4" w:rsidP="005A2D01">
      <w:r>
        <w:t xml:space="preserve">Once you’ve archived </w:t>
      </w:r>
      <w:proofErr w:type="gramStart"/>
      <w:r>
        <w:t>the .RDLs</w:t>
      </w:r>
      <w:proofErr w:type="gramEnd"/>
      <w:r>
        <w:t xml:space="preserve"> for your retired report suite, return to the (now empty) active report folder. </w:t>
      </w:r>
      <w:r w:rsidR="00F81E07">
        <w:t>At the top of the screen, click “Manage folder”:</w:t>
      </w:r>
    </w:p>
    <w:p w14:paraId="314F4950" w14:textId="77777777" w:rsidR="00F81E07" w:rsidRDefault="00F81E07" w:rsidP="005A2D01"/>
    <w:p w14:paraId="49BC481F" w14:textId="77777777" w:rsidR="00F81E07" w:rsidRDefault="00F81E07" w:rsidP="00F81E07">
      <w:pPr>
        <w:jc w:val="center"/>
      </w:pPr>
      <w:r w:rsidRPr="00F81E07">
        <w:rPr>
          <w:noProof/>
          <w:lang w:eastAsia="en-GB"/>
        </w:rPr>
        <w:drawing>
          <wp:inline distT="0" distB="0" distL="0" distR="0" wp14:anchorId="45D887E0" wp14:editId="1EE1831B">
            <wp:extent cx="4210048" cy="387996"/>
            <wp:effectExtent l="19050" t="19050" r="19685" b="1206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225972" cy="389464"/>
                    </a:xfrm>
                    <a:prstGeom prst="rect">
                      <a:avLst/>
                    </a:prstGeom>
                    <a:ln>
                      <a:solidFill>
                        <a:schemeClr val="accent1"/>
                      </a:solidFill>
                    </a:ln>
                  </pic:spPr>
                </pic:pic>
              </a:graphicData>
            </a:graphic>
          </wp:inline>
        </w:drawing>
      </w:r>
    </w:p>
    <w:p w14:paraId="5727A0BB" w14:textId="77777777" w:rsidR="00F81E07" w:rsidRDefault="00F81E07" w:rsidP="005A2D01"/>
    <w:p w14:paraId="264E0D1D" w14:textId="77777777" w:rsidR="00F81E07" w:rsidRDefault="00F81E07" w:rsidP="005A2D01">
      <w:r>
        <w:t xml:space="preserve">You will be taken to the folder’s </w:t>
      </w:r>
      <w:r w:rsidRPr="00154D87">
        <w:rPr>
          <w:b/>
          <w:color w:val="7F7F7F" w:themeColor="text1" w:themeTint="80"/>
        </w:rPr>
        <w:t>Properties</w:t>
      </w:r>
      <w:r w:rsidRPr="00154D87">
        <w:rPr>
          <w:color w:val="7F7F7F" w:themeColor="text1" w:themeTint="80"/>
        </w:rPr>
        <w:t xml:space="preserve"> </w:t>
      </w:r>
      <w:r>
        <w:t>tab. Click “Delete”:</w:t>
      </w:r>
    </w:p>
    <w:p w14:paraId="1B59C996" w14:textId="77777777" w:rsidR="00F81E07" w:rsidRDefault="00F81E07" w:rsidP="005A2D01"/>
    <w:p w14:paraId="5E972DDF" w14:textId="77777777" w:rsidR="00F81E07" w:rsidRDefault="00F81E07" w:rsidP="00F81E07">
      <w:pPr>
        <w:jc w:val="center"/>
      </w:pPr>
      <w:r w:rsidRPr="00F81E07">
        <w:rPr>
          <w:noProof/>
          <w:lang w:eastAsia="en-GB"/>
        </w:rPr>
        <w:drawing>
          <wp:inline distT="0" distB="0" distL="0" distR="0" wp14:anchorId="4C6F5768" wp14:editId="66791E40">
            <wp:extent cx="2927348" cy="804624"/>
            <wp:effectExtent l="19050" t="19050" r="26035" b="1460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941375" cy="808480"/>
                    </a:xfrm>
                    <a:prstGeom prst="rect">
                      <a:avLst/>
                    </a:prstGeom>
                    <a:ln>
                      <a:solidFill>
                        <a:schemeClr val="accent1"/>
                      </a:solidFill>
                    </a:ln>
                  </pic:spPr>
                </pic:pic>
              </a:graphicData>
            </a:graphic>
          </wp:inline>
        </w:drawing>
      </w:r>
    </w:p>
    <w:p w14:paraId="68C7AE8F" w14:textId="77777777" w:rsidR="00F81E07" w:rsidRDefault="00F81E07" w:rsidP="00F81E07"/>
    <w:p w14:paraId="4F808907" w14:textId="77777777" w:rsidR="00F81E07" w:rsidRDefault="00F81E07" w:rsidP="00F81E07"/>
    <w:p w14:paraId="1115ACA9" w14:textId="77777777" w:rsidR="00F81E07" w:rsidRDefault="00F81E07" w:rsidP="00F81E07">
      <w:r>
        <w:lastRenderedPageBreak/>
        <w:t>A warning message will appear, asking you to confirm your decision. Click “Delete” again to delete the folder from the folder hierarchy:</w:t>
      </w:r>
    </w:p>
    <w:p w14:paraId="078D7E14" w14:textId="77777777" w:rsidR="00F81E07" w:rsidRDefault="00F81E07" w:rsidP="00F81E07"/>
    <w:p w14:paraId="5A2A7EF6" w14:textId="77777777" w:rsidR="00F81E07" w:rsidRDefault="00F81E07" w:rsidP="00F81E07">
      <w:pPr>
        <w:jc w:val="center"/>
      </w:pPr>
      <w:r w:rsidRPr="00F81E07">
        <w:rPr>
          <w:noProof/>
          <w:lang w:eastAsia="en-GB"/>
        </w:rPr>
        <w:drawing>
          <wp:inline distT="0" distB="0" distL="0" distR="0" wp14:anchorId="4F8A658D" wp14:editId="0B66A612">
            <wp:extent cx="4290612" cy="1117600"/>
            <wp:effectExtent l="19050" t="19050" r="15240" b="2540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296972" cy="1119257"/>
                    </a:xfrm>
                    <a:prstGeom prst="rect">
                      <a:avLst/>
                    </a:prstGeom>
                    <a:ln>
                      <a:solidFill>
                        <a:schemeClr val="accent1"/>
                      </a:solidFill>
                    </a:ln>
                  </pic:spPr>
                </pic:pic>
              </a:graphicData>
            </a:graphic>
          </wp:inline>
        </w:drawing>
      </w:r>
    </w:p>
    <w:p w14:paraId="4FA4F623" w14:textId="14C9C372" w:rsidR="005A2D01" w:rsidRDefault="005A2D01" w:rsidP="005939DA"/>
    <w:p w14:paraId="1B5B9C4C" w14:textId="77777777" w:rsidR="007970A4" w:rsidRDefault="007970A4" w:rsidP="005939DA"/>
    <w:p w14:paraId="06837FA0" w14:textId="7D640870" w:rsidR="00F81E07" w:rsidRDefault="007970A4" w:rsidP="00CE6982">
      <w:pPr>
        <w:pStyle w:val="Heading5"/>
        <w:numPr>
          <w:ilvl w:val="0"/>
          <w:numId w:val="58"/>
        </w:numPr>
      </w:pPr>
      <w:r>
        <w:t>Update the</w:t>
      </w:r>
      <w:r w:rsidR="00F81E07">
        <w:t xml:space="preserve"> report folder properties</w:t>
      </w:r>
    </w:p>
    <w:p w14:paraId="7DC3C79B" w14:textId="3DA0C751" w:rsidR="00F81E07" w:rsidRDefault="00F81E07" w:rsidP="00F81E07">
      <w:r>
        <w:t>Now that</w:t>
      </w:r>
      <w:r w:rsidR="00DF0D1C">
        <w:t xml:space="preserve"> you’ve archived the .RDL files and deleted the active report folder,</w:t>
      </w:r>
      <w:r>
        <w:t xml:space="preserve"> you need to make a note on the </w:t>
      </w:r>
      <w:r w:rsidR="00DF0D1C">
        <w:t>report suite’s archive</w:t>
      </w:r>
      <w:r>
        <w:t xml:space="preserve"> folder, indicating that it contains a retired report. At the top of the screen, click “Manage folder”:</w:t>
      </w:r>
    </w:p>
    <w:p w14:paraId="0999537D" w14:textId="75351840" w:rsidR="00DF0D1C" w:rsidRDefault="00DF0D1C" w:rsidP="00F81E07">
      <w:pPr>
        <w:jc w:val="center"/>
        <w:rPr>
          <w:noProof/>
          <w:lang w:eastAsia="en-GB"/>
        </w:rPr>
      </w:pPr>
    </w:p>
    <w:p w14:paraId="19796510" w14:textId="67F0527C" w:rsidR="00F81E07" w:rsidRDefault="00F81E07" w:rsidP="00F81E07">
      <w:pPr>
        <w:jc w:val="center"/>
      </w:pPr>
      <w:r w:rsidRPr="00F81E07">
        <w:rPr>
          <w:noProof/>
          <w:lang w:eastAsia="en-GB"/>
        </w:rPr>
        <w:drawing>
          <wp:inline distT="0" distB="0" distL="0" distR="0" wp14:anchorId="4EF207C4" wp14:editId="7290411A">
            <wp:extent cx="4209415" cy="331668"/>
            <wp:effectExtent l="19050" t="19050" r="19685" b="1143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t="14505"/>
                    <a:stretch/>
                  </pic:blipFill>
                  <pic:spPr bwMode="auto">
                    <a:xfrm>
                      <a:off x="0" y="0"/>
                      <a:ext cx="4225972" cy="332973"/>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126C604" w14:textId="77777777" w:rsidR="00F81E07" w:rsidRDefault="00F81E07" w:rsidP="00F81E07">
      <w:pPr>
        <w:pStyle w:val="NoSpacing"/>
      </w:pPr>
    </w:p>
    <w:p w14:paraId="278771EE" w14:textId="77777777" w:rsidR="00F81E07" w:rsidRDefault="00F81E07" w:rsidP="00F81E07">
      <w:r>
        <w:t xml:space="preserve">You will be taken to the folder’s </w:t>
      </w:r>
      <w:r w:rsidRPr="00F81E07">
        <w:rPr>
          <w:b/>
          <w:color w:val="7F7F7F" w:themeColor="text1" w:themeTint="80"/>
        </w:rPr>
        <w:t>Properties</w:t>
      </w:r>
      <w:r w:rsidRPr="00F81E07">
        <w:rPr>
          <w:color w:val="7F7F7F" w:themeColor="text1" w:themeTint="80"/>
        </w:rPr>
        <w:t xml:space="preserve"> </w:t>
      </w:r>
      <w:r>
        <w:t xml:space="preserve">tab. Amend the “Description” field with a note indicating that the report suite is retired, and the date that </w:t>
      </w:r>
      <w:proofErr w:type="gramStart"/>
      <w:r>
        <w:t>the .RDLs</w:t>
      </w:r>
      <w:proofErr w:type="gramEnd"/>
      <w:r>
        <w:t xml:space="preserve"> were archived. Include the OSM Change ID for reference:</w:t>
      </w:r>
    </w:p>
    <w:p w14:paraId="122A6F36" w14:textId="77777777" w:rsidR="00F81E07" w:rsidRDefault="00F81E07" w:rsidP="00F81E07"/>
    <w:p w14:paraId="00F9237E" w14:textId="77777777" w:rsidR="00F81E07" w:rsidRDefault="00F81E07" w:rsidP="00F81E07">
      <w:pPr>
        <w:jc w:val="center"/>
      </w:pPr>
      <w:r w:rsidRPr="00F81E07">
        <w:rPr>
          <w:noProof/>
          <w:lang w:eastAsia="en-GB"/>
        </w:rPr>
        <w:drawing>
          <wp:inline distT="0" distB="0" distL="0" distR="0" wp14:anchorId="22F68132" wp14:editId="65C719A7">
            <wp:extent cx="4255646" cy="1574800"/>
            <wp:effectExtent l="19050" t="19050" r="12065" b="2540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62747" cy="1577428"/>
                    </a:xfrm>
                    <a:prstGeom prst="rect">
                      <a:avLst/>
                    </a:prstGeom>
                    <a:ln>
                      <a:solidFill>
                        <a:schemeClr val="accent1"/>
                      </a:solidFill>
                    </a:ln>
                  </pic:spPr>
                </pic:pic>
              </a:graphicData>
            </a:graphic>
          </wp:inline>
        </w:drawing>
      </w:r>
    </w:p>
    <w:p w14:paraId="70D34714" w14:textId="77777777" w:rsidR="00F81E07" w:rsidRDefault="00F81E07" w:rsidP="00F81E07"/>
    <w:p w14:paraId="745AADD8" w14:textId="0F5FDB62" w:rsidR="00F81E07" w:rsidRDefault="00F81E07" w:rsidP="00F81E07">
      <w:r>
        <w:t>Click “Apply” to save your changes.</w:t>
      </w:r>
    </w:p>
    <w:p w14:paraId="6B6FE69C" w14:textId="4E342FF5" w:rsidR="00906CFA" w:rsidRDefault="00906CFA" w:rsidP="00F81E07"/>
    <w:p w14:paraId="0988DA39" w14:textId="77777777" w:rsidR="00906CFA" w:rsidRDefault="00906CFA" w:rsidP="00CE6982">
      <w:pPr>
        <w:pStyle w:val="Heading4"/>
      </w:pPr>
      <w:bookmarkStart w:id="124" w:name="_Toc99549625"/>
      <w:r>
        <w:t>LIVE environment</w:t>
      </w:r>
      <w:bookmarkEnd w:id="124"/>
    </w:p>
    <w:p w14:paraId="62287FFE" w14:textId="77777777" w:rsidR="00906CFA" w:rsidRDefault="00906CFA" w:rsidP="00CE6982">
      <w:pPr>
        <w:pStyle w:val="Heading5"/>
        <w:numPr>
          <w:ilvl w:val="0"/>
          <w:numId w:val="59"/>
        </w:numPr>
      </w:pPr>
      <w:r>
        <w:t>Delete report suite from LIVE environment</w:t>
      </w:r>
    </w:p>
    <w:p w14:paraId="46C31175" w14:textId="77777777" w:rsidR="00906CFA" w:rsidRDefault="00906CFA" w:rsidP="00906CFA">
      <w:r>
        <w:t xml:space="preserve">Once you’ve archived the retired report suite in the HR Reporting QA environment, you need to </w:t>
      </w:r>
      <w:r w:rsidRPr="00DF0D1C">
        <w:rPr>
          <w:b/>
          <w:color w:val="FF0000"/>
        </w:rPr>
        <w:t>delete</w:t>
      </w:r>
      <w:r w:rsidRPr="00DF0D1C">
        <w:rPr>
          <w:color w:val="FF0000"/>
        </w:rPr>
        <w:t xml:space="preserve"> </w:t>
      </w:r>
      <w:r>
        <w:t>it from the LIVE environment. Go to the live report folder and click “Manage folder” at the top of the screen:</w:t>
      </w:r>
    </w:p>
    <w:p w14:paraId="44819BB5" w14:textId="77777777" w:rsidR="00906CFA" w:rsidRDefault="00906CFA" w:rsidP="00906CFA"/>
    <w:p w14:paraId="3B3F3F4D" w14:textId="77777777" w:rsidR="00906CFA" w:rsidRDefault="00906CFA" w:rsidP="00906CFA">
      <w:pPr>
        <w:jc w:val="center"/>
      </w:pPr>
      <w:r w:rsidRPr="008868DA">
        <w:rPr>
          <w:noProof/>
          <w:lang w:eastAsia="en-GB"/>
        </w:rPr>
        <w:drawing>
          <wp:inline distT="0" distB="0" distL="0" distR="0" wp14:anchorId="6539E309" wp14:editId="78C7B3C5">
            <wp:extent cx="3981450" cy="307109"/>
            <wp:effectExtent l="19050" t="19050" r="19050" b="171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018720" cy="309984"/>
                    </a:xfrm>
                    <a:prstGeom prst="rect">
                      <a:avLst/>
                    </a:prstGeom>
                    <a:ln>
                      <a:solidFill>
                        <a:schemeClr val="accent1"/>
                      </a:solidFill>
                    </a:ln>
                  </pic:spPr>
                </pic:pic>
              </a:graphicData>
            </a:graphic>
          </wp:inline>
        </w:drawing>
      </w:r>
    </w:p>
    <w:p w14:paraId="046C50EE" w14:textId="77777777" w:rsidR="00906CFA" w:rsidRDefault="00906CFA" w:rsidP="00906CFA"/>
    <w:p w14:paraId="4A6979C6" w14:textId="77777777" w:rsidR="00906CFA" w:rsidRDefault="00906CFA" w:rsidP="00906CFA">
      <w:r>
        <w:t xml:space="preserve">You will be taken to the folder’s </w:t>
      </w:r>
      <w:r w:rsidRPr="00154D87">
        <w:rPr>
          <w:b/>
          <w:color w:val="7F7F7F" w:themeColor="text1" w:themeTint="80"/>
        </w:rPr>
        <w:t>Properties</w:t>
      </w:r>
      <w:r w:rsidRPr="00154D87">
        <w:rPr>
          <w:color w:val="7F7F7F" w:themeColor="text1" w:themeTint="80"/>
        </w:rPr>
        <w:t xml:space="preserve"> </w:t>
      </w:r>
      <w:r>
        <w:t>tab. Click “Delete”:</w:t>
      </w:r>
    </w:p>
    <w:p w14:paraId="4B718D6D" w14:textId="77777777" w:rsidR="00906CFA" w:rsidRDefault="00906CFA" w:rsidP="00906CFA"/>
    <w:p w14:paraId="5E4B6909" w14:textId="77777777" w:rsidR="00906CFA" w:rsidRDefault="00906CFA" w:rsidP="00906CFA">
      <w:pPr>
        <w:jc w:val="center"/>
      </w:pPr>
      <w:r w:rsidRPr="00F81E07">
        <w:rPr>
          <w:noProof/>
          <w:lang w:eastAsia="en-GB"/>
        </w:rPr>
        <w:drawing>
          <wp:inline distT="0" distB="0" distL="0" distR="0" wp14:anchorId="2048952A" wp14:editId="1B8F24D5">
            <wp:extent cx="2927348" cy="804624"/>
            <wp:effectExtent l="19050" t="19050" r="26035" b="14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941375" cy="808480"/>
                    </a:xfrm>
                    <a:prstGeom prst="rect">
                      <a:avLst/>
                    </a:prstGeom>
                    <a:ln>
                      <a:solidFill>
                        <a:schemeClr val="accent1"/>
                      </a:solidFill>
                    </a:ln>
                  </pic:spPr>
                </pic:pic>
              </a:graphicData>
            </a:graphic>
          </wp:inline>
        </w:drawing>
      </w:r>
    </w:p>
    <w:p w14:paraId="0E096154" w14:textId="77777777" w:rsidR="00906CFA" w:rsidRDefault="00906CFA" w:rsidP="00906CFA"/>
    <w:p w14:paraId="18E78BF0" w14:textId="77777777" w:rsidR="00906CFA" w:rsidRDefault="00906CFA" w:rsidP="00906CFA">
      <w:r>
        <w:lastRenderedPageBreak/>
        <w:t>A warning message will appear, asking you to confirm your decision. Click “Delete” again to delete the folder and all of its contents from the folder hierarchy:</w:t>
      </w:r>
    </w:p>
    <w:p w14:paraId="05F0476A" w14:textId="77777777" w:rsidR="00906CFA" w:rsidRDefault="00906CFA" w:rsidP="002F7267">
      <w:pPr>
        <w:jc w:val="center"/>
      </w:pPr>
    </w:p>
    <w:p w14:paraId="6DF05D16" w14:textId="77777777" w:rsidR="00906CFA" w:rsidRDefault="00906CFA" w:rsidP="00906CFA">
      <w:pPr>
        <w:jc w:val="center"/>
      </w:pPr>
      <w:r w:rsidRPr="00F81E07">
        <w:rPr>
          <w:noProof/>
          <w:lang w:eastAsia="en-GB"/>
        </w:rPr>
        <w:drawing>
          <wp:inline distT="0" distB="0" distL="0" distR="0" wp14:anchorId="5D84B82C" wp14:editId="479A640C">
            <wp:extent cx="4290612" cy="1117600"/>
            <wp:effectExtent l="19050" t="19050" r="15240" b="254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296972" cy="1119257"/>
                    </a:xfrm>
                    <a:prstGeom prst="rect">
                      <a:avLst/>
                    </a:prstGeom>
                    <a:ln>
                      <a:solidFill>
                        <a:schemeClr val="accent1"/>
                      </a:solidFill>
                    </a:ln>
                  </pic:spPr>
                </pic:pic>
              </a:graphicData>
            </a:graphic>
          </wp:inline>
        </w:drawing>
      </w:r>
    </w:p>
    <w:p w14:paraId="392FFBF2" w14:textId="77777777" w:rsidR="00906CFA" w:rsidRDefault="00906CFA" w:rsidP="00906CFA"/>
    <w:p w14:paraId="00E13C93" w14:textId="77777777" w:rsidR="00906CFA" w:rsidRDefault="00906CFA" w:rsidP="00906CFA"/>
    <w:p w14:paraId="5BDD75B8" w14:textId="77777777" w:rsidR="00906CFA" w:rsidRDefault="00906CFA" w:rsidP="00CE6982">
      <w:pPr>
        <w:pStyle w:val="Heading5"/>
        <w:numPr>
          <w:ilvl w:val="0"/>
          <w:numId w:val="59"/>
        </w:numPr>
      </w:pPr>
      <w:r>
        <w:t>Update the Live Reports Tracker</w:t>
      </w:r>
    </w:p>
    <w:p w14:paraId="59F9F507" w14:textId="77777777" w:rsidR="00906CFA" w:rsidRPr="009B2DE1" w:rsidRDefault="00906CFA" w:rsidP="00906CFA">
      <w:r>
        <w:t xml:space="preserve">Follow </w:t>
      </w:r>
      <w:hyperlink w:anchor="_Retired_reports" w:history="1">
        <w:r w:rsidRPr="00DF0D1C">
          <w:rPr>
            <w:rStyle w:val="Hyperlink"/>
          </w:rPr>
          <w:t>the process below</w:t>
        </w:r>
      </w:hyperlink>
      <w:r>
        <w:t xml:space="preserve"> to update the Live Reports Tracker spreadsheet to reflect the fact that the retired report is no longer part of the HR Reporting catalogue. </w:t>
      </w:r>
    </w:p>
    <w:p w14:paraId="432096CE" w14:textId="77777777" w:rsidR="00906CFA" w:rsidRDefault="00906CFA" w:rsidP="00F81E07"/>
    <w:p w14:paraId="1298FA3D" w14:textId="6097EAAA" w:rsidR="00F904F3" w:rsidRDefault="00F904F3" w:rsidP="00F81E07"/>
    <w:p w14:paraId="3F125F57" w14:textId="6FE24E91" w:rsidR="00906CFA" w:rsidRPr="0002217A" w:rsidRDefault="00906CFA" w:rsidP="00CE6982">
      <w:pPr>
        <w:pStyle w:val="Heading3"/>
      </w:pPr>
      <w:bookmarkStart w:id="125" w:name="_Retiring_individual_report(s)"/>
      <w:bookmarkStart w:id="126" w:name="_Retiring_individual_.RDL"/>
      <w:bookmarkStart w:id="127" w:name="_Toc99549626"/>
      <w:bookmarkEnd w:id="125"/>
      <w:bookmarkEnd w:id="126"/>
      <w:r w:rsidRPr="00A7051E">
        <w:t xml:space="preserve">Retiring </w:t>
      </w:r>
      <w:r w:rsidRPr="0002217A">
        <w:t xml:space="preserve">individual </w:t>
      </w:r>
      <w:r w:rsidR="00CE6982">
        <w:t>.RDL files</w:t>
      </w:r>
      <w:r w:rsidRPr="0002217A">
        <w:t xml:space="preserve"> within a </w:t>
      </w:r>
      <w:bookmarkEnd w:id="127"/>
      <w:r w:rsidR="00CE6982">
        <w:t>report suite</w:t>
      </w:r>
    </w:p>
    <w:p w14:paraId="442095EE" w14:textId="76FA4EDB" w:rsidR="00906CFA" w:rsidRPr="000C4F27" w:rsidRDefault="00906CFA" w:rsidP="00906CFA">
      <w:pPr>
        <w:rPr>
          <w:i/>
        </w:rPr>
      </w:pPr>
      <w:r w:rsidRPr="000C4F27">
        <w:rPr>
          <w:i/>
        </w:rPr>
        <w:t xml:space="preserve">Note, the steps below should be used where individual report(s) are being retired from a full report suite but other reports within the suite are remaining. If the full set of reports are being retired please follow </w:t>
      </w:r>
      <w:hyperlink w:anchor="_Retiring_a_full" w:history="1">
        <w:r w:rsidRPr="00906CFA">
          <w:rPr>
            <w:rStyle w:val="Hyperlink"/>
            <w:i/>
          </w:rPr>
          <w:t>the steps above</w:t>
        </w:r>
      </w:hyperlink>
      <w:r w:rsidRPr="000C4F27">
        <w:rPr>
          <w:i/>
        </w:rPr>
        <w:t>.</w:t>
      </w:r>
    </w:p>
    <w:p w14:paraId="6640BB92" w14:textId="77777777" w:rsidR="00906CFA" w:rsidRDefault="00906CFA" w:rsidP="00F81E07"/>
    <w:p w14:paraId="25D775C2" w14:textId="3D8A0CDB" w:rsidR="00F904F3" w:rsidRPr="00F904F3" w:rsidRDefault="00F904F3" w:rsidP="002F7267">
      <w:pPr>
        <w:pStyle w:val="Heading4"/>
      </w:pPr>
      <w:bookmarkStart w:id="128" w:name="_Toc99549627"/>
      <w:r>
        <w:t>QA env</w:t>
      </w:r>
      <w:r w:rsidR="00906CFA">
        <w:t>ironment</w:t>
      </w:r>
      <w:bookmarkEnd w:id="128"/>
      <w:r>
        <w:t xml:space="preserve"> </w:t>
      </w:r>
    </w:p>
    <w:p w14:paraId="5A191741" w14:textId="22178884" w:rsidR="00F904F3" w:rsidRDefault="00F904F3" w:rsidP="00CE6982">
      <w:pPr>
        <w:pStyle w:val="Heading5"/>
        <w:numPr>
          <w:ilvl w:val="0"/>
          <w:numId w:val="60"/>
        </w:numPr>
      </w:pPr>
      <w:r w:rsidRPr="00CE6982">
        <w:t xml:space="preserve"> </w:t>
      </w:r>
      <w:r>
        <w:t>Update the report properties</w:t>
      </w:r>
    </w:p>
    <w:p w14:paraId="7BDCEAD8" w14:textId="19A8EA7E" w:rsidR="00F904F3" w:rsidRDefault="00F904F3" w:rsidP="00CE6982">
      <w:r>
        <w:t xml:space="preserve">First, you need to make a note in the </w:t>
      </w:r>
      <w:r w:rsidR="00CE6982">
        <w:t>D</w:t>
      </w:r>
      <w:r>
        <w:t>escription</w:t>
      </w:r>
      <w:r w:rsidR="00CE6982">
        <w:t xml:space="preserve"> field for each individual .RDL file which is being retired from the active report suite.</w:t>
      </w:r>
      <w:r>
        <w:t xml:space="preserve"> of the latest version of the individual </w:t>
      </w:r>
      <w:r w:rsidR="00CE6982">
        <w:t>.RDL files</w:t>
      </w:r>
      <w:r>
        <w:t xml:space="preserve"> which are being retired. </w:t>
      </w:r>
    </w:p>
    <w:p w14:paraId="0C2B3AD8" w14:textId="77777777" w:rsidR="00CE6982" w:rsidRDefault="00CE6982" w:rsidP="00CE6982"/>
    <w:p w14:paraId="0C8129D1" w14:textId="1BE629E7" w:rsidR="00F904F3" w:rsidRDefault="00F904F3" w:rsidP="00CE6982">
      <w:r>
        <w:t>Navigate to</w:t>
      </w:r>
      <w:r w:rsidR="00CE6982">
        <w:t xml:space="preserve"> the report folder within the QA environment and select</w:t>
      </w:r>
      <w:r>
        <w:t xml:space="preserve"> the </w:t>
      </w:r>
      <w:r w:rsidR="00CE6982">
        <w:t xml:space="preserve">.RDL </w:t>
      </w:r>
      <w:r>
        <w:t>which is being retired</w:t>
      </w:r>
      <w:r w:rsidR="00CE6982">
        <w:t>. C</w:t>
      </w:r>
      <w:r>
        <w:t xml:space="preserve">lick on the ellipsis (…) </w:t>
      </w:r>
      <w:r w:rsidR="00CE6982">
        <w:t xml:space="preserve">next to </w:t>
      </w:r>
      <w:r>
        <w:t xml:space="preserve">the report </w:t>
      </w:r>
      <w:r w:rsidR="00CE6982">
        <w:t xml:space="preserve">name </w:t>
      </w:r>
      <w:r>
        <w:t>and select “Manage”:</w:t>
      </w:r>
    </w:p>
    <w:p w14:paraId="593813C4" w14:textId="77777777" w:rsidR="00CE6982" w:rsidRDefault="00CE6982" w:rsidP="00CE6982"/>
    <w:p w14:paraId="07898348" w14:textId="4F9B834E" w:rsidR="00F904F3" w:rsidRDefault="00F904F3" w:rsidP="002F7267">
      <w:pPr>
        <w:jc w:val="center"/>
      </w:pPr>
      <w:r>
        <w:rPr>
          <w:noProof/>
          <w:lang w:eastAsia="en-GB"/>
        </w:rPr>
        <w:drawing>
          <wp:inline distT="0" distB="0" distL="0" distR="0" wp14:anchorId="27CDDAB8" wp14:editId="6621848A">
            <wp:extent cx="2405575" cy="1798489"/>
            <wp:effectExtent l="19050" t="19050" r="1397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422664" cy="1811265"/>
                    </a:xfrm>
                    <a:prstGeom prst="rect">
                      <a:avLst/>
                    </a:prstGeom>
                    <a:ln>
                      <a:solidFill>
                        <a:schemeClr val="accent1"/>
                      </a:solidFill>
                    </a:ln>
                  </pic:spPr>
                </pic:pic>
              </a:graphicData>
            </a:graphic>
          </wp:inline>
        </w:drawing>
      </w:r>
    </w:p>
    <w:p w14:paraId="5BA45264" w14:textId="77777777" w:rsidR="002F7267" w:rsidRDefault="002F7267" w:rsidP="00CE6982"/>
    <w:p w14:paraId="231B4158" w14:textId="1569DABE" w:rsidR="002F7267" w:rsidRDefault="002F7267" w:rsidP="002F7267">
      <w:r>
        <w:t xml:space="preserve">You will be taken to the .RDL file’s </w:t>
      </w:r>
      <w:r w:rsidRPr="00F81E07">
        <w:rPr>
          <w:b/>
          <w:color w:val="7F7F7F" w:themeColor="text1" w:themeTint="80"/>
        </w:rPr>
        <w:t>Properties</w:t>
      </w:r>
      <w:r w:rsidRPr="00F81E07">
        <w:rPr>
          <w:color w:val="7F7F7F" w:themeColor="text1" w:themeTint="80"/>
        </w:rPr>
        <w:t xml:space="preserve"> </w:t>
      </w:r>
      <w:r>
        <w:t>tab. Amend the “Description” field with a note indicating that the .RDL file is retired, and the date that it was archived. Include the OSM Change ID for reference:</w:t>
      </w:r>
    </w:p>
    <w:p w14:paraId="7AE8E4D0" w14:textId="77777777" w:rsidR="002F7267" w:rsidRDefault="002F7267" w:rsidP="002F7267">
      <w:pPr>
        <w:jc w:val="center"/>
        <w:rPr>
          <w:noProof/>
          <w:lang w:eastAsia="en-GB"/>
        </w:rPr>
      </w:pPr>
    </w:p>
    <w:p w14:paraId="47004D39" w14:textId="7656CC4F" w:rsidR="00F904F3" w:rsidRDefault="00F904F3" w:rsidP="002F7267">
      <w:pPr>
        <w:jc w:val="center"/>
      </w:pPr>
      <w:r>
        <w:rPr>
          <w:noProof/>
          <w:lang w:eastAsia="en-GB"/>
        </w:rPr>
        <w:lastRenderedPageBreak/>
        <w:drawing>
          <wp:inline distT="0" distB="0" distL="0" distR="0" wp14:anchorId="2C9416FD" wp14:editId="2D17801B">
            <wp:extent cx="4735697" cy="1723293"/>
            <wp:effectExtent l="19050" t="19050" r="27305"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b="56541"/>
                    <a:stretch/>
                  </pic:blipFill>
                  <pic:spPr bwMode="auto">
                    <a:xfrm>
                      <a:off x="0" y="0"/>
                      <a:ext cx="4756006" cy="1730683"/>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E9D586B" w14:textId="42BCE0E7" w:rsidR="00F904F3" w:rsidRDefault="00F904F3" w:rsidP="00F904F3"/>
    <w:p w14:paraId="2555E3A1" w14:textId="74567CB9" w:rsidR="00F904F3" w:rsidRDefault="00F904F3" w:rsidP="00F904F3">
      <w:r>
        <w:t>Click “Apply” to save your changes.</w:t>
      </w:r>
      <w:r w:rsidR="002F7267">
        <w:t xml:space="preserve"> Repeat these steps for as </w:t>
      </w:r>
      <w:proofErr w:type="gramStart"/>
      <w:r w:rsidR="002F7267">
        <w:t>many .RDLs</w:t>
      </w:r>
      <w:proofErr w:type="gramEnd"/>
      <w:r w:rsidR="002F7267">
        <w:t xml:space="preserve"> within the report suite as you need to retire. </w:t>
      </w:r>
    </w:p>
    <w:p w14:paraId="34FBB84C" w14:textId="77777777" w:rsidR="002F7267" w:rsidRDefault="002F7267" w:rsidP="00F904F3"/>
    <w:p w14:paraId="46059282" w14:textId="77777777" w:rsidR="00F904F3" w:rsidRDefault="00F904F3" w:rsidP="00F81E07"/>
    <w:p w14:paraId="55CC2C48" w14:textId="754121F4" w:rsidR="008868DA" w:rsidRDefault="00906CFA" w:rsidP="002F7267">
      <w:pPr>
        <w:pStyle w:val="Heading4"/>
      </w:pPr>
      <w:bookmarkStart w:id="129" w:name="_Toc99549628"/>
      <w:r>
        <w:t>LIVE environment</w:t>
      </w:r>
      <w:bookmarkEnd w:id="129"/>
    </w:p>
    <w:p w14:paraId="209B3BA3" w14:textId="1E0289EF" w:rsidR="00906CFA" w:rsidRDefault="00906CFA" w:rsidP="002F7267">
      <w:pPr>
        <w:pStyle w:val="Heading5"/>
        <w:numPr>
          <w:ilvl w:val="0"/>
          <w:numId w:val="61"/>
        </w:numPr>
      </w:pPr>
      <w:r>
        <w:t>Delete .RDL file(s)</w:t>
      </w:r>
    </w:p>
    <w:p w14:paraId="7E4B9D79" w14:textId="535E7274" w:rsidR="00906CFA" w:rsidRDefault="00906CFA" w:rsidP="00906CFA">
      <w:r>
        <w:t xml:space="preserve">A back-up copy of the retired report will be archived in the HR Reporting QA environment, so there is no need to retain a version in the LIVE environment. You will therefore need to </w:t>
      </w:r>
      <w:r w:rsidRPr="00A048D8">
        <w:rPr>
          <w:b/>
          <w:color w:val="FF0000"/>
        </w:rPr>
        <w:t>delete</w:t>
      </w:r>
      <w:r w:rsidRPr="00A048D8">
        <w:rPr>
          <w:color w:val="FF0000"/>
        </w:rPr>
        <w:t xml:space="preserve"> </w:t>
      </w:r>
      <w:proofErr w:type="gramStart"/>
      <w:r>
        <w:t>any .RDLs</w:t>
      </w:r>
      <w:proofErr w:type="gramEnd"/>
      <w:r>
        <w:t xml:space="preserve"> which are being retired from the LIVE environment. </w:t>
      </w:r>
    </w:p>
    <w:p w14:paraId="35E5332D" w14:textId="77777777" w:rsidR="00906CFA" w:rsidRDefault="00906CFA" w:rsidP="00906CFA"/>
    <w:p w14:paraId="0F66993A" w14:textId="7B1E663C" w:rsidR="002F7267" w:rsidRDefault="00906CFA" w:rsidP="00906CFA">
      <w:pPr>
        <w:rPr>
          <w:noProof/>
          <w:lang w:eastAsia="en-GB"/>
        </w:rPr>
      </w:pPr>
      <w:r>
        <w:t>Go to the active report folder and select the .RDL file(s) you wish to retire. At the top of the screen, click “Delete”:</w:t>
      </w:r>
      <w:r w:rsidRPr="00906CFA">
        <w:rPr>
          <w:noProof/>
          <w:lang w:eastAsia="en-GB"/>
        </w:rPr>
        <w:t xml:space="preserve"> </w:t>
      </w:r>
    </w:p>
    <w:p w14:paraId="5844F7FE" w14:textId="77777777" w:rsidR="002F7267" w:rsidRDefault="002F7267" w:rsidP="00906CFA">
      <w:pPr>
        <w:rPr>
          <w:noProof/>
          <w:lang w:eastAsia="en-GB"/>
        </w:rPr>
      </w:pPr>
    </w:p>
    <w:p w14:paraId="299C74E1" w14:textId="1417B0B8" w:rsidR="00906CFA" w:rsidRDefault="00B57809" w:rsidP="00906CFA">
      <w:r>
        <w:rPr>
          <w:noProof/>
          <w:lang w:eastAsia="en-GB"/>
        </w:rPr>
        <w:drawing>
          <wp:inline distT="0" distB="0" distL="0" distR="0" wp14:anchorId="5E6F8F01" wp14:editId="47F39ADE">
            <wp:extent cx="5731510" cy="1882775"/>
            <wp:effectExtent l="19050" t="19050" r="21590" b="222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1882775"/>
                    </a:xfrm>
                    <a:prstGeom prst="rect">
                      <a:avLst/>
                    </a:prstGeom>
                    <a:ln>
                      <a:solidFill>
                        <a:schemeClr val="accent1"/>
                      </a:solidFill>
                    </a:ln>
                  </pic:spPr>
                </pic:pic>
              </a:graphicData>
            </a:graphic>
          </wp:inline>
        </w:drawing>
      </w:r>
      <w:r w:rsidR="00906CFA">
        <w:br/>
      </w:r>
      <w:r w:rsidR="00906CFA">
        <w:br/>
        <w:t xml:space="preserve">A warning message will </w:t>
      </w:r>
      <w:proofErr w:type="gramStart"/>
      <w:r w:rsidR="00906CFA">
        <w:t>appearing</w:t>
      </w:r>
      <w:proofErr w:type="gramEnd"/>
      <w:r w:rsidR="00906CFA">
        <w:t>, asking you to confirm y</w:t>
      </w:r>
      <w:r>
        <w:t>our decision to delete the .RDL(s)</w:t>
      </w:r>
      <w:r w:rsidR="00906CFA">
        <w:t>:</w:t>
      </w:r>
    </w:p>
    <w:p w14:paraId="6BE335CB" w14:textId="77777777" w:rsidR="002F7267" w:rsidRDefault="002F7267" w:rsidP="00906CFA"/>
    <w:p w14:paraId="1D178B90" w14:textId="0B1A57D1" w:rsidR="00906CFA" w:rsidRDefault="00B57809" w:rsidP="00906CFA">
      <w:pPr>
        <w:jc w:val="center"/>
      </w:pPr>
      <w:r w:rsidRPr="00B57809">
        <w:rPr>
          <w:noProof/>
          <w:lang w:eastAsia="en-GB"/>
        </w:rPr>
        <w:t xml:space="preserve">  </w:t>
      </w:r>
      <w:r>
        <w:rPr>
          <w:noProof/>
          <w:lang w:eastAsia="en-GB"/>
        </w:rPr>
        <w:drawing>
          <wp:inline distT="0" distB="0" distL="0" distR="0" wp14:anchorId="51905A4B" wp14:editId="1D5DE63B">
            <wp:extent cx="4314825" cy="1183637"/>
            <wp:effectExtent l="19050" t="19050" r="9525" b="171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362602" cy="1196743"/>
                    </a:xfrm>
                    <a:prstGeom prst="rect">
                      <a:avLst/>
                    </a:prstGeom>
                    <a:ln>
                      <a:solidFill>
                        <a:schemeClr val="accent1"/>
                      </a:solidFill>
                    </a:ln>
                  </pic:spPr>
                </pic:pic>
              </a:graphicData>
            </a:graphic>
          </wp:inline>
        </w:drawing>
      </w:r>
    </w:p>
    <w:p w14:paraId="2B51CF7B" w14:textId="77777777" w:rsidR="00906CFA" w:rsidRDefault="00906CFA" w:rsidP="00906CFA"/>
    <w:p w14:paraId="766C0D4C" w14:textId="002CC932" w:rsidR="002F7267" w:rsidRDefault="00906CFA" w:rsidP="00906CFA">
      <w:r>
        <w:t>Click “Yes” to proceed. The file</w:t>
      </w:r>
      <w:r w:rsidR="00B57809">
        <w:t>(s)</w:t>
      </w:r>
      <w:r>
        <w:t xml:space="preserve"> will be permanently deleted from the LIVE environment and</w:t>
      </w:r>
      <w:r w:rsidR="00B57809">
        <w:t xml:space="preserve"> only the </w:t>
      </w:r>
      <w:r w:rsidR="002F7267">
        <w:t>active .</w:t>
      </w:r>
      <w:r w:rsidR="00B57809">
        <w:t>RDL(s) within the report suite will remain:</w:t>
      </w:r>
      <w:r>
        <w:t xml:space="preserve"> </w:t>
      </w:r>
    </w:p>
    <w:p w14:paraId="6C587AA9" w14:textId="77777777" w:rsidR="002F7267" w:rsidRDefault="002F7267" w:rsidP="00906CFA">
      <w:pPr>
        <w:rPr>
          <w:noProof/>
          <w:lang w:eastAsia="en-GB"/>
        </w:rPr>
      </w:pPr>
    </w:p>
    <w:p w14:paraId="7C91760D" w14:textId="55C7C835" w:rsidR="00906CFA" w:rsidRDefault="00B57809" w:rsidP="000A6E1F">
      <w:pPr>
        <w:jc w:val="center"/>
      </w:pPr>
      <w:r>
        <w:rPr>
          <w:noProof/>
          <w:lang w:eastAsia="en-GB"/>
        </w:rPr>
        <w:lastRenderedPageBreak/>
        <w:drawing>
          <wp:inline distT="0" distB="0" distL="0" distR="0" wp14:anchorId="0ECF7389" wp14:editId="73931859">
            <wp:extent cx="3643532" cy="1670531"/>
            <wp:effectExtent l="19050" t="19050" r="14605" b="254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r="48675"/>
                    <a:stretch/>
                  </pic:blipFill>
                  <pic:spPr bwMode="auto">
                    <a:xfrm>
                      <a:off x="0" y="0"/>
                      <a:ext cx="3674750" cy="1684844"/>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36ABECA" w14:textId="6A30F353" w:rsidR="00906CFA" w:rsidRDefault="00906CFA" w:rsidP="00906CFA"/>
    <w:p w14:paraId="72F3A658" w14:textId="7D99161C" w:rsidR="000255C9" w:rsidRDefault="000255C9" w:rsidP="00906CFA"/>
    <w:p w14:paraId="74F22D4D" w14:textId="015A8B2C" w:rsidR="000255C9" w:rsidRDefault="000255C9" w:rsidP="00906CFA"/>
    <w:p w14:paraId="0999DB19" w14:textId="77777777" w:rsidR="000255C9" w:rsidRDefault="000255C9" w:rsidP="00906CFA"/>
    <w:p w14:paraId="07529449" w14:textId="42E1A78C" w:rsidR="008868DA" w:rsidRDefault="008868DA" w:rsidP="000255C9">
      <w:pPr>
        <w:pStyle w:val="Heading2"/>
      </w:pPr>
      <w:bookmarkStart w:id="130" w:name="_Updating_the_Live"/>
      <w:bookmarkStart w:id="131" w:name="_Toc99549629"/>
      <w:bookmarkEnd w:id="130"/>
      <w:r>
        <w:t>Updating the Live Reports Tracker</w:t>
      </w:r>
      <w:bookmarkEnd w:id="131"/>
    </w:p>
    <w:p w14:paraId="060F6B72" w14:textId="77777777" w:rsidR="008868DA" w:rsidRDefault="008868DA" w:rsidP="008868DA">
      <w:r>
        <w:t xml:space="preserve">The Live Reports Tracker is a spreadsheet maintained by the HR Functional Analysis team. It is used to allocate prefixes to new or renamed reports (e.g. TIMDEP01), and to record the location of each report suite within the HR Reporting folder hierarchy. </w:t>
      </w:r>
    </w:p>
    <w:p w14:paraId="1899AD5D" w14:textId="77777777" w:rsidR="008868DA" w:rsidRDefault="008868DA" w:rsidP="008868DA"/>
    <w:tbl>
      <w:tblPr>
        <w:tblW w:w="9045"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4"/>
        <w:gridCol w:w="8351"/>
      </w:tblGrid>
      <w:tr w:rsidR="008868DA" w:rsidRPr="00446439" w14:paraId="5E0681DB" w14:textId="77777777" w:rsidTr="005B05CE">
        <w:trPr>
          <w:trHeight w:hRule="exact" w:val="711"/>
        </w:trPr>
        <w:tc>
          <w:tcPr>
            <w:tcW w:w="694" w:type="dxa"/>
            <w:tcBorders>
              <w:top w:val="single" w:sz="4" w:space="0" w:color="BFBFBF"/>
              <w:bottom w:val="single" w:sz="4" w:space="0" w:color="BFBFBF"/>
              <w:right w:val="nil"/>
            </w:tcBorders>
            <w:shd w:val="clear" w:color="auto" w:fill="D9E2F3" w:themeFill="accent5" w:themeFillTint="33"/>
            <w:vAlign w:val="center"/>
          </w:tcPr>
          <w:p w14:paraId="5A9C7E0F" w14:textId="77777777" w:rsidR="008868DA" w:rsidRPr="00446439" w:rsidRDefault="008868DA" w:rsidP="005B05CE">
            <w:pPr>
              <w:rPr>
                <w:color w:val="404040" w:themeColor="text1" w:themeTint="BF"/>
              </w:rPr>
            </w:pPr>
            <w:r w:rsidRPr="00446439">
              <w:rPr>
                <w:noProof/>
                <w:color w:val="404040" w:themeColor="text1" w:themeTint="BF"/>
                <w:lang w:eastAsia="en-GB"/>
              </w:rPr>
              <w:drawing>
                <wp:inline distT="0" distB="0" distL="0" distR="0" wp14:anchorId="2D561C7D" wp14:editId="5B8FADFE">
                  <wp:extent cx="299078" cy="288000"/>
                  <wp:effectExtent l="0" t="0" r="0" b="0"/>
                  <wp:docPr id="117"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51" w:type="dxa"/>
            <w:tcBorders>
              <w:top w:val="single" w:sz="4" w:space="0" w:color="BFBFBF"/>
              <w:left w:val="nil"/>
              <w:bottom w:val="single" w:sz="4" w:space="0" w:color="BFBFBF"/>
            </w:tcBorders>
            <w:shd w:val="clear" w:color="auto" w:fill="D9E2F3" w:themeFill="accent5" w:themeFillTint="33"/>
            <w:vAlign w:val="center"/>
          </w:tcPr>
          <w:p w14:paraId="409CE4E8" w14:textId="471D0278" w:rsidR="008868DA" w:rsidRPr="00446439" w:rsidRDefault="008868DA" w:rsidP="005B05CE">
            <w:pPr>
              <w:rPr>
                <w:color w:val="404040" w:themeColor="text1" w:themeTint="BF"/>
                <w:szCs w:val="20"/>
              </w:rPr>
            </w:pPr>
            <w:r w:rsidRPr="0040584A">
              <w:rPr>
                <w:color w:val="404040" w:themeColor="text1" w:themeTint="BF"/>
              </w:rPr>
              <w:t>These steps are essential for all new report suites, but are rarely required for amended reports unless certain conditions are met.</w:t>
            </w:r>
            <w:r>
              <w:rPr>
                <w:b/>
                <w:color w:val="404040" w:themeColor="text1" w:themeTint="BF"/>
              </w:rPr>
              <w:t xml:space="preserve"> </w:t>
            </w:r>
          </w:p>
        </w:tc>
      </w:tr>
    </w:tbl>
    <w:p w14:paraId="3AB085C7" w14:textId="77777777" w:rsidR="008868DA" w:rsidRDefault="008868DA" w:rsidP="008868DA"/>
    <w:p w14:paraId="2108E741" w14:textId="77777777" w:rsidR="008868DA" w:rsidRDefault="008868DA" w:rsidP="00F91EE6">
      <w:pPr>
        <w:pStyle w:val="Heading3"/>
      </w:pPr>
      <w:bookmarkStart w:id="132" w:name="_New_reports"/>
      <w:bookmarkStart w:id="133" w:name="_Toc99549630"/>
      <w:bookmarkEnd w:id="132"/>
      <w:r>
        <w:t>New reports</w:t>
      </w:r>
      <w:bookmarkEnd w:id="133"/>
    </w:p>
    <w:p w14:paraId="6D9C78C9" w14:textId="77777777" w:rsidR="008868DA" w:rsidRDefault="008868DA" w:rsidP="008868DA">
      <w:r>
        <w:t xml:space="preserve">If you have created a new report, you will need to assign it an appropriate prefix and determine where it will be filed in the HR Reporting folder hierarchy. </w:t>
      </w:r>
    </w:p>
    <w:p w14:paraId="26D29E7F" w14:textId="77777777" w:rsidR="008868DA" w:rsidRDefault="008868DA" w:rsidP="008868DA"/>
    <w:p w14:paraId="79174221" w14:textId="77777777" w:rsidR="008868DA" w:rsidRDefault="008868DA" w:rsidP="00F91EE6">
      <w:pPr>
        <w:pStyle w:val="Heading4"/>
        <w:numPr>
          <w:ilvl w:val="0"/>
          <w:numId w:val="26"/>
        </w:numPr>
      </w:pPr>
      <w:bookmarkStart w:id="134" w:name="_Assign_a_prefix"/>
      <w:bookmarkEnd w:id="134"/>
      <w:r>
        <w:t>Assign a prefix</w:t>
      </w:r>
    </w:p>
    <w:p w14:paraId="0C50DD95" w14:textId="77777777" w:rsidR="008868DA" w:rsidRDefault="008868DA" w:rsidP="008868DA">
      <w:r>
        <w:t>Report names are all prefixed with an alphanumeric code in the form “</w:t>
      </w:r>
      <w:r w:rsidRPr="004039C1">
        <w:rPr>
          <w:color w:val="4472C4" w:themeColor="accent5"/>
        </w:rPr>
        <w:t>XXX</w:t>
      </w:r>
      <w:r w:rsidRPr="004039C1">
        <w:rPr>
          <w:color w:val="FFC000" w:themeColor="accent4"/>
        </w:rPr>
        <w:t>YYY</w:t>
      </w:r>
      <w:r w:rsidRPr="004039C1">
        <w:rPr>
          <w:color w:val="FF0000"/>
        </w:rPr>
        <w:t>##</w:t>
      </w:r>
      <w:r>
        <w:t xml:space="preserve">”. This code contains the following information:  </w:t>
      </w:r>
    </w:p>
    <w:p w14:paraId="15515EB2" w14:textId="77777777" w:rsidR="008868DA" w:rsidRDefault="008868DA" w:rsidP="008868DA"/>
    <w:p w14:paraId="6DAA83AA" w14:textId="77777777" w:rsidR="008868DA" w:rsidRDefault="008868DA" w:rsidP="008868DA">
      <w:r w:rsidRPr="0040584A">
        <w:rPr>
          <w:noProof/>
          <w:lang w:eastAsia="en-GB"/>
        </w:rPr>
        <w:drawing>
          <wp:inline distT="0" distB="0" distL="0" distR="0" wp14:anchorId="3212C729" wp14:editId="156F3A3A">
            <wp:extent cx="5315223" cy="1206562"/>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315223" cy="1206562"/>
                    </a:xfrm>
                    <a:prstGeom prst="rect">
                      <a:avLst/>
                    </a:prstGeom>
                  </pic:spPr>
                </pic:pic>
              </a:graphicData>
            </a:graphic>
          </wp:inline>
        </w:drawing>
      </w:r>
    </w:p>
    <w:p w14:paraId="418A0905" w14:textId="77777777" w:rsidR="008868DA" w:rsidRDefault="008868DA" w:rsidP="008868DA"/>
    <w:p w14:paraId="6788CCD2" w14:textId="77777777" w:rsidR="008868DA" w:rsidRDefault="008868DA" w:rsidP="008868DA">
      <w:r>
        <w:t>The “</w:t>
      </w:r>
      <w:r w:rsidRPr="004039C1">
        <w:rPr>
          <w:color w:val="4472C4" w:themeColor="accent5"/>
        </w:rPr>
        <w:t>XXX</w:t>
      </w:r>
      <w:r>
        <w:t xml:space="preserve">” segment of the code indicates the report’s primary data source – for example, a personnel report will draw the majority of its data from the Personnel tables in the PeopleXD database, while a payroll report will draw the majority of its data from the Payroll tables in the PeopleXD database. </w:t>
      </w:r>
    </w:p>
    <w:p w14:paraId="0626837D" w14:textId="77777777" w:rsidR="008868DA" w:rsidRDefault="008868DA" w:rsidP="008868DA"/>
    <w:p w14:paraId="0E8EF4CE" w14:textId="77777777" w:rsidR="008868DA" w:rsidRDefault="008868DA" w:rsidP="008868DA">
      <w:r>
        <w:t>The “</w:t>
      </w:r>
      <w:r w:rsidRPr="004039C1">
        <w:rPr>
          <w:color w:val="FFC000" w:themeColor="accent4"/>
        </w:rPr>
        <w:t>YYY</w:t>
      </w:r>
      <w:r>
        <w:t xml:space="preserve">” segment of the code indicates the report’s primary audience – for example, a personnel report will be mainly run by departments, while a pensions report will be mainly run by the Pensions Office. </w:t>
      </w:r>
    </w:p>
    <w:p w14:paraId="1D5244A0" w14:textId="77777777" w:rsidR="008868DA" w:rsidRDefault="008868DA" w:rsidP="008868DA"/>
    <w:p w14:paraId="781F7408" w14:textId="77777777" w:rsidR="008868DA" w:rsidRDefault="008868DA" w:rsidP="008868DA">
      <w:r>
        <w:t>The “</w:t>
      </w:r>
      <w:r w:rsidRPr="004039C1">
        <w:rPr>
          <w:color w:val="FF0000"/>
        </w:rPr>
        <w:t>##</w:t>
      </w:r>
      <w:r>
        <w:t xml:space="preserve">” segment of the code indicates the type of data the report contains: </w:t>
      </w:r>
    </w:p>
    <w:p w14:paraId="69B342CD" w14:textId="77777777" w:rsidR="008868DA" w:rsidRDefault="008868DA" w:rsidP="008868DA"/>
    <w:p w14:paraId="1D16A1E5" w14:textId="77777777" w:rsidR="008868DA" w:rsidRDefault="008868DA" w:rsidP="008868DA">
      <w:pPr>
        <w:pStyle w:val="ListParagraph"/>
        <w:numPr>
          <w:ilvl w:val="0"/>
          <w:numId w:val="20"/>
        </w:numPr>
      </w:pPr>
      <w:r>
        <w:t>Current data: data from the database as it is today (e.g. “PERDEP01 Staff in Post”)</w:t>
      </w:r>
    </w:p>
    <w:p w14:paraId="084D857E" w14:textId="77777777" w:rsidR="008868DA" w:rsidRDefault="008868DA" w:rsidP="008868DA">
      <w:pPr>
        <w:pStyle w:val="ListParagraph"/>
        <w:numPr>
          <w:ilvl w:val="0"/>
          <w:numId w:val="20"/>
        </w:numPr>
      </w:pPr>
      <w:r>
        <w:t>Monthly reporting data: data from a given point in time, or from a certain date range (e.g. “PERDEP20 Monthly Personnel Changes”)</w:t>
      </w:r>
    </w:p>
    <w:p w14:paraId="2106E833" w14:textId="77777777" w:rsidR="008868DA" w:rsidRDefault="008868DA" w:rsidP="008868DA">
      <w:pPr>
        <w:pStyle w:val="ListParagraph"/>
        <w:numPr>
          <w:ilvl w:val="0"/>
          <w:numId w:val="20"/>
        </w:numPr>
      </w:pPr>
      <w:r>
        <w:lastRenderedPageBreak/>
        <w:t>Tracking data: data that is used to monitor various processes across the University (e.g. “PERDEP41 Immigration and Right to Work”)</w:t>
      </w:r>
    </w:p>
    <w:p w14:paraId="2106B390" w14:textId="77777777" w:rsidR="008868DA" w:rsidRDefault="008868DA" w:rsidP="008868DA"/>
    <w:p w14:paraId="19235649" w14:textId="77777777" w:rsidR="008868DA" w:rsidRDefault="008868DA" w:rsidP="008868DA">
      <w:r>
        <w:t xml:space="preserve">See the prefix allocation key below – this is also present in the Live Reports Tracker. </w:t>
      </w:r>
    </w:p>
    <w:p w14:paraId="7BB1E01E" w14:textId="549E4EA4" w:rsidR="008868DA" w:rsidRDefault="008868DA" w:rsidP="008868DA"/>
    <w:tbl>
      <w:tblPr>
        <w:tblW w:w="0" w:type="auto"/>
        <w:tblCellMar>
          <w:left w:w="57" w:type="dxa"/>
          <w:right w:w="57" w:type="dxa"/>
        </w:tblCellMar>
        <w:tblLook w:val="04A0" w:firstRow="1" w:lastRow="0" w:firstColumn="1" w:lastColumn="0" w:noHBand="0" w:noVBand="1"/>
      </w:tblPr>
      <w:tblGrid>
        <w:gridCol w:w="804"/>
        <w:gridCol w:w="1085"/>
        <w:gridCol w:w="534"/>
        <w:gridCol w:w="3026"/>
        <w:gridCol w:w="675"/>
        <w:gridCol w:w="2846"/>
      </w:tblGrid>
      <w:tr w:rsidR="008868DA" w:rsidRPr="00D939F6" w14:paraId="1BB8E9E6" w14:textId="77777777" w:rsidTr="005B05CE">
        <w:trPr>
          <w:trHeight w:val="310"/>
        </w:trPr>
        <w:tc>
          <w:tcPr>
            <w:tcW w:w="0" w:type="auto"/>
            <w:gridSpan w:val="6"/>
            <w:tcBorders>
              <w:top w:val="single" w:sz="4" w:space="0" w:color="auto"/>
              <w:left w:val="single" w:sz="4" w:space="0" w:color="auto"/>
              <w:bottom w:val="single" w:sz="4" w:space="0" w:color="auto"/>
              <w:right w:val="single" w:sz="4" w:space="0" w:color="000000"/>
            </w:tcBorders>
            <w:shd w:val="clear" w:color="000000" w:fill="9EE1F8"/>
            <w:noWrap/>
            <w:vAlign w:val="center"/>
            <w:hideMark/>
          </w:tcPr>
          <w:p w14:paraId="71EFE88A" w14:textId="77777777" w:rsidR="008868DA" w:rsidRPr="00D939F6" w:rsidRDefault="008868DA" w:rsidP="005B05CE">
            <w:pPr>
              <w:jc w:val="center"/>
              <w:rPr>
                <w:rFonts w:ascii="Arial" w:hAnsi="Arial" w:cs="Arial"/>
                <w:b/>
                <w:bCs/>
                <w:color w:val="000000"/>
                <w:lang w:eastAsia="en-GB"/>
              </w:rPr>
            </w:pPr>
            <w:r w:rsidRPr="00D939F6">
              <w:rPr>
                <w:rFonts w:ascii="Arial" w:hAnsi="Arial" w:cs="Arial"/>
                <w:b/>
                <w:bCs/>
                <w:color w:val="000000"/>
                <w:lang w:eastAsia="en-GB"/>
              </w:rPr>
              <w:t>Prefix key = Data Source + Audience + Report Type</w:t>
            </w:r>
          </w:p>
        </w:tc>
      </w:tr>
      <w:tr w:rsidR="008868DA" w:rsidRPr="00D939F6" w14:paraId="6A32ADDB" w14:textId="77777777" w:rsidTr="005B05CE">
        <w:trPr>
          <w:trHeight w:val="280"/>
        </w:trPr>
        <w:tc>
          <w:tcPr>
            <w:tcW w:w="0" w:type="auto"/>
            <w:gridSpan w:val="2"/>
            <w:tcBorders>
              <w:top w:val="single" w:sz="4" w:space="0" w:color="auto"/>
              <w:left w:val="single" w:sz="4" w:space="0" w:color="auto"/>
              <w:bottom w:val="single" w:sz="4" w:space="0" w:color="auto"/>
              <w:right w:val="single" w:sz="4" w:space="0" w:color="000000"/>
            </w:tcBorders>
            <w:shd w:val="clear" w:color="000000" w:fill="89C9F8"/>
            <w:noWrap/>
            <w:vAlign w:val="center"/>
            <w:hideMark/>
          </w:tcPr>
          <w:p w14:paraId="1FF1E876" w14:textId="77777777" w:rsidR="008868DA" w:rsidRPr="00D939F6" w:rsidRDefault="008868DA" w:rsidP="005B05CE">
            <w:pPr>
              <w:jc w:val="center"/>
              <w:rPr>
                <w:rFonts w:ascii="Arial" w:hAnsi="Arial" w:cs="Arial"/>
                <w:b/>
                <w:bCs/>
                <w:sz w:val="18"/>
                <w:szCs w:val="22"/>
                <w:lang w:eastAsia="en-GB"/>
              </w:rPr>
            </w:pPr>
            <w:r w:rsidRPr="00D939F6">
              <w:rPr>
                <w:rFonts w:ascii="Arial" w:hAnsi="Arial" w:cs="Arial"/>
                <w:b/>
                <w:bCs/>
                <w:sz w:val="18"/>
                <w:szCs w:val="22"/>
                <w:lang w:eastAsia="en-GB"/>
              </w:rPr>
              <w:t>Primary Data Source</w:t>
            </w:r>
          </w:p>
        </w:tc>
        <w:tc>
          <w:tcPr>
            <w:tcW w:w="0" w:type="auto"/>
            <w:gridSpan w:val="2"/>
            <w:tcBorders>
              <w:top w:val="single" w:sz="4" w:space="0" w:color="auto"/>
              <w:left w:val="nil"/>
              <w:bottom w:val="single" w:sz="4" w:space="0" w:color="auto"/>
              <w:right w:val="single" w:sz="4" w:space="0" w:color="000000"/>
            </w:tcBorders>
            <w:shd w:val="clear" w:color="000000" w:fill="FFFF66"/>
            <w:noWrap/>
            <w:vAlign w:val="center"/>
            <w:hideMark/>
          </w:tcPr>
          <w:p w14:paraId="1E6FAA6C" w14:textId="77777777" w:rsidR="008868DA" w:rsidRPr="00D939F6" w:rsidRDefault="008868DA" w:rsidP="005B05CE">
            <w:pPr>
              <w:jc w:val="center"/>
              <w:rPr>
                <w:rFonts w:ascii="Arial" w:hAnsi="Arial" w:cs="Arial"/>
                <w:b/>
                <w:bCs/>
                <w:color w:val="000000"/>
                <w:sz w:val="18"/>
                <w:szCs w:val="22"/>
                <w:lang w:eastAsia="en-GB"/>
              </w:rPr>
            </w:pPr>
            <w:r w:rsidRPr="00D939F6">
              <w:rPr>
                <w:rFonts w:ascii="Arial" w:hAnsi="Arial" w:cs="Arial"/>
                <w:b/>
                <w:bCs/>
                <w:color w:val="000000"/>
                <w:sz w:val="18"/>
                <w:szCs w:val="22"/>
                <w:lang w:eastAsia="en-GB"/>
              </w:rPr>
              <w:t>Primary Audience</w:t>
            </w:r>
          </w:p>
        </w:tc>
        <w:tc>
          <w:tcPr>
            <w:tcW w:w="0" w:type="auto"/>
            <w:gridSpan w:val="2"/>
            <w:tcBorders>
              <w:top w:val="single" w:sz="4" w:space="0" w:color="auto"/>
              <w:left w:val="nil"/>
              <w:bottom w:val="single" w:sz="4" w:space="0" w:color="auto"/>
              <w:right w:val="single" w:sz="4" w:space="0" w:color="000000"/>
            </w:tcBorders>
            <w:shd w:val="clear" w:color="000000" w:fill="F78D7B"/>
            <w:noWrap/>
            <w:vAlign w:val="center"/>
            <w:hideMark/>
          </w:tcPr>
          <w:p w14:paraId="3CE9A383" w14:textId="77777777" w:rsidR="008868DA" w:rsidRPr="00D939F6" w:rsidRDefault="008868DA" w:rsidP="005B05CE">
            <w:pPr>
              <w:jc w:val="center"/>
              <w:rPr>
                <w:rFonts w:ascii="Arial" w:hAnsi="Arial" w:cs="Arial"/>
                <w:b/>
                <w:bCs/>
                <w:sz w:val="18"/>
                <w:szCs w:val="22"/>
                <w:lang w:eastAsia="en-GB"/>
              </w:rPr>
            </w:pPr>
            <w:r w:rsidRPr="00D939F6">
              <w:rPr>
                <w:rFonts w:ascii="Arial" w:hAnsi="Arial" w:cs="Arial"/>
                <w:b/>
                <w:bCs/>
                <w:sz w:val="18"/>
                <w:szCs w:val="22"/>
                <w:lang w:eastAsia="en-GB"/>
              </w:rPr>
              <w:t>Report type</w:t>
            </w:r>
          </w:p>
        </w:tc>
      </w:tr>
      <w:tr w:rsidR="008868DA" w:rsidRPr="00D939F6" w14:paraId="03FC41C7" w14:textId="77777777" w:rsidTr="005B05CE">
        <w:trPr>
          <w:trHeight w:val="280"/>
        </w:trPr>
        <w:tc>
          <w:tcPr>
            <w:tcW w:w="0" w:type="auto"/>
            <w:tcBorders>
              <w:top w:val="nil"/>
              <w:left w:val="single" w:sz="4" w:space="0" w:color="auto"/>
              <w:bottom w:val="single" w:sz="4" w:space="0" w:color="auto"/>
              <w:right w:val="single" w:sz="4" w:space="0" w:color="auto"/>
            </w:tcBorders>
            <w:shd w:val="clear" w:color="000000" w:fill="89C9F8"/>
            <w:noWrap/>
            <w:vAlign w:val="center"/>
            <w:hideMark/>
          </w:tcPr>
          <w:p w14:paraId="35449F86"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HRINFO</w:t>
            </w:r>
          </w:p>
        </w:tc>
        <w:tc>
          <w:tcPr>
            <w:tcW w:w="0" w:type="auto"/>
            <w:tcBorders>
              <w:top w:val="nil"/>
              <w:left w:val="nil"/>
              <w:bottom w:val="single" w:sz="4" w:space="0" w:color="auto"/>
              <w:right w:val="single" w:sz="4" w:space="0" w:color="auto"/>
            </w:tcBorders>
            <w:shd w:val="clear" w:color="auto" w:fill="auto"/>
            <w:noWrap/>
            <w:vAlign w:val="center"/>
            <w:hideMark/>
          </w:tcPr>
          <w:p w14:paraId="24A89FEA"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HESA</w:t>
            </w:r>
          </w:p>
        </w:tc>
        <w:tc>
          <w:tcPr>
            <w:tcW w:w="0" w:type="auto"/>
            <w:tcBorders>
              <w:top w:val="nil"/>
              <w:left w:val="nil"/>
              <w:bottom w:val="single" w:sz="4" w:space="0" w:color="auto"/>
              <w:right w:val="single" w:sz="4" w:space="0" w:color="auto"/>
            </w:tcBorders>
            <w:shd w:val="clear" w:color="000000" w:fill="FFFF66"/>
            <w:noWrap/>
            <w:vAlign w:val="center"/>
            <w:hideMark/>
          </w:tcPr>
          <w:p w14:paraId="740B8B61" w14:textId="77777777" w:rsidR="008868DA" w:rsidRPr="00D939F6" w:rsidRDefault="008868DA" w:rsidP="005B05CE">
            <w:pPr>
              <w:rPr>
                <w:rFonts w:ascii="Arial" w:hAnsi="Arial" w:cs="Arial"/>
                <w:b/>
                <w:bCs/>
                <w:color w:val="000000"/>
                <w:sz w:val="18"/>
                <w:szCs w:val="22"/>
                <w:lang w:eastAsia="en-GB"/>
              </w:rPr>
            </w:pPr>
            <w:r w:rsidRPr="00D939F6">
              <w:rPr>
                <w:rFonts w:ascii="Arial" w:hAnsi="Arial" w:cs="Arial"/>
                <w:b/>
                <w:bCs/>
                <w:color w:val="000000"/>
                <w:sz w:val="18"/>
                <w:szCs w:val="22"/>
                <w:lang w:eastAsia="en-GB"/>
              </w:rPr>
              <w:t>CTR</w:t>
            </w:r>
          </w:p>
        </w:tc>
        <w:tc>
          <w:tcPr>
            <w:tcW w:w="0" w:type="auto"/>
            <w:tcBorders>
              <w:top w:val="nil"/>
              <w:left w:val="nil"/>
              <w:bottom w:val="single" w:sz="4" w:space="0" w:color="auto"/>
              <w:right w:val="single" w:sz="4" w:space="0" w:color="auto"/>
            </w:tcBorders>
            <w:shd w:val="clear" w:color="auto" w:fill="auto"/>
            <w:noWrap/>
            <w:vAlign w:val="center"/>
            <w:hideMark/>
          </w:tcPr>
          <w:p w14:paraId="79EEEAFE"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Central teams</w:t>
            </w:r>
          </w:p>
        </w:tc>
        <w:tc>
          <w:tcPr>
            <w:tcW w:w="0" w:type="auto"/>
            <w:tcBorders>
              <w:top w:val="nil"/>
              <w:left w:val="nil"/>
              <w:bottom w:val="single" w:sz="4" w:space="0" w:color="auto"/>
              <w:right w:val="single" w:sz="4" w:space="0" w:color="auto"/>
            </w:tcBorders>
            <w:shd w:val="clear" w:color="000000" w:fill="F78D7B"/>
            <w:noWrap/>
            <w:vAlign w:val="center"/>
            <w:hideMark/>
          </w:tcPr>
          <w:p w14:paraId="5DB9FBB2"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0-19</w:t>
            </w:r>
          </w:p>
        </w:tc>
        <w:tc>
          <w:tcPr>
            <w:tcW w:w="0" w:type="auto"/>
            <w:tcBorders>
              <w:top w:val="nil"/>
              <w:left w:val="nil"/>
              <w:bottom w:val="single" w:sz="4" w:space="0" w:color="auto"/>
              <w:right w:val="single" w:sz="4" w:space="0" w:color="auto"/>
            </w:tcBorders>
            <w:shd w:val="clear" w:color="auto" w:fill="auto"/>
            <w:noWrap/>
            <w:vAlign w:val="center"/>
            <w:hideMark/>
          </w:tcPr>
          <w:p w14:paraId="42F9CB62"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Current data reports</w:t>
            </w:r>
          </w:p>
        </w:tc>
      </w:tr>
      <w:tr w:rsidR="008868DA" w:rsidRPr="00D939F6" w14:paraId="410CBF64" w14:textId="77777777" w:rsidTr="005B05CE">
        <w:trPr>
          <w:trHeight w:val="360"/>
        </w:trPr>
        <w:tc>
          <w:tcPr>
            <w:tcW w:w="0" w:type="auto"/>
            <w:tcBorders>
              <w:top w:val="nil"/>
              <w:left w:val="single" w:sz="4" w:space="0" w:color="auto"/>
              <w:bottom w:val="single" w:sz="4" w:space="0" w:color="auto"/>
              <w:right w:val="single" w:sz="4" w:space="0" w:color="auto"/>
            </w:tcBorders>
            <w:shd w:val="clear" w:color="000000" w:fill="89C9F8"/>
            <w:noWrap/>
            <w:vAlign w:val="center"/>
            <w:hideMark/>
          </w:tcPr>
          <w:p w14:paraId="7F74143B"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PAY</w:t>
            </w:r>
          </w:p>
        </w:tc>
        <w:tc>
          <w:tcPr>
            <w:tcW w:w="0" w:type="auto"/>
            <w:tcBorders>
              <w:top w:val="nil"/>
              <w:left w:val="nil"/>
              <w:bottom w:val="single" w:sz="4" w:space="0" w:color="auto"/>
              <w:right w:val="single" w:sz="4" w:space="0" w:color="auto"/>
            </w:tcBorders>
            <w:shd w:val="clear" w:color="auto" w:fill="auto"/>
            <w:noWrap/>
            <w:vAlign w:val="center"/>
            <w:hideMark/>
          </w:tcPr>
          <w:p w14:paraId="23390A54"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Payroll</w:t>
            </w:r>
          </w:p>
        </w:tc>
        <w:tc>
          <w:tcPr>
            <w:tcW w:w="0" w:type="auto"/>
            <w:tcBorders>
              <w:top w:val="nil"/>
              <w:left w:val="nil"/>
              <w:bottom w:val="single" w:sz="4" w:space="0" w:color="auto"/>
              <w:right w:val="single" w:sz="4" w:space="0" w:color="auto"/>
            </w:tcBorders>
            <w:shd w:val="clear" w:color="000000" w:fill="FFFF66"/>
            <w:noWrap/>
            <w:vAlign w:val="center"/>
            <w:hideMark/>
          </w:tcPr>
          <w:p w14:paraId="5E4E0BC2" w14:textId="77777777" w:rsidR="008868DA" w:rsidRPr="00D939F6" w:rsidRDefault="008868DA" w:rsidP="005B05CE">
            <w:pPr>
              <w:rPr>
                <w:rFonts w:ascii="Arial" w:hAnsi="Arial" w:cs="Arial"/>
                <w:b/>
                <w:bCs/>
                <w:color w:val="000000"/>
                <w:sz w:val="18"/>
                <w:szCs w:val="22"/>
                <w:lang w:eastAsia="en-GB"/>
              </w:rPr>
            </w:pPr>
            <w:r w:rsidRPr="00D939F6">
              <w:rPr>
                <w:rFonts w:ascii="Arial" w:hAnsi="Arial" w:cs="Arial"/>
                <w:b/>
                <w:bCs/>
                <w:color w:val="000000"/>
                <w:sz w:val="18"/>
                <w:szCs w:val="22"/>
                <w:lang w:eastAsia="en-GB"/>
              </w:rPr>
              <w:t>DEP</w:t>
            </w:r>
          </w:p>
        </w:tc>
        <w:tc>
          <w:tcPr>
            <w:tcW w:w="0" w:type="auto"/>
            <w:tcBorders>
              <w:top w:val="nil"/>
              <w:left w:val="nil"/>
              <w:bottom w:val="single" w:sz="4" w:space="0" w:color="auto"/>
              <w:right w:val="single" w:sz="4" w:space="0" w:color="auto"/>
            </w:tcBorders>
            <w:shd w:val="clear" w:color="auto" w:fill="auto"/>
            <w:noWrap/>
            <w:vAlign w:val="center"/>
            <w:hideMark/>
          </w:tcPr>
          <w:p w14:paraId="73260A1C"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Departmental administrators</w:t>
            </w:r>
          </w:p>
        </w:tc>
        <w:tc>
          <w:tcPr>
            <w:tcW w:w="0" w:type="auto"/>
            <w:tcBorders>
              <w:top w:val="nil"/>
              <w:left w:val="nil"/>
              <w:bottom w:val="single" w:sz="4" w:space="0" w:color="auto"/>
              <w:right w:val="single" w:sz="4" w:space="0" w:color="auto"/>
            </w:tcBorders>
            <w:shd w:val="clear" w:color="000000" w:fill="F78D7B"/>
            <w:noWrap/>
            <w:vAlign w:val="center"/>
            <w:hideMark/>
          </w:tcPr>
          <w:p w14:paraId="155EBEF3"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20 - 39</w:t>
            </w:r>
          </w:p>
        </w:tc>
        <w:tc>
          <w:tcPr>
            <w:tcW w:w="0" w:type="auto"/>
            <w:tcBorders>
              <w:top w:val="nil"/>
              <w:left w:val="nil"/>
              <w:bottom w:val="single" w:sz="4" w:space="0" w:color="auto"/>
              <w:right w:val="single" w:sz="4" w:space="0" w:color="auto"/>
            </w:tcBorders>
            <w:shd w:val="clear" w:color="auto" w:fill="auto"/>
            <w:noWrap/>
            <w:vAlign w:val="center"/>
            <w:hideMark/>
          </w:tcPr>
          <w:p w14:paraId="6ED01D9B"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Point in time or date-range reports</w:t>
            </w:r>
          </w:p>
        </w:tc>
      </w:tr>
      <w:tr w:rsidR="008868DA" w:rsidRPr="00D939F6" w14:paraId="3C765D41" w14:textId="77777777" w:rsidTr="005B05CE">
        <w:trPr>
          <w:trHeight w:val="290"/>
        </w:trPr>
        <w:tc>
          <w:tcPr>
            <w:tcW w:w="0" w:type="auto"/>
            <w:tcBorders>
              <w:top w:val="nil"/>
              <w:left w:val="single" w:sz="4" w:space="0" w:color="auto"/>
              <w:bottom w:val="single" w:sz="4" w:space="0" w:color="auto"/>
              <w:right w:val="single" w:sz="4" w:space="0" w:color="auto"/>
            </w:tcBorders>
            <w:shd w:val="clear" w:color="000000" w:fill="89C9F8"/>
            <w:noWrap/>
            <w:vAlign w:val="center"/>
            <w:hideMark/>
          </w:tcPr>
          <w:p w14:paraId="21173160"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PEN</w:t>
            </w:r>
          </w:p>
        </w:tc>
        <w:tc>
          <w:tcPr>
            <w:tcW w:w="0" w:type="auto"/>
            <w:tcBorders>
              <w:top w:val="nil"/>
              <w:left w:val="nil"/>
              <w:bottom w:val="single" w:sz="4" w:space="0" w:color="auto"/>
              <w:right w:val="single" w:sz="4" w:space="0" w:color="auto"/>
            </w:tcBorders>
            <w:shd w:val="clear" w:color="auto" w:fill="auto"/>
            <w:noWrap/>
            <w:vAlign w:val="center"/>
            <w:hideMark/>
          </w:tcPr>
          <w:p w14:paraId="11CE05BF"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Pensions</w:t>
            </w:r>
          </w:p>
        </w:tc>
        <w:tc>
          <w:tcPr>
            <w:tcW w:w="0" w:type="auto"/>
            <w:tcBorders>
              <w:top w:val="nil"/>
              <w:left w:val="nil"/>
              <w:bottom w:val="single" w:sz="4" w:space="0" w:color="auto"/>
              <w:right w:val="single" w:sz="4" w:space="0" w:color="auto"/>
            </w:tcBorders>
            <w:shd w:val="clear" w:color="000000" w:fill="FFFF66"/>
            <w:noWrap/>
            <w:vAlign w:val="center"/>
            <w:hideMark/>
          </w:tcPr>
          <w:p w14:paraId="27BF2A02" w14:textId="77777777" w:rsidR="008868DA" w:rsidRPr="00D939F6" w:rsidRDefault="008868DA" w:rsidP="005B05CE">
            <w:pPr>
              <w:rPr>
                <w:rFonts w:ascii="Arial" w:hAnsi="Arial" w:cs="Arial"/>
                <w:b/>
                <w:bCs/>
                <w:color w:val="000000"/>
                <w:sz w:val="18"/>
                <w:szCs w:val="22"/>
                <w:lang w:eastAsia="en-GB"/>
              </w:rPr>
            </w:pPr>
            <w:r w:rsidRPr="00D939F6">
              <w:rPr>
                <w:rFonts w:ascii="Arial" w:hAnsi="Arial" w:cs="Arial"/>
                <w:b/>
                <w:bCs/>
                <w:color w:val="000000"/>
                <w:sz w:val="18"/>
                <w:szCs w:val="22"/>
                <w:lang w:eastAsia="en-GB"/>
              </w:rPr>
              <w:t>LIN</w:t>
            </w:r>
          </w:p>
        </w:tc>
        <w:tc>
          <w:tcPr>
            <w:tcW w:w="0" w:type="auto"/>
            <w:tcBorders>
              <w:top w:val="nil"/>
              <w:left w:val="nil"/>
              <w:bottom w:val="single" w:sz="4" w:space="0" w:color="auto"/>
              <w:right w:val="single" w:sz="4" w:space="0" w:color="auto"/>
            </w:tcBorders>
            <w:shd w:val="clear" w:color="auto" w:fill="auto"/>
            <w:noWrap/>
            <w:vAlign w:val="center"/>
            <w:hideMark/>
          </w:tcPr>
          <w:p w14:paraId="6BBB5C5A"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xml:space="preserve">Linacre College </w:t>
            </w:r>
          </w:p>
        </w:tc>
        <w:tc>
          <w:tcPr>
            <w:tcW w:w="0" w:type="auto"/>
            <w:tcBorders>
              <w:top w:val="nil"/>
              <w:left w:val="nil"/>
              <w:bottom w:val="single" w:sz="4" w:space="0" w:color="auto"/>
              <w:right w:val="single" w:sz="4" w:space="0" w:color="auto"/>
            </w:tcBorders>
            <w:shd w:val="clear" w:color="000000" w:fill="F78D7B"/>
            <w:noWrap/>
            <w:vAlign w:val="center"/>
            <w:hideMark/>
          </w:tcPr>
          <w:p w14:paraId="0DD2C96E"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40 - 89</w:t>
            </w:r>
          </w:p>
        </w:tc>
        <w:tc>
          <w:tcPr>
            <w:tcW w:w="0" w:type="auto"/>
            <w:tcBorders>
              <w:top w:val="nil"/>
              <w:left w:val="nil"/>
              <w:bottom w:val="single" w:sz="4" w:space="0" w:color="auto"/>
              <w:right w:val="single" w:sz="4" w:space="0" w:color="auto"/>
            </w:tcBorders>
            <w:shd w:val="clear" w:color="auto" w:fill="auto"/>
            <w:noWrap/>
            <w:vAlign w:val="center"/>
            <w:hideMark/>
          </w:tcPr>
          <w:p w14:paraId="6A86479E"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Tracking/monitoring reports</w:t>
            </w:r>
          </w:p>
        </w:tc>
      </w:tr>
      <w:tr w:rsidR="008868DA" w:rsidRPr="00D939F6" w14:paraId="2D12DEE4" w14:textId="77777777" w:rsidTr="005B05CE">
        <w:trPr>
          <w:trHeight w:val="300"/>
        </w:trPr>
        <w:tc>
          <w:tcPr>
            <w:tcW w:w="0" w:type="auto"/>
            <w:tcBorders>
              <w:top w:val="nil"/>
              <w:left w:val="single" w:sz="4" w:space="0" w:color="auto"/>
              <w:bottom w:val="single" w:sz="4" w:space="0" w:color="auto"/>
              <w:right w:val="single" w:sz="4" w:space="0" w:color="auto"/>
            </w:tcBorders>
            <w:shd w:val="clear" w:color="000000" w:fill="89C9F8"/>
            <w:noWrap/>
            <w:vAlign w:val="center"/>
            <w:hideMark/>
          </w:tcPr>
          <w:p w14:paraId="23E44CD3"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PER</w:t>
            </w:r>
          </w:p>
        </w:tc>
        <w:tc>
          <w:tcPr>
            <w:tcW w:w="0" w:type="auto"/>
            <w:tcBorders>
              <w:top w:val="nil"/>
              <w:left w:val="nil"/>
              <w:bottom w:val="single" w:sz="4" w:space="0" w:color="auto"/>
              <w:right w:val="single" w:sz="4" w:space="0" w:color="auto"/>
            </w:tcBorders>
            <w:shd w:val="clear" w:color="auto" w:fill="auto"/>
            <w:noWrap/>
            <w:vAlign w:val="center"/>
            <w:hideMark/>
          </w:tcPr>
          <w:p w14:paraId="0863F5B3"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Personnel</w:t>
            </w:r>
          </w:p>
        </w:tc>
        <w:tc>
          <w:tcPr>
            <w:tcW w:w="0" w:type="auto"/>
            <w:tcBorders>
              <w:top w:val="nil"/>
              <w:left w:val="nil"/>
              <w:bottom w:val="single" w:sz="4" w:space="0" w:color="auto"/>
              <w:right w:val="single" w:sz="4" w:space="0" w:color="auto"/>
            </w:tcBorders>
            <w:shd w:val="clear" w:color="000000" w:fill="FFFF66"/>
            <w:noWrap/>
            <w:vAlign w:val="center"/>
            <w:hideMark/>
          </w:tcPr>
          <w:p w14:paraId="7DD58C98" w14:textId="77777777" w:rsidR="008868DA" w:rsidRPr="00D939F6" w:rsidRDefault="008868DA" w:rsidP="005B05CE">
            <w:pPr>
              <w:rPr>
                <w:rFonts w:ascii="Arial" w:hAnsi="Arial" w:cs="Arial"/>
                <w:b/>
                <w:bCs/>
                <w:color w:val="000000"/>
                <w:sz w:val="18"/>
                <w:szCs w:val="22"/>
                <w:lang w:eastAsia="en-GB"/>
              </w:rPr>
            </w:pPr>
            <w:r w:rsidRPr="00D939F6">
              <w:rPr>
                <w:rFonts w:ascii="Arial" w:hAnsi="Arial" w:cs="Arial"/>
                <w:b/>
                <w:bCs/>
                <w:color w:val="000000"/>
                <w:sz w:val="18"/>
                <w:szCs w:val="22"/>
                <w:lang w:eastAsia="en-GB"/>
              </w:rPr>
              <w:t>MGR</w:t>
            </w:r>
          </w:p>
        </w:tc>
        <w:tc>
          <w:tcPr>
            <w:tcW w:w="0" w:type="auto"/>
            <w:tcBorders>
              <w:top w:val="nil"/>
              <w:left w:val="nil"/>
              <w:bottom w:val="single" w:sz="4" w:space="0" w:color="auto"/>
              <w:right w:val="single" w:sz="4" w:space="0" w:color="auto"/>
            </w:tcBorders>
            <w:shd w:val="clear" w:color="auto" w:fill="auto"/>
            <w:noWrap/>
            <w:vAlign w:val="center"/>
            <w:hideMark/>
          </w:tcPr>
          <w:p w14:paraId="047FA8BF"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Payroll managers**</w:t>
            </w:r>
          </w:p>
        </w:tc>
        <w:tc>
          <w:tcPr>
            <w:tcW w:w="0" w:type="auto"/>
            <w:tcBorders>
              <w:top w:val="nil"/>
              <w:left w:val="nil"/>
              <w:bottom w:val="single" w:sz="4" w:space="0" w:color="auto"/>
              <w:right w:val="single" w:sz="4" w:space="0" w:color="auto"/>
            </w:tcBorders>
            <w:shd w:val="clear" w:color="000000" w:fill="F78D7B"/>
            <w:noWrap/>
            <w:vAlign w:val="center"/>
            <w:hideMark/>
          </w:tcPr>
          <w:p w14:paraId="30794EE0"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90+</w:t>
            </w:r>
          </w:p>
        </w:tc>
        <w:tc>
          <w:tcPr>
            <w:tcW w:w="0" w:type="auto"/>
            <w:tcBorders>
              <w:top w:val="nil"/>
              <w:left w:val="nil"/>
              <w:bottom w:val="single" w:sz="4" w:space="0" w:color="auto"/>
              <w:right w:val="single" w:sz="4" w:space="0" w:color="auto"/>
            </w:tcBorders>
            <w:shd w:val="clear" w:color="auto" w:fill="auto"/>
            <w:noWrap/>
            <w:vAlign w:val="center"/>
            <w:hideMark/>
          </w:tcPr>
          <w:p w14:paraId="38D3B6A6"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Project reports</w:t>
            </w:r>
          </w:p>
        </w:tc>
      </w:tr>
      <w:tr w:rsidR="008868DA" w:rsidRPr="00D939F6" w14:paraId="2E78886A" w14:textId="77777777" w:rsidTr="005B05CE">
        <w:trPr>
          <w:trHeight w:val="290"/>
        </w:trPr>
        <w:tc>
          <w:tcPr>
            <w:tcW w:w="0" w:type="auto"/>
            <w:tcBorders>
              <w:top w:val="nil"/>
              <w:left w:val="single" w:sz="4" w:space="0" w:color="auto"/>
              <w:bottom w:val="single" w:sz="4" w:space="0" w:color="auto"/>
              <w:right w:val="single" w:sz="4" w:space="0" w:color="auto"/>
            </w:tcBorders>
            <w:shd w:val="clear" w:color="000000" w:fill="89C9F8"/>
            <w:noWrap/>
            <w:vAlign w:val="center"/>
            <w:hideMark/>
          </w:tcPr>
          <w:p w14:paraId="47FD8979"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REC</w:t>
            </w:r>
          </w:p>
        </w:tc>
        <w:tc>
          <w:tcPr>
            <w:tcW w:w="0" w:type="auto"/>
            <w:tcBorders>
              <w:top w:val="nil"/>
              <w:left w:val="nil"/>
              <w:bottom w:val="single" w:sz="4" w:space="0" w:color="auto"/>
              <w:right w:val="single" w:sz="4" w:space="0" w:color="auto"/>
            </w:tcBorders>
            <w:shd w:val="clear" w:color="auto" w:fill="auto"/>
            <w:noWrap/>
            <w:vAlign w:val="center"/>
            <w:hideMark/>
          </w:tcPr>
          <w:p w14:paraId="648FCD15"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Recruitment</w:t>
            </w:r>
          </w:p>
        </w:tc>
        <w:tc>
          <w:tcPr>
            <w:tcW w:w="0" w:type="auto"/>
            <w:tcBorders>
              <w:top w:val="nil"/>
              <w:left w:val="nil"/>
              <w:bottom w:val="single" w:sz="4" w:space="0" w:color="auto"/>
              <w:right w:val="single" w:sz="4" w:space="0" w:color="auto"/>
            </w:tcBorders>
            <w:shd w:val="clear" w:color="000000" w:fill="FFFF66"/>
            <w:noWrap/>
            <w:vAlign w:val="center"/>
            <w:hideMark/>
          </w:tcPr>
          <w:p w14:paraId="7BBB8E92" w14:textId="77777777" w:rsidR="008868DA" w:rsidRPr="00D939F6" w:rsidRDefault="008868DA" w:rsidP="005B05CE">
            <w:pPr>
              <w:rPr>
                <w:rFonts w:ascii="Arial" w:hAnsi="Arial" w:cs="Arial"/>
                <w:b/>
                <w:bCs/>
                <w:color w:val="000000"/>
                <w:sz w:val="18"/>
                <w:szCs w:val="22"/>
                <w:lang w:eastAsia="en-GB"/>
              </w:rPr>
            </w:pPr>
            <w:r w:rsidRPr="00D939F6">
              <w:rPr>
                <w:rFonts w:ascii="Arial" w:hAnsi="Arial" w:cs="Arial"/>
                <w:b/>
                <w:bCs/>
                <w:color w:val="000000"/>
                <w:sz w:val="18"/>
                <w:szCs w:val="22"/>
                <w:lang w:eastAsia="en-GB"/>
              </w:rPr>
              <w:t>PAY</w:t>
            </w:r>
          </w:p>
        </w:tc>
        <w:tc>
          <w:tcPr>
            <w:tcW w:w="0" w:type="auto"/>
            <w:tcBorders>
              <w:top w:val="nil"/>
              <w:left w:val="nil"/>
              <w:bottom w:val="single" w:sz="4" w:space="0" w:color="auto"/>
              <w:right w:val="single" w:sz="4" w:space="0" w:color="auto"/>
            </w:tcBorders>
            <w:shd w:val="clear" w:color="auto" w:fill="auto"/>
            <w:noWrap/>
            <w:vAlign w:val="center"/>
            <w:hideMark/>
          </w:tcPr>
          <w:p w14:paraId="65595F1D"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Payroll team</w:t>
            </w:r>
          </w:p>
        </w:tc>
        <w:tc>
          <w:tcPr>
            <w:tcW w:w="0" w:type="auto"/>
            <w:tcBorders>
              <w:top w:val="nil"/>
              <w:left w:val="nil"/>
              <w:bottom w:val="single" w:sz="4" w:space="0" w:color="auto"/>
              <w:right w:val="single" w:sz="4" w:space="0" w:color="auto"/>
            </w:tcBorders>
            <w:shd w:val="clear" w:color="000000" w:fill="000000"/>
            <w:noWrap/>
            <w:vAlign w:val="center"/>
            <w:hideMark/>
          </w:tcPr>
          <w:p w14:paraId="30A2C0EA"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c>
          <w:tcPr>
            <w:tcW w:w="0" w:type="auto"/>
            <w:tcBorders>
              <w:top w:val="nil"/>
              <w:left w:val="nil"/>
              <w:bottom w:val="single" w:sz="4" w:space="0" w:color="auto"/>
              <w:right w:val="single" w:sz="4" w:space="0" w:color="auto"/>
            </w:tcBorders>
            <w:shd w:val="clear" w:color="000000" w:fill="000000"/>
            <w:noWrap/>
            <w:vAlign w:val="center"/>
            <w:hideMark/>
          </w:tcPr>
          <w:p w14:paraId="6ECFA1A1"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r>
      <w:tr w:rsidR="008868DA" w:rsidRPr="00D939F6" w14:paraId="49AFA5EB" w14:textId="77777777" w:rsidTr="005B05CE">
        <w:trPr>
          <w:trHeight w:val="280"/>
        </w:trPr>
        <w:tc>
          <w:tcPr>
            <w:tcW w:w="0" w:type="auto"/>
            <w:tcBorders>
              <w:top w:val="nil"/>
              <w:left w:val="single" w:sz="4" w:space="0" w:color="auto"/>
              <w:bottom w:val="single" w:sz="4" w:space="0" w:color="auto"/>
              <w:right w:val="single" w:sz="4" w:space="0" w:color="auto"/>
            </w:tcBorders>
            <w:shd w:val="clear" w:color="000000" w:fill="89C9F8"/>
            <w:noWrap/>
            <w:vAlign w:val="center"/>
            <w:hideMark/>
          </w:tcPr>
          <w:p w14:paraId="611605C6"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SEC</w:t>
            </w:r>
          </w:p>
        </w:tc>
        <w:tc>
          <w:tcPr>
            <w:tcW w:w="0" w:type="auto"/>
            <w:tcBorders>
              <w:top w:val="nil"/>
              <w:left w:val="nil"/>
              <w:bottom w:val="single" w:sz="4" w:space="0" w:color="auto"/>
              <w:right w:val="single" w:sz="4" w:space="0" w:color="auto"/>
            </w:tcBorders>
            <w:shd w:val="clear" w:color="auto" w:fill="auto"/>
            <w:noWrap/>
            <w:vAlign w:val="center"/>
            <w:hideMark/>
          </w:tcPr>
          <w:p w14:paraId="24E870C5"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Security</w:t>
            </w:r>
          </w:p>
        </w:tc>
        <w:tc>
          <w:tcPr>
            <w:tcW w:w="0" w:type="auto"/>
            <w:tcBorders>
              <w:top w:val="nil"/>
              <w:left w:val="nil"/>
              <w:bottom w:val="single" w:sz="4" w:space="0" w:color="auto"/>
              <w:right w:val="single" w:sz="4" w:space="0" w:color="auto"/>
            </w:tcBorders>
            <w:shd w:val="clear" w:color="000000" w:fill="FFFF66"/>
            <w:noWrap/>
            <w:vAlign w:val="center"/>
            <w:hideMark/>
          </w:tcPr>
          <w:p w14:paraId="043B085E" w14:textId="77777777" w:rsidR="008868DA" w:rsidRPr="00D939F6" w:rsidRDefault="008868DA" w:rsidP="005B05CE">
            <w:pPr>
              <w:rPr>
                <w:rFonts w:ascii="Arial" w:hAnsi="Arial" w:cs="Arial"/>
                <w:b/>
                <w:bCs/>
                <w:color w:val="000000"/>
                <w:sz w:val="18"/>
                <w:szCs w:val="22"/>
                <w:lang w:eastAsia="en-GB"/>
              </w:rPr>
            </w:pPr>
            <w:r w:rsidRPr="00D939F6">
              <w:rPr>
                <w:rFonts w:ascii="Arial" w:hAnsi="Arial" w:cs="Arial"/>
                <w:b/>
                <w:bCs/>
                <w:color w:val="000000"/>
                <w:sz w:val="18"/>
                <w:szCs w:val="22"/>
                <w:lang w:eastAsia="en-GB"/>
              </w:rPr>
              <w:t>PEN</w:t>
            </w:r>
          </w:p>
        </w:tc>
        <w:tc>
          <w:tcPr>
            <w:tcW w:w="0" w:type="auto"/>
            <w:tcBorders>
              <w:top w:val="nil"/>
              <w:left w:val="nil"/>
              <w:bottom w:val="single" w:sz="4" w:space="0" w:color="auto"/>
              <w:right w:val="single" w:sz="4" w:space="0" w:color="auto"/>
            </w:tcBorders>
            <w:shd w:val="clear" w:color="auto" w:fill="auto"/>
            <w:noWrap/>
            <w:vAlign w:val="center"/>
            <w:hideMark/>
          </w:tcPr>
          <w:p w14:paraId="67BCA69C"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Pensions team</w:t>
            </w:r>
          </w:p>
        </w:tc>
        <w:tc>
          <w:tcPr>
            <w:tcW w:w="0" w:type="auto"/>
            <w:tcBorders>
              <w:top w:val="nil"/>
              <w:left w:val="nil"/>
              <w:bottom w:val="single" w:sz="4" w:space="0" w:color="auto"/>
              <w:right w:val="single" w:sz="4" w:space="0" w:color="auto"/>
            </w:tcBorders>
            <w:shd w:val="clear" w:color="000000" w:fill="000000"/>
            <w:noWrap/>
            <w:vAlign w:val="center"/>
            <w:hideMark/>
          </w:tcPr>
          <w:p w14:paraId="4B508BCF"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c>
          <w:tcPr>
            <w:tcW w:w="0" w:type="auto"/>
            <w:tcBorders>
              <w:top w:val="nil"/>
              <w:left w:val="nil"/>
              <w:bottom w:val="single" w:sz="4" w:space="0" w:color="auto"/>
              <w:right w:val="single" w:sz="4" w:space="0" w:color="auto"/>
            </w:tcBorders>
            <w:shd w:val="clear" w:color="000000" w:fill="000000"/>
            <w:noWrap/>
            <w:vAlign w:val="center"/>
            <w:hideMark/>
          </w:tcPr>
          <w:p w14:paraId="6C105592"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r>
      <w:tr w:rsidR="008868DA" w:rsidRPr="00D939F6" w14:paraId="553E8995" w14:textId="77777777" w:rsidTr="005B05CE">
        <w:trPr>
          <w:trHeight w:val="280"/>
        </w:trPr>
        <w:tc>
          <w:tcPr>
            <w:tcW w:w="0" w:type="auto"/>
            <w:tcBorders>
              <w:top w:val="nil"/>
              <w:left w:val="single" w:sz="4" w:space="0" w:color="auto"/>
              <w:bottom w:val="single" w:sz="4" w:space="0" w:color="auto"/>
              <w:right w:val="single" w:sz="4" w:space="0" w:color="auto"/>
            </w:tcBorders>
            <w:shd w:val="clear" w:color="000000" w:fill="89C9F8"/>
            <w:noWrap/>
            <w:vAlign w:val="center"/>
            <w:hideMark/>
          </w:tcPr>
          <w:p w14:paraId="727D0727"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TRN</w:t>
            </w:r>
          </w:p>
        </w:tc>
        <w:tc>
          <w:tcPr>
            <w:tcW w:w="0" w:type="auto"/>
            <w:tcBorders>
              <w:top w:val="nil"/>
              <w:left w:val="nil"/>
              <w:bottom w:val="single" w:sz="4" w:space="0" w:color="auto"/>
              <w:right w:val="single" w:sz="4" w:space="0" w:color="auto"/>
            </w:tcBorders>
            <w:shd w:val="clear" w:color="auto" w:fill="auto"/>
            <w:noWrap/>
            <w:vAlign w:val="center"/>
            <w:hideMark/>
          </w:tcPr>
          <w:p w14:paraId="41885AC1"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Training</w:t>
            </w:r>
          </w:p>
        </w:tc>
        <w:tc>
          <w:tcPr>
            <w:tcW w:w="0" w:type="auto"/>
            <w:tcBorders>
              <w:top w:val="nil"/>
              <w:left w:val="nil"/>
              <w:bottom w:val="single" w:sz="4" w:space="0" w:color="auto"/>
              <w:right w:val="single" w:sz="4" w:space="0" w:color="auto"/>
            </w:tcBorders>
            <w:shd w:val="clear" w:color="000000" w:fill="FFFF66"/>
            <w:noWrap/>
            <w:vAlign w:val="center"/>
            <w:hideMark/>
          </w:tcPr>
          <w:p w14:paraId="270E740F" w14:textId="77777777" w:rsidR="008868DA" w:rsidRPr="00D939F6" w:rsidRDefault="008868DA" w:rsidP="005B05CE">
            <w:pPr>
              <w:rPr>
                <w:rFonts w:ascii="Arial" w:hAnsi="Arial" w:cs="Arial"/>
                <w:b/>
                <w:bCs/>
                <w:color w:val="000000"/>
                <w:sz w:val="18"/>
                <w:szCs w:val="22"/>
                <w:lang w:eastAsia="en-GB"/>
              </w:rPr>
            </w:pPr>
            <w:r w:rsidRPr="00D939F6">
              <w:rPr>
                <w:rFonts w:ascii="Arial" w:hAnsi="Arial" w:cs="Arial"/>
                <w:b/>
                <w:bCs/>
                <w:color w:val="000000"/>
                <w:sz w:val="18"/>
                <w:szCs w:val="22"/>
                <w:lang w:eastAsia="en-GB"/>
              </w:rPr>
              <w:t>SUP</w:t>
            </w:r>
          </w:p>
        </w:tc>
        <w:tc>
          <w:tcPr>
            <w:tcW w:w="0" w:type="auto"/>
            <w:tcBorders>
              <w:top w:val="nil"/>
              <w:left w:val="nil"/>
              <w:bottom w:val="single" w:sz="4" w:space="0" w:color="auto"/>
              <w:right w:val="single" w:sz="4" w:space="0" w:color="auto"/>
            </w:tcBorders>
            <w:shd w:val="clear" w:color="auto" w:fill="auto"/>
            <w:noWrap/>
            <w:vAlign w:val="center"/>
            <w:hideMark/>
          </w:tcPr>
          <w:p w14:paraId="70872409"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HRIS Support Centre</w:t>
            </w:r>
          </w:p>
        </w:tc>
        <w:tc>
          <w:tcPr>
            <w:tcW w:w="0" w:type="auto"/>
            <w:tcBorders>
              <w:top w:val="nil"/>
              <w:left w:val="nil"/>
              <w:bottom w:val="single" w:sz="4" w:space="0" w:color="auto"/>
              <w:right w:val="single" w:sz="4" w:space="0" w:color="auto"/>
            </w:tcBorders>
            <w:shd w:val="clear" w:color="000000" w:fill="000000"/>
            <w:noWrap/>
            <w:vAlign w:val="center"/>
            <w:hideMark/>
          </w:tcPr>
          <w:p w14:paraId="0B7E5D24"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c>
          <w:tcPr>
            <w:tcW w:w="0" w:type="auto"/>
            <w:tcBorders>
              <w:top w:val="nil"/>
              <w:left w:val="nil"/>
              <w:bottom w:val="single" w:sz="4" w:space="0" w:color="auto"/>
              <w:right w:val="single" w:sz="4" w:space="0" w:color="auto"/>
            </w:tcBorders>
            <w:shd w:val="clear" w:color="000000" w:fill="000000"/>
            <w:noWrap/>
            <w:vAlign w:val="center"/>
            <w:hideMark/>
          </w:tcPr>
          <w:p w14:paraId="09C7E8E7"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r>
      <w:tr w:rsidR="008868DA" w:rsidRPr="00D939F6" w14:paraId="696E636C" w14:textId="77777777" w:rsidTr="005B05CE">
        <w:trPr>
          <w:trHeight w:val="280"/>
        </w:trPr>
        <w:tc>
          <w:tcPr>
            <w:tcW w:w="0" w:type="auto"/>
            <w:tcBorders>
              <w:top w:val="nil"/>
              <w:left w:val="single" w:sz="4" w:space="0" w:color="auto"/>
              <w:bottom w:val="single" w:sz="4" w:space="0" w:color="auto"/>
              <w:right w:val="single" w:sz="4" w:space="0" w:color="auto"/>
            </w:tcBorders>
            <w:shd w:val="clear" w:color="000000" w:fill="000000"/>
            <w:noWrap/>
            <w:vAlign w:val="center"/>
            <w:hideMark/>
          </w:tcPr>
          <w:p w14:paraId="5B3104A6"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c>
          <w:tcPr>
            <w:tcW w:w="0" w:type="auto"/>
            <w:tcBorders>
              <w:top w:val="nil"/>
              <w:left w:val="nil"/>
              <w:bottom w:val="single" w:sz="4" w:space="0" w:color="auto"/>
              <w:right w:val="single" w:sz="4" w:space="0" w:color="auto"/>
            </w:tcBorders>
            <w:shd w:val="clear" w:color="000000" w:fill="000000"/>
            <w:noWrap/>
            <w:vAlign w:val="center"/>
            <w:hideMark/>
          </w:tcPr>
          <w:p w14:paraId="028C4740"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c>
          <w:tcPr>
            <w:tcW w:w="0" w:type="auto"/>
            <w:tcBorders>
              <w:top w:val="nil"/>
              <w:left w:val="nil"/>
              <w:bottom w:val="single" w:sz="4" w:space="0" w:color="auto"/>
              <w:right w:val="single" w:sz="4" w:space="0" w:color="auto"/>
            </w:tcBorders>
            <w:shd w:val="clear" w:color="000000" w:fill="FFFF66"/>
            <w:noWrap/>
            <w:vAlign w:val="center"/>
            <w:hideMark/>
          </w:tcPr>
          <w:p w14:paraId="5A9607CA" w14:textId="77777777" w:rsidR="008868DA" w:rsidRPr="00D939F6" w:rsidRDefault="008868DA" w:rsidP="005B05CE">
            <w:pPr>
              <w:rPr>
                <w:rFonts w:ascii="Arial" w:hAnsi="Arial" w:cs="Arial"/>
                <w:b/>
                <w:bCs/>
                <w:color w:val="000000"/>
                <w:sz w:val="18"/>
                <w:szCs w:val="22"/>
                <w:lang w:eastAsia="en-GB"/>
              </w:rPr>
            </w:pPr>
            <w:r w:rsidRPr="00D939F6">
              <w:rPr>
                <w:rFonts w:ascii="Arial" w:hAnsi="Arial" w:cs="Arial"/>
                <w:b/>
                <w:bCs/>
                <w:color w:val="000000"/>
                <w:sz w:val="18"/>
                <w:szCs w:val="22"/>
                <w:lang w:eastAsia="en-GB"/>
              </w:rPr>
              <w:t>X</w:t>
            </w:r>
          </w:p>
        </w:tc>
        <w:tc>
          <w:tcPr>
            <w:tcW w:w="0" w:type="auto"/>
            <w:tcBorders>
              <w:top w:val="nil"/>
              <w:left w:val="nil"/>
              <w:bottom w:val="single" w:sz="4" w:space="0" w:color="auto"/>
              <w:right w:val="single" w:sz="4" w:space="0" w:color="auto"/>
            </w:tcBorders>
            <w:shd w:val="clear" w:color="auto" w:fill="auto"/>
            <w:noWrap/>
            <w:vAlign w:val="center"/>
            <w:hideMark/>
          </w:tcPr>
          <w:p w14:paraId="48B5AA4D"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Reports developed for specific users</w:t>
            </w:r>
          </w:p>
        </w:tc>
        <w:tc>
          <w:tcPr>
            <w:tcW w:w="0" w:type="auto"/>
            <w:tcBorders>
              <w:top w:val="nil"/>
              <w:left w:val="nil"/>
              <w:bottom w:val="single" w:sz="4" w:space="0" w:color="auto"/>
              <w:right w:val="single" w:sz="4" w:space="0" w:color="auto"/>
            </w:tcBorders>
            <w:shd w:val="clear" w:color="000000" w:fill="000000"/>
            <w:noWrap/>
            <w:vAlign w:val="center"/>
            <w:hideMark/>
          </w:tcPr>
          <w:p w14:paraId="7C531540"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c>
          <w:tcPr>
            <w:tcW w:w="0" w:type="auto"/>
            <w:tcBorders>
              <w:top w:val="nil"/>
              <w:left w:val="nil"/>
              <w:bottom w:val="single" w:sz="4" w:space="0" w:color="auto"/>
              <w:right w:val="single" w:sz="4" w:space="0" w:color="auto"/>
            </w:tcBorders>
            <w:shd w:val="clear" w:color="000000" w:fill="000000"/>
            <w:noWrap/>
            <w:vAlign w:val="center"/>
            <w:hideMark/>
          </w:tcPr>
          <w:p w14:paraId="1A632AD1"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r>
    </w:tbl>
    <w:p w14:paraId="4AE91BB9" w14:textId="77777777" w:rsidR="008868DA" w:rsidRDefault="008868DA" w:rsidP="008868DA"/>
    <w:p w14:paraId="0C7F4473" w14:textId="1CE27126" w:rsidR="008868DA" w:rsidRDefault="008868DA" w:rsidP="008868DA">
      <w:r>
        <w:t xml:space="preserve">To assign a prefix to your new report suite, open the </w:t>
      </w:r>
      <w:hyperlink r:id="rId82" w:history="1">
        <w:r w:rsidRPr="008A40DF">
          <w:rPr>
            <w:rStyle w:val="Hyperlink"/>
          </w:rPr>
          <w:t>Live Reports Tracker</w:t>
        </w:r>
      </w:hyperlink>
      <w:r>
        <w:t xml:space="preserve"> and go to the </w:t>
      </w:r>
      <w:r w:rsidRPr="008A40DF">
        <w:rPr>
          <w:b/>
          <w:color w:val="7F7F7F" w:themeColor="text1" w:themeTint="80"/>
        </w:rPr>
        <w:t>Prefix Allocation</w:t>
      </w:r>
      <w:r>
        <w:t xml:space="preserve"> worksheet. This worksheet contains all the possible report prefixes available to choose from. Prefixes which are already in use are highlighted </w:t>
      </w:r>
      <w:r w:rsidRPr="003A55FE">
        <w:rPr>
          <w:b/>
          <w:highlight w:val="cyan"/>
        </w:rPr>
        <w:t>blue</w:t>
      </w:r>
      <w:r w:rsidR="004039C1">
        <w:t>.</w:t>
      </w:r>
    </w:p>
    <w:p w14:paraId="0971AEF2" w14:textId="77777777" w:rsidR="008868DA" w:rsidRDefault="008868DA" w:rsidP="008868DA"/>
    <w:p w14:paraId="6951321C" w14:textId="77777777" w:rsidR="008868DA" w:rsidRDefault="008868DA" w:rsidP="008868DA">
      <w:pPr>
        <w:jc w:val="center"/>
      </w:pPr>
      <w:r w:rsidRPr="003A55FE">
        <w:rPr>
          <w:noProof/>
          <w:lang w:eastAsia="en-GB"/>
        </w:rPr>
        <w:drawing>
          <wp:inline distT="0" distB="0" distL="0" distR="0" wp14:anchorId="67197DBD" wp14:editId="76735EEE">
            <wp:extent cx="3127359" cy="1681089"/>
            <wp:effectExtent l="19050" t="19050" r="16510" b="1460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171574" cy="1704856"/>
                    </a:xfrm>
                    <a:prstGeom prst="rect">
                      <a:avLst/>
                    </a:prstGeom>
                    <a:ln>
                      <a:solidFill>
                        <a:schemeClr val="accent1"/>
                      </a:solidFill>
                    </a:ln>
                  </pic:spPr>
                </pic:pic>
              </a:graphicData>
            </a:graphic>
          </wp:inline>
        </w:drawing>
      </w:r>
    </w:p>
    <w:p w14:paraId="6A041380" w14:textId="77777777" w:rsidR="008868DA" w:rsidRDefault="008868DA" w:rsidP="008868DA">
      <w:r w:rsidRPr="00F47C88">
        <w:rPr>
          <w:b/>
          <w:highlight w:val="cyan"/>
        </w:rPr>
        <w:t>Blue</w:t>
      </w:r>
      <w:r>
        <w:t xml:space="preserve"> cells all contain a comment which names the report to which the prefix is currently assigned. Hover over the cell to display the comment:</w:t>
      </w:r>
    </w:p>
    <w:p w14:paraId="396CFB54" w14:textId="77777777" w:rsidR="008868DA" w:rsidRDefault="008868DA" w:rsidP="008868DA"/>
    <w:p w14:paraId="24F29996" w14:textId="77777777" w:rsidR="008868DA" w:rsidRDefault="008868DA" w:rsidP="008868DA">
      <w:pPr>
        <w:jc w:val="center"/>
      </w:pPr>
      <w:r w:rsidRPr="003A55FE">
        <w:rPr>
          <w:noProof/>
          <w:lang w:eastAsia="en-GB"/>
        </w:rPr>
        <w:drawing>
          <wp:inline distT="0" distB="0" distL="0" distR="0" wp14:anchorId="1E33B24D" wp14:editId="404BFFCD">
            <wp:extent cx="2413000" cy="820420"/>
            <wp:effectExtent l="19050" t="19050" r="25400" b="1778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425480" cy="824663"/>
                    </a:xfrm>
                    <a:prstGeom prst="rect">
                      <a:avLst/>
                    </a:prstGeom>
                    <a:ln>
                      <a:solidFill>
                        <a:schemeClr val="accent1"/>
                      </a:solidFill>
                    </a:ln>
                  </pic:spPr>
                </pic:pic>
              </a:graphicData>
            </a:graphic>
          </wp:inline>
        </w:drawing>
      </w:r>
    </w:p>
    <w:p w14:paraId="09FAE1B1" w14:textId="77777777" w:rsidR="008868DA" w:rsidRDefault="008868DA" w:rsidP="008868DA"/>
    <w:p w14:paraId="78B100BD" w14:textId="77777777" w:rsidR="008868DA" w:rsidRDefault="008868DA" w:rsidP="008868DA">
      <w:r>
        <w:t>You will need to assign a prefix to your new report from the list of available prefixes.</w:t>
      </w:r>
    </w:p>
    <w:p w14:paraId="397650C4" w14:textId="77777777" w:rsidR="008868DA" w:rsidRDefault="008868DA" w:rsidP="008868DA"/>
    <w:tbl>
      <w:tblPr>
        <w:tblW w:w="8926"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703"/>
        <w:gridCol w:w="8223"/>
      </w:tblGrid>
      <w:tr w:rsidR="008868DA" w:rsidRPr="00446439" w14:paraId="204E2622" w14:textId="77777777" w:rsidTr="004039C1">
        <w:trPr>
          <w:trHeight w:hRule="exact" w:val="1261"/>
        </w:trPr>
        <w:tc>
          <w:tcPr>
            <w:tcW w:w="703" w:type="dxa"/>
            <w:tcBorders>
              <w:top w:val="single" w:sz="4" w:space="0" w:color="BFBFBF"/>
              <w:bottom w:val="single" w:sz="4" w:space="0" w:color="BFBFBF"/>
              <w:right w:val="nil"/>
            </w:tcBorders>
            <w:shd w:val="clear" w:color="auto" w:fill="D9E2F3" w:themeFill="accent5" w:themeFillTint="33"/>
            <w:vAlign w:val="center"/>
          </w:tcPr>
          <w:p w14:paraId="0B053DA8" w14:textId="77777777" w:rsidR="008868DA" w:rsidRPr="00446439" w:rsidRDefault="008868DA" w:rsidP="005B05CE">
            <w:pPr>
              <w:rPr>
                <w:color w:val="404040" w:themeColor="text1" w:themeTint="BF"/>
              </w:rPr>
            </w:pPr>
            <w:r w:rsidRPr="00446439">
              <w:rPr>
                <w:noProof/>
                <w:color w:val="404040" w:themeColor="text1" w:themeTint="BF"/>
                <w:lang w:eastAsia="en-GB"/>
              </w:rPr>
              <w:drawing>
                <wp:inline distT="0" distB="0" distL="0" distR="0" wp14:anchorId="3EA12E6B" wp14:editId="487E9BA2">
                  <wp:extent cx="299078" cy="288000"/>
                  <wp:effectExtent l="0" t="0" r="0" b="0"/>
                  <wp:docPr id="121"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23" w:type="dxa"/>
            <w:tcBorders>
              <w:top w:val="single" w:sz="4" w:space="0" w:color="BFBFBF"/>
              <w:left w:val="nil"/>
              <w:bottom w:val="single" w:sz="4" w:space="0" w:color="BFBFBF"/>
            </w:tcBorders>
            <w:shd w:val="clear" w:color="auto" w:fill="D9E2F3" w:themeFill="accent5" w:themeFillTint="33"/>
            <w:vAlign w:val="center"/>
          </w:tcPr>
          <w:p w14:paraId="631B1053" w14:textId="47659175" w:rsidR="008868DA" w:rsidRPr="00446439" w:rsidRDefault="008868DA" w:rsidP="004039C1">
            <w:pPr>
              <w:rPr>
                <w:color w:val="404040" w:themeColor="text1" w:themeTint="BF"/>
                <w:szCs w:val="20"/>
              </w:rPr>
            </w:pPr>
            <w:r>
              <w:rPr>
                <w:color w:val="404040" w:themeColor="text1" w:themeTint="BF"/>
              </w:rPr>
              <w:t>A lot of reports use multiple data sources (e.g. Personnel and Training), and are used by multiple audiences (e.g. departments and Payroll). If you’re unsure about what prefix to assign your new report, speak to the HR Functional Analysis team.</w:t>
            </w:r>
          </w:p>
        </w:tc>
      </w:tr>
    </w:tbl>
    <w:p w14:paraId="7119A1FE" w14:textId="77777777" w:rsidR="008868DA" w:rsidRDefault="008868DA" w:rsidP="008868DA"/>
    <w:p w14:paraId="7F687D96" w14:textId="77777777" w:rsidR="008868DA" w:rsidRDefault="008868DA" w:rsidP="008868DA">
      <w:pPr>
        <w:tabs>
          <w:tab w:val="left" w:pos="3100"/>
        </w:tabs>
      </w:pPr>
      <w:r>
        <w:t xml:space="preserve">Choose the prefix you wish to assign to your new report and click into the relevant cell within the prefix allocation matrix. Fill the cell with colour “Turquoise, Accent 2”, and right-click to insert a comment: </w:t>
      </w:r>
    </w:p>
    <w:p w14:paraId="66A6EE7B" w14:textId="77777777" w:rsidR="008868DA" w:rsidRDefault="008868DA" w:rsidP="008868DA">
      <w:pPr>
        <w:tabs>
          <w:tab w:val="left" w:pos="3100"/>
        </w:tabs>
      </w:pPr>
    </w:p>
    <w:p w14:paraId="2D17E2CA" w14:textId="77777777" w:rsidR="008868DA" w:rsidRDefault="008868DA" w:rsidP="008868DA">
      <w:pPr>
        <w:tabs>
          <w:tab w:val="left" w:pos="3100"/>
        </w:tabs>
        <w:jc w:val="center"/>
      </w:pPr>
      <w:r w:rsidRPr="0061670A">
        <w:rPr>
          <w:noProof/>
          <w:lang w:eastAsia="en-GB"/>
        </w:rPr>
        <w:lastRenderedPageBreak/>
        <w:drawing>
          <wp:inline distT="0" distB="0" distL="0" distR="0" wp14:anchorId="3C256ABF" wp14:editId="027CF383">
            <wp:extent cx="1892397" cy="571529"/>
            <wp:effectExtent l="19050" t="19050" r="12700" b="1905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892397" cy="571529"/>
                    </a:xfrm>
                    <a:prstGeom prst="rect">
                      <a:avLst/>
                    </a:prstGeom>
                    <a:ln>
                      <a:solidFill>
                        <a:schemeClr val="accent1"/>
                      </a:solidFill>
                    </a:ln>
                  </pic:spPr>
                </pic:pic>
              </a:graphicData>
            </a:graphic>
          </wp:inline>
        </w:drawing>
      </w:r>
    </w:p>
    <w:p w14:paraId="08642DC3" w14:textId="77777777" w:rsidR="008868DA" w:rsidRDefault="008868DA" w:rsidP="008868DA">
      <w:pPr>
        <w:tabs>
          <w:tab w:val="left" w:pos="3100"/>
        </w:tabs>
      </w:pPr>
    </w:p>
    <w:p w14:paraId="063C452B" w14:textId="77777777" w:rsidR="008868DA" w:rsidRDefault="008868DA" w:rsidP="008868DA">
      <w:pPr>
        <w:tabs>
          <w:tab w:val="left" w:pos="3100"/>
        </w:tabs>
      </w:pPr>
      <w:r>
        <w:t>In the Comment box, enter the prefix and title of your new report suite:</w:t>
      </w:r>
    </w:p>
    <w:p w14:paraId="5136465B" w14:textId="77777777" w:rsidR="008868DA" w:rsidRDefault="008868DA" w:rsidP="008868DA">
      <w:pPr>
        <w:tabs>
          <w:tab w:val="left" w:pos="3100"/>
        </w:tabs>
      </w:pPr>
    </w:p>
    <w:p w14:paraId="2A35F2B1" w14:textId="77777777" w:rsidR="008868DA" w:rsidRDefault="008868DA" w:rsidP="008868DA">
      <w:pPr>
        <w:tabs>
          <w:tab w:val="left" w:pos="3100"/>
        </w:tabs>
        <w:jc w:val="center"/>
      </w:pPr>
      <w:r w:rsidRPr="0061670A">
        <w:rPr>
          <w:noProof/>
          <w:lang w:eastAsia="en-GB"/>
        </w:rPr>
        <w:drawing>
          <wp:inline distT="0" distB="0" distL="0" distR="0" wp14:anchorId="0E969F11" wp14:editId="436104AD">
            <wp:extent cx="1803400" cy="885557"/>
            <wp:effectExtent l="19050" t="19050" r="25400" b="1016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815491" cy="891494"/>
                    </a:xfrm>
                    <a:prstGeom prst="rect">
                      <a:avLst/>
                    </a:prstGeom>
                    <a:ln>
                      <a:solidFill>
                        <a:schemeClr val="accent1"/>
                      </a:solidFill>
                    </a:ln>
                  </pic:spPr>
                </pic:pic>
              </a:graphicData>
            </a:graphic>
          </wp:inline>
        </w:drawing>
      </w:r>
    </w:p>
    <w:p w14:paraId="72AC3DC6" w14:textId="77777777" w:rsidR="008868DA" w:rsidRDefault="008868DA" w:rsidP="008868DA">
      <w:pPr>
        <w:tabs>
          <w:tab w:val="left" w:pos="3100"/>
        </w:tabs>
      </w:pPr>
    </w:p>
    <w:p w14:paraId="54CACE16" w14:textId="77777777" w:rsidR="008868DA" w:rsidRDefault="008868DA" w:rsidP="008868DA">
      <w:pPr>
        <w:tabs>
          <w:tab w:val="left" w:pos="3100"/>
        </w:tabs>
      </w:pPr>
      <w:r>
        <w:t xml:space="preserve">Click out of the Comment box to minimise it again. </w:t>
      </w:r>
    </w:p>
    <w:p w14:paraId="03511742" w14:textId="03321642" w:rsidR="008868DA" w:rsidRDefault="008868DA" w:rsidP="008868DA">
      <w:pPr>
        <w:tabs>
          <w:tab w:val="left" w:pos="3100"/>
        </w:tabs>
      </w:pPr>
    </w:p>
    <w:p w14:paraId="338C8246" w14:textId="77777777" w:rsidR="004039C1" w:rsidRDefault="004039C1" w:rsidP="008868DA">
      <w:pPr>
        <w:tabs>
          <w:tab w:val="left" w:pos="3100"/>
        </w:tabs>
      </w:pPr>
    </w:p>
    <w:p w14:paraId="58F5FCB7" w14:textId="77777777" w:rsidR="008868DA" w:rsidRDefault="008868DA" w:rsidP="00F91EE6">
      <w:pPr>
        <w:pStyle w:val="Heading4"/>
        <w:numPr>
          <w:ilvl w:val="0"/>
          <w:numId w:val="26"/>
        </w:numPr>
      </w:pPr>
      <w:bookmarkStart w:id="135" w:name="_Record_report_folder"/>
      <w:bookmarkEnd w:id="135"/>
      <w:r>
        <w:t>Record report folder location and security</w:t>
      </w:r>
    </w:p>
    <w:p w14:paraId="6FECEC18" w14:textId="77777777" w:rsidR="008868DA" w:rsidRDefault="008868DA" w:rsidP="008868DA">
      <w:r>
        <w:t xml:space="preserve">Now go to the </w:t>
      </w:r>
      <w:r w:rsidRPr="008A40DF">
        <w:rPr>
          <w:b/>
          <w:color w:val="7F7F7F" w:themeColor="text1" w:themeTint="80"/>
        </w:rPr>
        <w:t>Folder Structure</w:t>
      </w:r>
      <w:r>
        <w:t xml:space="preserve"> worksheet. Here is where you will record where your new report is filed within the HR Reporting folder hierarchy, and which AD groups have permission to view your new report. </w:t>
      </w:r>
    </w:p>
    <w:p w14:paraId="6F2A4FF9" w14:textId="77777777" w:rsidR="008868DA" w:rsidRDefault="008868DA" w:rsidP="008868DA"/>
    <w:p w14:paraId="454AFC04" w14:textId="77777777" w:rsidR="008868DA" w:rsidRDefault="008868DA" w:rsidP="008868DA">
      <w:pPr>
        <w:jc w:val="center"/>
      </w:pPr>
      <w:r w:rsidRPr="00F3396C">
        <w:rPr>
          <w:noProof/>
          <w:lang w:eastAsia="en-GB"/>
        </w:rPr>
        <w:drawing>
          <wp:inline distT="0" distB="0" distL="0" distR="0" wp14:anchorId="7BFD45D9" wp14:editId="3E6D9057">
            <wp:extent cx="5731510" cy="582930"/>
            <wp:effectExtent l="19050" t="19050" r="21590" b="2667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582930"/>
                    </a:xfrm>
                    <a:prstGeom prst="rect">
                      <a:avLst/>
                    </a:prstGeom>
                    <a:ln>
                      <a:solidFill>
                        <a:schemeClr val="accent1"/>
                      </a:solidFill>
                    </a:ln>
                  </pic:spPr>
                </pic:pic>
              </a:graphicData>
            </a:graphic>
          </wp:inline>
        </w:drawing>
      </w:r>
    </w:p>
    <w:p w14:paraId="68B30955" w14:textId="77777777" w:rsidR="008868DA" w:rsidRDefault="008868DA" w:rsidP="008868DA">
      <w:pPr>
        <w:jc w:val="center"/>
      </w:pPr>
    </w:p>
    <w:p w14:paraId="3779E097" w14:textId="77777777" w:rsidR="008868DA" w:rsidRDefault="008868DA" w:rsidP="008868DA">
      <w:r>
        <w:t>Filter the Navigation Folder and Sub Folder columns as appropriate for your new report. Right-click to insert a new row:</w:t>
      </w:r>
    </w:p>
    <w:p w14:paraId="59A9CB1C" w14:textId="77777777" w:rsidR="008868DA" w:rsidRDefault="008868DA" w:rsidP="008868DA"/>
    <w:p w14:paraId="61E1CB3C" w14:textId="7918C0E7" w:rsidR="008868DA" w:rsidRDefault="008868DA" w:rsidP="008868DA">
      <w:pPr>
        <w:jc w:val="center"/>
      </w:pPr>
      <w:r w:rsidRPr="00F3396C">
        <w:rPr>
          <w:noProof/>
          <w:lang w:eastAsia="en-GB"/>
        </w:rPr>
        <w:drawing>
          <wp:inline distT="0" distB="0" distL="0" distR="0" wp14:anchorId="0C4732D9" wp14:editId="22766F1F">
            <wp:extent cx="3987798" cy="732976"/>
            <wp:effectExtent l="19050" t="19050" r="13335" b="1016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032754" cy="741239"/>
                    </a:xfrm>
                    <a:prstGeom prst="rect">
                      <a:avLst/>
                    </a:prstGeom>
                    <a:ln>
                      <a:solidFill>
                        <a:schemeClr val="accent1"/>
                      </a:solidFill>
                    </a:ln>
                  </pic:spPr>
                </pic:pic>
              </a:graphicData>
            </a:graphic>
          </wp:inline>
        </w:drawing>
      </w:r>
    </w:p>
    <w:p w14:paraId="45AD696F" w14:textId="77777777" w:rsidR="000255C9" w:rsidRDefault="000255C9" w:rsidP="008868DA">
      <w:pPr>
        <w:jc w:val="center"/>
      </w:pPr>
    </w:p>
    <w:p w14:paraId="340E66E7" w14:textId="77777777" w:rsidR="008868DA" w:rsidRDefault="008868DA" w:rsidP="008868DA">
      <w:r>
        <w:t>Copy the information for the Navigation Folder and Sub Folder into your new row, then enter the prefix and title of your new report into the Report Folder column. In the Shared With column, list the AD groups which have permission to access your new report:</w:t>
      </w:r>
    </w:p>
    <w:p w14:paraId="278E7B45" w14:textId="77777777" w:rsidR="008868DA" w:rsidRDefault="008868DA" w:rsidP="008868DA"/>
    <w:p w14:paraId="201BC742" w14:textId="7EFD0C77" w:rsidR="008868DA" w:rsidRDefault="008868DA" w:rsidP="008868DA">
      <w:pPr>
        <w:jc w:val="center"/>
      </w:pPr>
      <w:r w:rsidRPr="00F3396C">
        <w:rPr>
          <w:noProof/>
          <w:lang w:eastAsia="en-GB"/>
        </w:rPr>
        <w:drawing>
          <wp:inline distT="0" distB="0" distL="0" distR="0" wp14:anchorId="3491CC42" wp14:editId="5855CB34">
            <wp:extent cx="4470399" cy="565051"/>
            <wp:effectExtent l="19050" t="19050" r="6985" b="2603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513415" cy="570488"/>
                    </a:xfrm>
                    <a:prstGeom prst="rect">
                      <a:avLst/>
                    </a:prstGeom>
                    <a:ln>
                      <a:solidFill>
                        <a:schemeClr val="accent1"/>
                      </a:solidFill>
                    </a:ln>
                  </pic:spPr>
                </pic:pic>
              </a:graphicData>
            </a:graphic>
          </wp:inline>
        </w:drawing>
      </w:r>
    </w:p>
    <w:p w14:paraId="4CD41D47" w14:textId="77777777" w:rsidR="0043685F" w:rsidRDefault="0043685F" w:rsidP="008868DA">
      <w:pPr>
        <w:jc w:val="center"/>
      </w:pPr>
    </w:p>
    <w:p w14:paraId="64B7E380" w14:textId="77777777" w:rsidR="008868DA" w:rsidRDefault="008868DA" w:rsidP="008868DA"/>
    <w:p w14:paraId="7D9F8C00" w14:textId="77777777" w:rsidR="008868DA" w:rsidRDefault="008868DA" w:rsidP="00F91EE6">
      <w:pPr>
        <w:pStyle w:val="Heading4"/>
        <w:numPr>
          <w:ilvl w:val="0"/>
          <w:numId w:val="26"/>
        </w:numPr>
      </w:pPr>
      <w:r>
        <w:t>Update the Tracker version</w:t>
      </w:r>
    </w:p>
    <w:p w14:paraId="6CCAC86B" w14:textId="77777777" w:rsidR="008868DA" w:rsidRDefault="008868DA" w:rsidP="008868DA">
      <w:r>
        <w:t xml:space="preserve">Finally, go to the </w:t>
      </w:r>
      <w:r w:rsidRPr="008D2A41">
        <w:rPr>
          <w:b/>
          <w:color w:val="7F7F7F" w:themeColor="text1" w:themeTint="80"/>
        </w:rPr>
        <w:t>Version Control</w:t>
      </w:r>
      <w:r w:rsidRPr="008D2A41">
        <w:rPr>
          <w:color w:val="7F7F7F" w:themeColor="text1" w:themeTint="80"/>
        </w:rPr>
        <w:t xml:space="preserve"> </w:t>
      </w:r>
      <w:r>
        <w:t>worksheet and update it with a new version number, along with notes explaining what you have changed about the document and why:</w:t>
      </w:r>
    </w:p>
    <w:p w14:paraId="3A77AAC8" w14:textId="77777777" w:rsidR="008868DA" w:rsidRDefault="008868DA" w:rsidP="008868DA"/>
    <w:p w14:paraId="1BDF8284" w14:textId="77777777" w:rsidR="008868DA" w:rsidRDefault="008868DA" w:rsidP="008868DA">
      <w:pPr>
        <w:jc w:val="center"/>
      </w:pPr>
      <w:r w:rsidRPr="00F3396C">
        <w:rPr>
          <w:noProof/>
          <w:lang w:eastAsia="en-GB"/>
        </w:rPr>
        <w:drawing>
          <wp:inline distT="0" distB="0" distL="0" distR="0" wp14:anchorId="6E6171D0" wp14:editId="2B58364B">
            <wp:extent cx="5731510" cy="476885"/>
            <wp:effectExtent l="19050" t="19050" r="21590" b="1841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476885"/>
                    </a:xfrm>
                    <a:prstGeom prst="rect">
                      <a:avLst/>
                    </a:prstGeom>
                    <a:ln>
                      <a:solidFill>
                        <a:schemeClr val="accent1"/>
                      </a:solidFill>
                    </a:ln>
                  </pic:spPr>
                </pic:pic>
              </a:graphicData>
            </a:graphic>
          </wp:inline>
        </w:drawing>
      </w:r>
    </w:p>
    <w:p w14:paraId="689EBCD8" w14:textId="77777777" w:rsidR="008868DA" w:rsidRDefault="008868DA" w:rsidP="008868DA"/>
    <w:p w14:paraId="2CBFA1D5" w14:textId="77777777" w:rsidR="008868DA" w:rsidRDefault="008868DA" w:rsidP="008868DA">
      <w:r>
        <w:t xml:space="preserve">Save your changes to the Live Reports Tracker before closing the spreadsheet. </w:t>
      </w:r>
    </w:p>
    <w:p w14:paraId="4EB0296B" w14:textId="77777777" w:rsidR="008868DA" w:rsidRDefault="008868DA" w:rsidP="008868DA"/>
    <w:p w14:paraId="29D8F909" w14:textId="77777777" w:rsidR="008868DA" w:rsidRDefault="008868DA" w:rsidP="00F91EE6">
      <w:pPr>
        <w:pStyle w:val="Heading3"/>
      </w:pPr>
      <w:bookmarkStart w:id="136" w:name="_Amended_reports_1"/>
      <w:bookmarkStart w:id="137" w:name="_Toc99549631"/>
      <w:bookmarkEnd w:id="136"/>
      <w:r>
        <w:lastRenderedPageBreak/>
        <w:t>Amended reports</w:t>
      </w:r>
      <w:bookmarkEnd w:id="137"/>
    </w:p>
    <w:p w14:paraId="03D69395" w14:textId="77777777" w:rsidR="008868DA" w:rsidRPr="0043685F" w:rsidRDefault="008868DA" w:rsidP="008868DA">
      <w:pPr>
        <w:pStyle w:val="NoSpacing"/>
        <w:rPr>
          <w:sz w:val="20"/>
        </w:rPr>
      </w:pPr>
      <w:r w:rsidRPr="0043685F">
        <w:rPr>
          <w:sz w:val="20"/>
        </w:rPr>
        <w:t xml:space="preserve">Generally speaking, you don’t need to update the Live Reports Tracker when you amend an existing report, </w:t>
      </w:r>
      <w:r w:rsidRPr="0043685F">
        <w:rPr>
          <w:b/>
          <w:sz w:val="20"/>
        </w:rPr>
        <w:t>unless</w:t>
      </w:r>
      <w:r w:rsidRPr="0043685F">
        <w:rPr>
          <w:sz w:val="20"/>
        </w:rPr>
        <w:t xml:space="preserve"> you are amending one of the following properties of the report:</w:t>
      </w:r>
    </w:p>
    <w:p w14:paraId="59E86F47" w14:textId="77777777" w:rsidR="008868DA" w:rsidRPr="0043685F" w:rsidRDefault="008868DA" w:rsidP="008868DA">
      <w:pPr>
        <w:pStyle w:val="NoSpacing"/>
        <w:rPr>
          <w:sz w:val="20"/>
          <w:lang w:eastAsia="en-GB"/>
        </w:rPr>
      </w:pPr>
    </w:p>
    <w:p w14:paraId="4501E0D1" w14:textId="77777777" w:rsidR="008868DA" w:rsidRPr="0043685F" w:rsidRDefault="008868DA" w:rsidP="008868DA">
      <w:pPr>
        <w:pStyle w:val="NoSpacing"/>
        <w:numPr>
          <w:ilvl w:val="0"/>
          <w:numId w:val="11"/>
        </w:numPr>
        <w:rPr>
          <w:sz w:val="20"/>
          <w:lang w:eastAsia="en-GB"/>
        </w:rPr>
      </w:pPr>
      <w:r w:rsidRPr="0043685F">
        <w:rPr>
          <w:sz w:val="20"/>
          <w:lang w:eastAsia="en-GB"/>
        </w:rPr>
        <w:t xml:space="preserve">The report’s prefix (e.g. </w:t>
      </w:r>
      <w:r w:rsidRPr="0043685F">
        <w:rPr>
          <w:i/>
          <w:sz w:val="20"/>
          <w:lang w:eastAsia="en-GB"/>
        </w:rPr>
        <w:t>PERDEP01</w:t>
      </w:r>
      <w:r w:rsidRPr="0043685F">
        <w:rPr>
          <w:sz w:val="20"/>
          <w:lang w:eastAsia="en-GB"/>
        </w:rPr>
        <w:t xml:space="preserve">) </w:t>
      </w:r>
    </w:p>
    <w:p w14:paraId="741A8C96" w14:textId="77777777" w:rsidR="008868DA" w:rsidRPr="0043685F" w:rsidRDefault="008868DA" w:rsidP="008868DA">
      <w:pPr>
        <w:pStyle w:val="NoSpacing"/>
        <w:numPr>
          <w:ilvl w:val="0"/>
          <w:numId w:val="11"/>
        </w:numPr>
        <w:rPr>
          <w:sz w:val="20"/>
          <w:lang w:eastAsia="en-GB"/>
        </w:rPr>
      </w:pPr>
      <w:r w:rsidRPr="0043685F">
        <w:rPr>
          <w:sz w:val="20"/>
          <w:lang w:eastAsia="en-GB"/>
        </w:rPr>
        <w:t xml:space="preserve">The report’s title (e.g. </w:t>
      </w:r>
      <w:r w:rsidRPr="0043685F">
        <w:rPr>
          <w:i/>
          <w:sz w:val="20"/>
          <w:lang w:eastAsia="en-GB"/>
        </w:rPr>
        <w:t>Staff in Post</w:t>
      </w:r>
      <w:r w:rsidRPr="0043685F">
        <w:rPr>
          <w:sz w:val="20"/>
          <w:lang w:eastAsia="en-GB"/>
        </w:rPr>
        <w:t>)</w:t>
      </w:r>
    </w:p>
    <w:p w14:paraId="39904E74" w14:textId="77777777" w:rsidR="008868DA" w:rsidRPr="0043685F" w:rsidRDefault="008868DA" w:rsidP="008868DA">
      <w:pPr>
        <w:pStyle w:val="NoSpacing"/>
        <w:numPr>
          <w:ilvl w:val="0"/>
          <w:numId w:val="11"/>
        </w:numPr>
        <w:rPr>
          <w:sz w:val="20"/>
          <w:lang w:eastAsia="en-GB"/>
        </w:rPr>
      </w:pPr>
      <w:r w:rsidRPr="0043685F">
        <w:rPr>
          <w:sz w:val="20"/>
          <w:lang w:eastAsia="en-GB"/>
        </w:rPr>
        <w:t xml:space="preserve">The report’s location within the HR Reporting folder hierarchy (e.g. </w:t>
      </w:r>
      <w:r w:rsidRPr="0043685F">
        <w:rPr>
          <w:i/>
          <w:sz w:val="20"/>
          <w:lang w:eastAsia="en-GB"/>
        </w:rPr>
        <w:t>Home &gt; Personnel &gt; Current Reports</w:t>
      </w:r>
      <w:r w:rsidRPr="0043685F">
        <w:rPr>
          <w:sz w:val="20"/>
          <w:lang w:eastAsia="en-GB"/>
        </w:rPr>
        <w:t>)</w:t>
      </w:r>
    </w:p>
    <w:p w14:paraId="701E8AA2" w14:textId="77777777" w:rsidR="008868DA" w:rsidRPr="0043685F" w:rsidRDefault="008868DA" w:rsidP="008868DA">
      <w:pPr>
        <w:pStyle w:val="NoSpacing"/>
        <w:numPr>
          <w:ilvl w:val="0"/>
          <w:numId w:val="11"/>
        </w:numPr>
        <w:rPr>
          <w:sz w:val="20"/>
          <w:lang w:eastAsia="en-GB"/>
        </w:rPr>
      </w:pPr>
      <w:r w:rsidRPr="0043685F">
        <w:rPr>
          <w:sz w:val="20"/>
          <w:lang w:eastAsia="en-GB"/>
        </w:rPr>
        <w:t xml:space="preserve">The AD groups which have permission to view the report in the HR </w:t>
      </w:r>
      <w:proofErr w:type="spellStart"/>
      <w:r w:rsidRPr="0043685F">
        <w:rPr>
          <w:sz w:val="20"/>
          <w:lang w:eastAsia="en-GB"/>
        </w:rPr>
        <w:t>Reporting_LIVE</w:t>
      </w:r>
      <w:proofErr w:type="spellEnd"/>
      <w:r w:rsidRPr="0043685F">
        <w:rPr>
          <w:sz w:val="20"/>
          <w:lang w:eastAsia="en-GB"/>
        </w:rPr>
        <w:t xml:space="preserve"> environment (e.g. </w:t>
      </w:r>
      <w:r w:rsidRPr="0043685F">
        <w:rPr>
          <w:i/>
          <w:sz w:val="20"/>
          <w:lang w:eastAsia="en-GB"/>
        </w:rPr>
        <w:t>HRIS-RR-PERDREP – Personnel</w:t>
      </w:r>
      <w:r w:rsidRPr="0043685F">
        <w:rPr>
          <w:sz w:val="20"/>
          <w:lang w:eastAsia="en-GB"/>
        </w:rPr>
        <w:t xml:space="preserve">). </w:t>
      </w:r>
    </w:p>
    <w:p w14:paraId="5EB96887" w14:textId="77777777" w:rsidR="008868DA" w:rsidRPr="00401354" w:rsidRDefault="008868DA" w:rsidP="008868DA"/>
    <w:p w14:paraId="09EBF0AB" w14:textId="69F884EA" w:rsidR="008868DA" w:rsidRDefault="008868DA" w:rsidP="008868DA">
      <w:r>
        <w:t xml:space="preserve">If you are changing any of these things as part of the report amendments, you must update the report’s entry in the </w:t>
      </w:r>
      <w:r w:rsidR="0043685F">
        <w:t xml:space="preserve">Live Reports </w:t>
      </w:r>
      <w:r>
        <w:t>Tracker.</w:t>
      </w:r>
    </w:p>
    <w:p w14:paraId="3B7C79A2" w14:textId="031FF8D1" w:rsidR="008868DA" w:rsidRDefault="008868DA" w:rsidP="008868DA"/>
    <w:p w14:paraId="7C991335" w14:textId="77777777" w:rsidR="0043685F" w:rsidRDefault="0043685F" w:rsidP="008868DA"/>
    <w:p w14:paraId="31530775" w14:textId="77777777" w:rsidR="008868DA" w:rsidRDefault="008868DA" w:rsidP="00F91EE6">
      <w:pPr>
        <w:pStyle w:val="Heading4"/>
        <w:numPr>
          <w:ilvl w:val="0"/>
          <w:numId w:val="27"/>
        </w:numPr>
      </w:pPr>
      <w:r>
        <w:t>Changing a prefix</w:t>
      </w:r>
    </w:p>
    <w:p w14:paraId="5951D18B" w14:textId="597D933C" w:rsidR="008868DA" w:rsidRDefault="008868DA" w:rsidP="008868DA">
      <w:r>
        <w:t xml:space="preserve">If you are amending the report prefix (a very rare occurrence!), you must go to the </w:t>
      </w:r>
      <w:r w:rsidRPr="00401354">
        <w:rPr>
          <w:b/>
          <w:color w:val="7F7F7F" w:themeColor="text1" w:themeTint="80"/>
        </w:rPr>
        <w:t>Prefix Allocation</w:t>
      </w:r>
      <w:r w:rsidRPr="00401354">
        <w:rPr>
          <w:color w:val="7F7F7F" w:themeColor="text1" w:themeTint="80"/>
        </w:rPr>
        <w:t xml:space="preserve"> </w:t>
      </w:r>
      <w:r>
        <w:t>worksheet and select the cell which contains the report’s old prefix. Change the cell colour from “Turquoise, Accent 2” to “None”. Right-click and select “Delete Comment” to remove the comment from the cell:</w:t>
      </w:r>
    </w:p>
    <w:p w14:paraId="32E0AA9F" w14:textId="77777777" w:rsidR="008868DA" w:rsidRDefault="008868DA" w:rsidP="008868DA"/>
    <w:p w14:paraId="6FFE6987" w14:textId="77777777" w:rsidR="008868DA" w:rsidRDefault="008868DA" w:rsidP="008868DA">
      <w:pPr>
        <w:jc w:val="center"/>
      </w:pPr>
      <w:r w:rsidRPr="00401354">
        <w:rPr>
          <w:noProof/>
          <w:lang w:eastAsia="en-GB"/>
        </w:rPr>
        <w:drawing>
          <wp:inline distT="0" distB="0" distL="0" distR="0" wp14:anchorId="7227AD4A" wp14:editId="772FEC1C">
            <wp:extent cx="1898748" cy="749339"/>
            <wp:effectExtent l="19050" t="19050" r="25400" b="1270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898748" cy="749339"/>
                    </a:xfrm>
                    <a:prstGeom prst="rect">
                      <a:avLst/>
                    </a:prstGeom>
                    <a:ln>
                      <a:solidFill>
                        <a:schemeClr val="accent1"/>
                      </a:solidFill>
                    </a:ln>
                  </pic:spPr>
                </pic:pic>
              </a:graphicData>
            </a:graphic>
          </wp:inline>
        </w:drawing>
      </w:r>
    </w:p>
    <w:p w14:paraId="0E236319" w14:textId="77777777" w:rsidR="008868DA" w:rsidRDefault="008868DA" w:rsidP="008868DA"/>
    <w:p w14:paraId="7E9D5DB7" w14:textId="77777777" w:rsidR="008868DA" w:rsidRPr="00401354" w:rsidRDefault="008868DA" w:rsidP="008868DA">
      <w:r>
        <w:t xml:space="preserve">Now assign the new prefix to the report by following </w:t>
      </w:r>
      <w:hyperlink w:anchor="_Assign_a_prefix" w:history="1">
        <w:r w:rsidRPr="00401354">
          <w:rPr>
            <w:rStyle w:val="Hyperlink"/>
          </w:rPr>
          <w:t>the steps outlined above</w:t>
        </w:r>
      </w:hyperlink>
      <w:r>
        <w:t xml:space="preserve">. Then go to the </w:t>
      </w:r>
      <w:r w:rsidRPr="00401354">
        <w:rPr>
          <w:b/>
          <w:color w:val="7F7F7F" w:themeColor="text1" w:themeTint="80"/>
        </w:rPr>
        <w:t>Folder Structure</w:t>
      </w:r>
      <w:r>
        <w:t xml:space="preserve"> worksheet and update the report’s entry there with the new prefix.</w:t>
      </w:r>
    </w:p>
    <w:p w14:paraId="7621390D" w14:textId="77777777" w:rsidR="008868DA" w:rsidRDefault="008868DA" w:rsidP="008868DA"/>
    <w:p w14:paraId="7396A66C" w14:textId="77777777" w:rsidR="008868DA" w:rsidRDefault="008868DA" w:rsidP="00F91EE6">
      <w:pPr>
        <w:pStyle w:val="Heading4"/>
        <w:numPr>
          <w:ilvl w:val="0"/>
          <w:numId w:val="27"/>
        </w:numPr>
      </w:pPr>
      <w:r>
        <w:t>Changing a title</w:t>
      </w:r>
    </w:p>
    <w:p w14:paraId="757B836E" w14:textId="55E3B964" w:rsidR="008868DA" w:rsidRDefault="008868DA" w:rsidP="008868DA">
      <w:r>
        <w:t>If you are amending the report’s title (</w:t>
      </w:r>
      <w:r w:rsidR="0043685F">
        <w:t>also</w:t>
      </w:r>
      <w:r>
        <w:t xml:space="preserve"> a rare occurrence</w:t>
      </w:r>
      <w:r w:rsidR="0043685F">
        <w:t>!</w:t>
      </w:r>
      <w:r>
        <w:t xml:space="preserve">), you must go to the </w:t>
      </w:r>
      <w:r w:rsidRPr="00401354">
        <w:rPr>
          <w:b/>
          <w:color w:val="7F7F7F" w:themeColor="text1" w:themeTint="80"/>
        </w:rPr>
        <w:t>Prefix Allocation</w:t>
      </w:r>
      <w:r w:rsidRPr="00401354">
        <w:rPr>
          <w:color w:val="7F7F7F" w:themeColor="text1" w:themeTint="80"/>
        </w:rPr>
        <w:t xml:space="preserve"> </w:t>
      </w:r>
      <w:r>
        <w:t>worksheet and select the report’s cell on the allocation matrix. Right-click and select “Edit Comment” to amend the report’s title in the Comment box:</w:t>
      </w:r>
    </w:p>
    <w:p w14:paraId="1E6DF917" w14:textId="77777777" w:rsidR="008868DA" w:rsidRDefault="008868DA" w:rsidP="008868DA"/>
    <w:p w14:paraId="7BF9B102" w14:textId="77777777" w:rsidR="008868DA" w:rsidRDefault="008868DA" w:rsidP="008868DA">
      <w:pPr>
        <w:jc w:val="center"/>
      </w:pPr>
      <w:r w:rsidRPr="00401354">
        <w:rPr>
          <w:noProof/>
          <w:lang w:eastAsia="en-GB"/>
        </w:rPr>
        <w:drawing>
          <wp:inline distT="0" distB="0" distL="0" distR="0" wp14:anchorId="0481F4AC" wp14:editId="08941FC3">
            <wp:extent cx="1892397" cy="679485"/>
            <wp:effectExtent l="19050" t="19050" r="12700" b="254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892397" cy="679485"/>
                    </a:xfrm>
                    <a:prstGeom prst="rect">
                      <a:avLst/>
                    </a:prstGeom>
                    <a:ln>
                      <a:solidFill>
                        <a:schemeClr val="accent1"/>
                      </a:solidFill>
                    </a:ln>
                  </pic:spPr>
                </pic:pic>
              </a:graphicData>
            </a:graphic>
          </wp:inline>
        </w:drawing>
      </w:r>
    </w:p>
    <w:p w14:paraId="350888C5" w14:textId="77777777" w:rsidR="008868DA" w:rsidRDefault="008868DA" w:rsidP="008868DA"/>
    <w:p w14:paraId="2373CEE6" w14:textId="77777777" w:rsidR="008868DA" w:rsidRDefault="008868DA" w:rsidP="008868DA">
      <w:r>
        <w:t xml:space="preserve">Click out of the Comment box to minimise it once you’re done. </w:t>
      </w:r>
    </w:p>
    <w:p w14:paraId="2CD52586" w14:textId="77777777" w:rsidR="008868DA" w:rsidRDefault="008868DA" w:rsidP="008868DA"/>
    <w:p w14:paraId="080D429A" w14:textId="2709715F" w:rsidR="008868DA" w:rsidRDefault="008868DA" w:rsidP="008868DA">
      <w:r>
        <w:t xml:space="preserve">Now go to the </w:t>
      </w:r>
      <w:r w:rsidRPr="00401354">
        <w:rPr>
          <w:b/>
          <w:color w:val="7F7F7F" w:themeColor="text1" w:themeTint="80"/>
        </w:rPr>
        <w:t>Folder Structure</w:t>
      </w:r>
      <w:r w:rsidRPr="00401354">
        <w:rPr>
          <w:color w:val="7F7F7F" w:themeColor="text1" w:themeTint="80"/>
        </w:rPr>
        <w:t xml:space="preserve"> </w:t>
      </w:r>
      <w:r>
        <w:t xml:space="preserve">worksheet and update the report’s entry there with the new title. </w:t>
      </w:r>
    </w:p>
    <w:p w14:paraId="304F06A8" w14:textId="77777777" w:rsidR="0043685F" w:rsidRDefault="0043685F" w:rsidP="008868DA"/>
    <w:p w14:paraId="7FC0B4E8" w14:textId="77777777" w:rsidR="008868DA" w:rsidRDefault="008868DA" w:rsidP="008868DA"/>
    <w:p w14:paraId="1EE91382" w14:textId="77777777" w:rsidR="008868DA" w:rsidRDefault="008868DA" w:rsidP="00F91EE6">
      <w:pPr>
        <w:pStyle w:val="Heading4"/>
        <w:numPr>
          <w:ilvl w:val="0"/>
          <w:numId w:val="27"/>
        </w:numPr>
      </w:pPr>
      <w:r>
        <w:t>Changing report folder location or security</w:t>
      </w:r>
    </w:p>
    <w:p w14:paraId="6E9E1301" w14:textId="7730336A" w:rsidR="008868DA" w:rsidRDefault="008868DA" w:rsidP="008868DA">
      <w:r>
        <w:t xml:space="preserve">If you are re-filing an amended report in a different area of the HR Reporting folder hierarchy, </w:t>
      </w:r>
      <w:r>
        <w:rPr>
          <w:b/>
        </w:rPr>
        <w:t>or</w:t>
      </w:r>
      <w:r>
        <w:t xml:space="preserve"> if you are changing the list of AD groups which have access to the report, you must go to the </w:t>
      </w:r>
      <w:r w:rsidRPr="00401354">
        <w:rPr>
          <w:b/>
          <w:color w:val="7F7F7F" w:themeColor="text1" w:themeTint="80"/>
        </w:rPr>
        <w:t>Folder Structure</w:t>
      </w:r>
      <w:r w:rsidRPr="00401354">
        <w:rPr>
          <w:color w:val="7F7F7F" w:themeColor="text1" w:themeTint="80"/>
        </w:rPr>
        <w:t xml:space="preserve"> </w:t>
      </w:r>
      <w:r>
        <w:t xml:space="preserve">worksheet and update the report’s entry there with the new Navigation Folder, Sub Folder, and/or Shared With details by following </w:t>
      </w:r>
      <w:hyperlink w:anchor="_Record_report_folder" w:history="1">
        <w:r w:rsidRPr="00884EC6">
          <w:rPr>
            <w:rStyle w:val="Hyperlink"/>
          </w:rPr>
          <w:t>the steps outlined above</w:t>
        </w:r>
      </w:hyperlink>
      <w:r>
        <w:t xml:space="preserve">. </w:t>
      </w:r>
    </w:p>
    <w:p w14:paraId="0F315017" w14:textId="77777777" w:rsidR="0043685F" w:rsidRDefault="0043685F" w:rsidP="008868DA"/>
    <w:p w14:paraId="414BF0B8" w14:textId="77777777" w:rsidR="008868DA" w:rsidRDefault="008868DA" w:rsidP="008868DA"/>
    <w:p w14:paraId="195E974A" w14:textId="77777777" w:rsidR="008868DA" w:rsidRPr="00884EC6" w:rsidRDefault="008868DA" w:rsidP="00F91EE6">
      <w:pPr>
        <w:pStyle w:val="Heading4"/>
        <w:numPr>
          <w:ilvl w:val="0"/>
          <w:numId w:val="27"/>
        </w:numPr>
      </w:pPr>
      <w:r>
        <w:t>Update the Tracker version</w:t>
      </w:r>
    </w:p>
    <w:p w14:paraId="5CDEC08E" w14:textId="77777777" w:rsidR="008868DA" w:rsidRDefault="008868DA" w:rsidP="008868DA">
      <w:r>
        <w:t xml:space="preserve">Finally, go to the </w:t>
      </w:r>
      <w:r w:rsidRPr="008D2A41">
        <w:rPr>
          <w:b/>
          <w:color w:val="7F7F7F" w:themeColor="text1" w:themeTint="80"/>
        </w:rPr>
        <w:t>Version Control</w:t>
      </w:r>
      <w:r w:rsidRPr="008D2A41">
        <w:rPr>
          <w:color w:val="7F7F7F" w:themeColor="text1" w:themeTint="80"/>
        </w:rPr>
        <w:t xml:space="preserve"> </w:t>
      </w:r>
      <w:r>
        <w:t>worksheet and update it with a new version number, along with notes explaining what you have changed about the document and why:</w:t>
      </w:r>
    </w:p>
    <w:p w14:paraId="688DFD25" w14:textId="77777777" w:rsidR="008868DA" w:rsidRDefault="008868DA" w:rsidP="008868DA"/>
    <w:p w14:paraId="2A35746C" w14:textId="77777777" w:rsidR="008868DA" w:rsidRDefault="008868DA" w:rsidP="008868DA">
      <w:pPr>
        <w:jc w:val="center"/>
      </w:pPr>
      <w:r w:rsidRPr="00BE493F">
        <w:rPr>
          <w:noProof/>
          <w:lang w:eastAsia="en-GB"/>
        </w:rPr>
        <w:drawing>
          <wp:inline distT="0" distB="0" distL="0" distR="0" wp14:anchorId="359334F0" wp14:editId="6B629E65">
            <wp:extent cx="5731510" cy="556260"/>
            <wp:effectExtent l="19050" t="19050" r="21590" b="1524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556260"/>
                    </a:xfrm>
                    <a:prstGeom prst="rect">
                      <a:avLst/>
                    </a:prstGeom>
                    <a:ln>
                      <a:solidFill>
                        <a:schemeClr val="accent1"/>
                      </a:solidFill>
                    </a:ln>
                  </pic:spPr>
                </pic:pic>
              </a:graphicData>
            </a:graphic>
          </wp:inline>
        </w:drawing>
      </w:r>
    </w:p>
    <w:p w14:paraId="5FC01000" w14:textId="77777777" w:rsidR="008868DA" w:rsidRDefault="008868DA" w:rsidP="008868DA"/>
    <w:p w14:paraId="6632B5C0" w14:textId="77777777" w:rsidR="008868DA" w:rsidRDefault="008868DA" w:rsidP="008868DA">
      <w:r>
        <w:t xml:space="preserve">Save your changes to the Live Reports Tracker before closing the spreadsheet. </w:t>
      </w:r>
    </w:p>
    <w:p w14:paraId="42737A37" w14:textId="77777777" w:rsidR="008868DA" w:rsidRDefault="008868DA" w:rsidP="008868DA"/>
    <w:p w14:paraId="6324664C" w14:textId="77777777" w:rsidR="008868DA" w:rsidRDefault="008868DA" w:rsidP="008868DA"/>
    <w:p w14:paraId="0675550B" w14:textId="77777777" w:rsidR="008868DA" w:rsidRDefault="008868DA" w:rsidP="00F91EE6">
      <w:pPr>
        <w:pStyle w:val="Heading3"/>
      </w:pPr>
      <w:bookmarkStart w:id="138" w:name="_Retired_reports"/>
      <w:bookmarkStart w:id="139" w:name="_Toc99549632"/>
      <w:bookmarkEnd w:id="138"/>
      <w:r>
        <w:t>Retired reports</w:t>
      </w:r>
      <w:bookmarkEnd w:id="139"/>
    </w:p>
    <w:p w14:paraId="5E4C3BE5" w14:textId="77777777" w:rsidR="007A7C22" w:rsidRDefault="007A7C22" w:rsidP="007A7C22">
      <w:r>
        <w:t>When you retire a report suite, you must remove it from the Live Reports Tracker so that the report prefix is once again available for use.</w:t>
      </w:r>
    </w:p>
    <w:p w14:paraId="2DA2A32C" w14:textId="77777777" w:rsidR="007A7C22" w:rsidRPr="007A7C22" w:rsidRDefault="007A7C22" w:rsidP="007A7C22"/>
    <w:p w14:paraId="535AA6CD" w14:textId="77777777" w:rsidR="008868DA" w:rsidRDefault="007A7C22" w:rsidP="00F91EE6">
      <w:pPr>
        <w:pStyle w:val="Heading4"/>
        <w:numPr>
          <w:ilvl w:val="0"/>
          <w:numId w:val="28"/>
        </w:numPr>
      </w:pPr>
      <w:r>
        <w:t>Un-assign the prefix</w:t>
      </w:r>
    </w:p>
    <w:p w14:paraId="29A6B67F" w14:textId="24BC0DEF" w:rsidR="007A7C22" w:rsidRDefault="007A7C22" w:rsidP="007A7C22">
      <w:r>
        <w:t xml:space="preserve">Go to the </w:t>
      </w:r>
      <w:r w:rsidRPr="00401354">
        <w:rPr>
          <w:b/>
          <w:color w:val="7F7F7F" w:themeColor="text1" w:themeTint="80"/>
        </w:rPr>
        <w:t>Prefix Allocation</w:t>
      </w:r>
      <w:r w:rsidRPr="00401354">
        <w:rPr>
          <w:color w:val="7F7F7F" w:themeColor="text1" w:themeTint="80"/>
        </w:rPr>
        <w:t xml:space="preserve"> </w:t>
      </w:r>
      <w:r>
        <w:t xml:space="preserve">worksheet and select the cell which contains the report’s old prefix. </w:t>
      </w:r>
    </w:p>
    <w:p w14:paraId="7BB3EA3E" w14:textId="77777777" w:rsidR="007A7C22" w:rsidRDefault="007A7C22" w:rsidP="007A7C22">
      <w:pPr>
        <w:jc w:val="center"/>
      </w:pPr>
      <w:r w:rsidRPr="007A7C22">
        <w:rPr>
          <w:rFonts w:asciiTheme="minorHAnsi" w:eastAsiaTheme="minorHAnsi" w:hAnsiTheme="minorHAnsi" w:cstheme="minorBidi"/>
          <w:noProof/>
          <w:szCs w:val="22"/>
          <w:lang w:eastAsia="en-GB"/>
        </w:rPr>
        <w:drawing>
          <wp:inline distT="0" distB="0" distL="0" distR="0" wp14:anchorId="41638645" wp14:editId="602F717F">
            <wp:extent cx="1816581" cy="736307"/>
            <wp:effectExtent l="19050" t="19050" r="12700" b="2603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825455" cy="739904"/>
                    </a:xfrm>
                    <a:prstGeom prst="rect">
                      <a:avLst/>
                    </a:prstGeom>
                    <a:ln>
                      <a:solidFill>
                        <a:schemeClr val="accent1"/>
                      </a:solidFill>
                    </a:ln>
                  </pic:spPr>
                </pic:pic>
              </a:graphicData>
            </a:graphic>
          </wp:inline>
        </w:drawing>
      </w:r>
    </w:p>
    <w:p w14:paraId="402E50FF" w14:textId="77777777" w:rsidR="007A7C22" w:rsidRDefault="007A7C22" w:rsidP="007A7C22"/>
    <w:p w14:paraId="4BE625DF" w14:textId="77777777" w:rsidR="007A7C22" w:rsidRDefault="007A7C22" w:rsidP="007A7C22">
      <w:r>
        <w:t>Change the cell fill colour from “Turquoise, Accent 2” to “None”. Right-click and select “Delete Comment” to remove the comment from the cell:</w:t>
      </w:r>
    </w:p>
    <w:p w14:paraId="5747B0AE" w14:textId="77777777" w:rsidR="007A7C22" w:rsidRDefault="007A7C22" w:rsidP="007A7C22"/>
    <w:p w14:paraId="7451E6CA" w14:textId="77777777" w:rsidR="007A7C22" w:rsidRDefault="007A7C22" w:rsidP="007A7C22">
      <w:pPr>
        <w:jc w:val="center"/>
      </w:pPr>
      <w:r w:rsidRPr="00401354">
        <w:rPr>
          <w:noProof/>
          <w:lang w:eastAsia="en-GB"/>
        </w:rPr>
        <w:drawing>
          <wp:inline distT="0" distB="0" distL="0" distR="0" wp14:anchorId="31469F81" wp14:editId="7D61D8F9">
            <wp:extent cx="1720849" cy="679131"/>
            <wp:effectExtent l="19050" t="19050" r="13335" b="260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725034" cy="680783"/>
                    </a:xfrm>
                    <a:prstGeom prst="rect">
                      <a:avLst/>
                    </a:prstGeom>
                    <a:ln>
                      <a:solidFill>
                        <a:schemeClr val="accent1"/>
                      </a:solidFill>
                    </a:ln>
                  </pic:spPr>
                </pic:pic>
              </a:graphicData>
            </a:graphic>
          </wp:inline>
        </w:drawing>
      </w:r>
    </w:p>
    <w:p w14:paraId="050FBC96" w14:textId="77777777" w:rsidR="007A7C22" w:rsidRDefault="007A7C22" w:rsidP="007A7C22">
      <w:pPr>
        <w:jc w:val="center"/>
      </w:pPr>
    </w:p>
    <w:p w14:paraId="47C27ADE" w14:textId="1BA4F8F7" w:rsidR="008868DA" w:rsidRDefault="007A7C22" w:rsidP="007A7C22">
      <w:pPr>
        <w:spacing w:after="160" w:line="259" w:lineRule="auto"/>
        <w:jc w:val="center"/>
        <w:rPr>
          <w:rFonts w:asciiTheme="minorHAnsi" w:eastAsiaTheme="minorHAnsi" w:hAnsiTheme="minorHAnsi" w:cstheme="minorBidi"/>
          <w:szCs w:val="22"/>
        </w:rPr>
      </w:pPr>
      <w:r w:rsidRPr="007A7C22">
        <w:rPr>
          <w:rFonts w:asciiTheme="minorHAnsi" w:eastAsiaTheme="minorHAnsi" w:hAnsiTheme="minorHAnsi" w:cstheme="minorBidi"/>
          <w:noProof/>
          <w:szCs w:val="22"/>
          <w:lang w:eastAsia="en-GB"/>
        </w:rPr>
        <w:drawing>
          <wp:inline distT="0" distB="0" distL="0" distR="0" wp14:anchorId="2DCDC2BE" wp14:editId="49B4B748">
            <wp:extent cx="1225550" cy="842203"/>
            <wp:effectExtent l="19050" t="19050" r="12700" b="1524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228787" cy="844428"/>
                    </a:xfrm>
                    <a:prstGeom prst="rect">
                      <a:avLst/>
                    </a:prstGeom>
                    <a:ln>
                      <a:solidFill>
                        <a:schemeClr val="accent1"/>
                      </a:solidFill>
                    </a:ln>
                  </pic:spPr>
                </pic:pic>
              </a:graphicData>
            </a:graphic>
          </wp:inline>
        </w:drawing>
      </w:r>
    </w:p>
    <w:p w14:paraId="22EFDA73" w14:textId="77777777" w:rsidR="0043685F" w:rsidRDefault="0043685F" w:rsidP="007A7C22">
      <w:pPr>
        <w:spacing w:after="160" w:line="259" w:lineRule="auto"/>
        <w:jc w:val="center"/>
        <w:rPr>
          <w:rFonts w:asciiTheme="minorHAnsi" w:eastAsiaTheme="minorHAnsi" w:hAnsiTheme="minorHAnsi" w:cstheme="minorBidi"/>
          <w:szCs w:val="22"/>
        </w:rPr>
      </w:pPr>
    </w:p>
    <w:p w14:paraId="0AF06F38" w14:textId="77777777" w:rsidR="007A7C22" w:rsidRDefault="007A7C22" w:rsidP="00F91EE6">
      <w:pPr>
        <w:pStyle w:val="Heading4"/>
        <w:numPr>
          <w:ilvl w:val="0"/>
          <w:numId w:val="28"/>
        </w:numPr>
        <w:rPr>
          <w:rFonts w:eastAsiaTheme="minorHAnsi"/>
        </w:rPr>
      </w:pPr>
      <w:r>
        <w:rPr>
          <w:rFonts w:eastAsiaTheme="minorHAnsi"/>
        </w:rPr>
        <w:t>Remove report from Folder Structure</w:t>
      </w:r>
    </w:p>
    <w:p w14:paraId="44E75F48" w14:textId="77777777" w:rsidR="005A0FE4" w:rsidRDefault="007A7C22" w:rsidP="007A7C22">
      <w:r>
        <w:rPr>
          <w:rFonts w:eastAsiaTheme="minorHAnsi"/>
        </w:rPr>
        <w:t xml:space="preserve">Now go to the </w:t>
      </w:r>
      <w:r w:rsidRPr="005A0FE4">
        <w:rPr>
          <w:rFonts w:eastAsiaTheme="minorHAnsi"/>
          <w:b/>
          <w:color w:val="7F7F7F" w:themeColor="text1" w:themeTint="80"/>
        </w:rPr>
        <w:t>Folder Structure</w:t>
      </w:r>
      <w:r w:rsidRPr="005A0FE4">
        <w:rPr>
          <w:rFonts w:eastAsiaTheme="minorHAnsi"/>
          <w:color w:val="7F7F7F" w:themeColor="text1" w:themeTint="80"/>
        </w:rPr>
        <w:t xml:space="preserve"> </w:t>
      </w:r>
      <w:r>
        <w:rPr>
          <w:rFonts w:eastAsiaTheme="minorHAnsi"/>
        </w:rPr>
        <w:t xml:space="preserve">tab. </w:t>
      </w:r>
      <w:r>
        <w:t xml:space="preserve">Filter the Navigation Folder and Sub Folder columns as appropriate for your </w:t>
      </w:r>
      <w:r w:rsidR="005A0FE4">
        <w:t>retired</w:t>
      </w:r>
      <w:r>
        <w:t xml:space="preserve"> report. </w:t>
      </w:r>
    </w:p>
    <w:p w14:paraId="7B3F1FE0" w14:textId="77777777" w:rsidR="005A0FE4" w:rsidRDefault="005A0FE4" w:rsidP="007A7C22"/>
    <w:p w14:paraId="3FB6C298" w14:textId="77777777" w:rsidR="005A0FE4" w:rsidRDefault="005A0FE4" w:rsidP="007A7C22">
      <w:r w:rsidRPr="005A0FE4">
        <w:rPr>
          <w:noProof/>
          <w:lang w:eastAsia="en-GB"/>
        </w:rPr>
        <w:drawing>
          <wp:inline distT="0" distB="0" distL="0" distR="0" wp14:anchorId="34E83134" wp14:editId="4AB46EE2">
            <wp:extent cx="5731510" cy="539115"/>
            <wp:effectExtent l="19050" t="19050" r="21590" b="1333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539115"/>
                    </a:xfrm>
                    <a:prstGeom prst="rect">
                      <a:avLst/>
                    </a:prstGeom>
                    <a:ln>
                      <a:solidFill>
                        <a:schemeClr val="accent1"/>
                      </a:solidFill>
                    </a:ln>
                  </pic:spPr>
                </pic:pic>
              </a:graphicData>
            </a:graphic>
          </wp:inline>
        </w:drawing>
      </w:r>
    </w:p>
    <w:p w14:paraId="6154228D" w14:textId="77777777" w:rsidR="005A0FE4" w:rsidRDefault="005A0FE4" w:rsidP="007A7C22"/>
    <w:p w14:paraId="73BE5330" w14:textId="77777777" w:rsidR="007A7C22" w:rsidRDefault="005A0FE4" w:rsidP="007A7C22">
      <w:r>
        <w:t>Right-click the report’s entry, and select “Delete”:</w:t>
      </w:r>
    </w:p>
    <w:p w14:paraId="678A3BB7" w14:textId="77777777" w:rsidR="005A0FE4" w:rsidRDefault="005A0FE4" w:rsidP="007A7C22"/>
    <w:p w14:paraId="3D21CF3F" w14:textId="77777777" w:rsidR="007A7C22" w:rsidRPr="007A7C22" w:rsidRDefault="005A0FE4" w:rsidP="005A0FE4">
      <w:pPr>
        <w:jc w:val="center"/>
        <w:rPr>
          <w:rFonts w:eastAsiaTheme="minorHAnsi"/>
        </w:rPr>
      </w:pPr>
      <w:r w:rsidRPr="005A0FE4">
        <w:rPr>
          <w:rFonts w:eastAsiaTheme="minorHAnsi"/>
          <w:noProof/>
          <w:lang w:eastAsia="en-GB"/>
        </w:rPr>
        <w:lastRenderedPageBreak/>
        <w:drawing>
          <wp:inline distT="0" distB="0" distL="0" distR="0" wp14:anchorId="070EA986" wp14:editId="588A2FDA">
            <wp:extent cx="1276416" cy="704886"/>
            <wp:effectExtent l="19050" t="19050" r="19050" b="1905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276416" cy="704886"/>
                    </a:xfrm>
                    <a:prstGeom prst="rect">
                      <a:avLst/>
                    </a:prstGeom>
                    <a:ln>
                      <a:solidFill>
                        <a:schemeClr val="accent1"/>
                      </a:solidFill>
                    </a:ln>
                  </pic:spPr>
                </pic:pic>
              </a:graphicData>
            </a:graphic>
          </wp:inline>
        </w:drawing>
      </w:r>
    </w:p>
    <w:p w14:paraId="5623F582" w14:textId="77777777" w:rsidR="0043685F" w:rsidRDefault="0043685F" w:rsidP="005A0FE4">
      <w:pPr>
        <w:spacing w:after="160" w:line="259" w:lineRule="auto"/>
        <w:rPr>
          <w:rFonts w:eastAsiaTheme="minorHAnsi" w:cstheme="minorBidi"/>
          <w:szCs w:val="22"/>
        </w:rPr>
      </w:pPr>
    </w:p>
    <w:p w14:paraId="2582926E" w14:textId="0CAFFA5A" w:rsidR="005A0FE4" w:rsidRDefault="005A0FE4" w:rsidP="005A0FE4">
      <w:pPr>
        <w:spacing w:after="160" w:line="259" w:lineRule="auto"/>
        <w:rPr>
          <w:rFonts w:eastAsiaTheme="minorHAnsi" w:cstheme="minorBidi"/>
          <w:szCs w:val="22"/>
        </w:rPr>
      </w:pPr>
      <w:r w:rsidRPr="005A0FE4">
        <w:rPr>
          <w:rFonts w:eastAsiaTheme="minorHAnsi" w:cstheme="minorBidi"/>
          <w:szCs w:val="22"/>
        </w:rPr>
        <w:t xml:space="preserve">The record will be deleted from the </w:t>
      </w:r>
      <w:r w:rsidRPr="005A0FE4">
        <w:rPr>
          <w:rFonts w:eastAsiaTheme="minorHAnsi" w:cstheme="minorBidi"/>
          <w:b/>
          <w:color w:val="7F7F7F" w:themeColor="text1" w:themeTint="80"/>
          <w:szCs w:val="22"/>
        </w:rPr>
        <w:t>Folder Structure</w:t>
      </w:r>
      <w:r w:rsidRPr="005A0FE4">
        <w:rPr>
          <w:rFonts w:eastAsiaTheme="minorHAnsi" w:cstheme="minorBidi"/>
          <w:color w:val="7F7F7F" w:themeColor="text1" w:themeTint="80"/>
          <w:szCs w:val="22"/>
        </w:rPr>
        <w:t xml:space="preserve"> </w:t>
      </w:r>
      <w:r w:rsidRPr="005A0FE4">
        <w:rPr>
          <w:rFonts w:eastAsiaTheme="minorHAnsi" w:cstheme="minorBidi"/>
          <w:szCs w:val="22"/>
        </w:rPr>
        <w:t xml:space="preserve">tab. </w:t>
      </w:r>
    </w:p>
    <w:p w14:paraId="1D383C5D" w14:textId="77777777" w:rsidR="005A0FE4" w:rsidRDefault="005A0FE4" w:rsidP="005A0FE4">
      <w:pPr>
        <w:spacing w:after="160" w:line="259" w:lineRule="auto"/>
        <w:rPr>
          <w:rFonts w:eastAsiaTheme="minorHAnsi" w:cstheme="minorBidi"/>
          <w:szCs w:val="22"/>
        </w:rPr>
      </w:pPr>
    </w:p>
    <w:p w14:paraId="11706A52" w14:textId="77777777" w:rsidR="005A0FE4" w:rsidRPr="00884EC6" w:rsidRDefault="005A0FE4" w:rsidP="00F91EE6">
      <w:pPr>
        <w:pStyle w:val="Heading4"/>
        <w:numPr>
          <w:ilvl w:val="0"/>
          <w:numId w:val="28"/>
        </w:numPr>
      </w:pPr>
      <w:r>
        <w:t>Update the Tracker version</w:t>
      </w:r>
    </w:p>
    <w:p w14:paraId="20AB778D" w14:textId="77777777" w:rsidR="005A0FE4" w:rsidRDefault="005A0FE4" w:rsidP="005A0FE4">
      <w:r>
        <w:t xml:space="preserve">Finally, go to the </w:t>
      </w:r>
      <w:r w:rsidRPr="008D2A41">
        <w:rPr>
          <w:b/>
          <w:color w:val="7F7F7F" w:themeColor="text1" w:themeTint="80"/>
        </w:rPr>
        <w:t>Version Control</w:t>
      </w:r>
      <w:r w:rsidRPr="008D2A41">
        <w:rPr>
          <w:color w:val="7F7F7F" w:themeColor="text1" w:themeTint="80"/>
        </w:rPr>
        <w:t xml:space="preserve"> </w:t>
      </w:r>
      <w:r>
        <w:t>worksheet and update it with a new version number, along with notes explaining what you have changed about the document and why:</w:t>
      </w:r>
    </w:p>
    <w:p w14:paraId="6D1612B1" w14:textId="77777777" w:rsidR="005A0FE4" w:rsidRDefault="005A0FE4" w:rsidP="005A0FE4"/>
    <w:p w14:paraId="02D81288" w14:textId="77777777" w:rsidR="005A0FE4" w:rsidRDefault="005A0FE4" w:rsidP="005A0FE4">
      <w:pPr>
        <w:jc w:val="center"/>
      </w:pPr>
      <w:r w:rsidRPr="005A0FE4">
        <w:rPr>
          <w:noProof/>
          <w:lang w:eastAsia="en-GB"/>
        </w:rPr>
        <w:drawing>
          <wp:inline distT="0" distB="0" distL="0" distR="0" wp14:anchorId="485AA48C" wp14:editId="58676D58">
            <wp:extent cx="5731510" cy="879475"/>
            <wp:effectExtent l="19050" t="19050" r="21590" b="1587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879475"/>
                    </a:xfrm>
                    <a:prstGeom prst="rect">
                      <a:avLst/>
                    </a:prstGeom>
                    <a:ln>
                      <a:solidFill>
                        <a:schemeClr val="accent1"/>
                      </a:solidFill>
                    </a:ln>
                  </pic:spPr>
                </pic:pic>
              </a:graphicData>
            </a:graphic>
          </wp:inline>
        </w:drawing>
      </w:r>
    </w:p>
    <w:p w14:paraId="364B9332" w14:textId="77777777" w:rsidR="005A0FE4" w:rsidRDefault="005A0FE4" w:rsidP="005A0FE4"/>
    <w:p w14:paraId="0C5AA9F4" w14:textId="77777777" w:rsidR="005A0FE4" w:rsidRDefault="005A0FE4" w:rsidP="005A0FE4">
      <w:r>
        <w:t xml:space="preserve">Save your changes to the Live Reports Tracker before closing the spreadsheet. </w:t>
      </w:r>
    </w:p>
    <w:p w14:paraId="0D36B662" w14:textId="77777777" w:rsidR="005A0FE4" w:rsidRPr="005A0FE4" w:rsidRDefault="005A0FE4" w:rsidP="005A0FE4">
      <w:pPr>
        <w:spacing w:after="160" w:line="259" w:lineRule="auto"/>
        <w:rPr>
          <w:rFonts w:eastAsiaTheme="minorHAnsi" w:cstheme="minorBidi"/>
          <w:szCs w:val="22"/>
        </w:rPr>
      </w:pPr>
    </w:p>
    <w:p w14:paraId="06FF7EAF" w14:textId="77777777" w:rsidR="007A7C22" w:rsidRDefault="007A7C22" w:rsidP="007A7C22">
      <w:pPr>
        <w:spacing w:after="160" w:line="259" w:lineRule="auto"/>
        <w:jc w:val="center"/>
        <w:rPr>
          <w:rFonts w:asciiTheme="minorHAnsi" w:eastAsiaTheme="minorHAnsi" w:hAnsiTheme="minorHAnsi" w:cstheme="minorBidi"/>
          <w:szCs w:val="22"/>
        </w:rPr>
      </w:pPr>
    </w:p>
    <w:sectPr w:rsidR="007A7C22" w:rsidSect="00546857">
      <w:headerReference w:type="default" r:id="rId99"/>
      <w:footerReference w:type="default" r:id="rId100"/>
      <w:pgSz w:w="11906" w:h="16838"/>
      <w:pgMar w:top="1440" w:right="1440" w:bottom="851" w:left="1440" w:header="340"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18" w:author="Helen Child" w:date="2023-01-12T11:03:00Z" w:initials="HC">
    <w:p w14:paraId="33617167" w14:textId="107CBCAD" w:rsidR="0083228B" w:rsidRDefault="0083228B">
      <w:pPr>
        <w:pStyle w:val="CommentText"/>
      </w:pPr>
      <w:r>
        <w:rPr>
          <w:rStyle w:val="CommentReference"/>
        </w:rPr>
        <w:annotationRef/>
      </w:r>
      <w:r>
        <w:t>HR Reporting LIVE environment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361716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3617167" w16cid:durableId="276A67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C70BBA" w14:textId="77777777" w:rsidR="0083228B" w:rsidRDefault="0083228B">
      <w:r>
        <w:separator/>
      </w:r>
    </w:p>
  </w:endnote>
  <w:endnote w:type="continuationSeparator" w:id="0">
    <w:p w14:paraId="7665078D" w14:textId="77777777" w:rsidR="0083228B" w:rsidRDefault="00832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Garamond Pro">
    <w:altName w:val="Georgia"/>
    <w:panose1 w:val="00000000000000000000"/>
    <w:charset w:val="00"/>
    <w:family w:val="roman"/>
    <w:notTrueType/>
    <w:pitch w:val="variable"/>
    <w:sig w:usb0="00000007"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5613626"/>
      <w:docPartObj>
        <w:docPartGallery w:val="Page Numbers (Bottom of Page)"/>
        <w:docPartUnique/>
      </w:docPartObj>
    </w:sdtPr>
    <w:sdtEndPr>
      <w:rPr>
        <w:noProof/>
      </w:rPr>
    </w:sdtEndPr>
    <w:sdtContent>
      <w:p w14:paraId="68A1A60E" w14:textId="271A37AF" w:rsidR="0083228B" w:rsidRDefault="0083228B">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14:paraId="1C6C5F59" w14:textId="77777777" w:rsidR="0083228B" w:rsidRPr="00AF18D1" w:rsidRDefault="0083228B" w:rsidP="00546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8429B0" w14:textId="77777777" w:rsidR="0083228B" w:rsidRDefault="0083228B">
      <w:r>
        <w:separator/>
      </w:r>
    </w:p>
  </w:footnote>
  <w:footnote w:type="continuationSeparator" w:id="0">
    <w:p w14:paraId="6395543D" w14:textId="77777777" w:rsidR="0083228B" w:rsidRDefault="0083228B">
      <w:r>
        <w:continuationSeparator/>
      </w:r>
    </w:p>
  </w:footnote>
  <w:footnote w:id="1">
    <w:p w14:paraId="3B38DBB7" w14:textId="1C7CB356" w:rsidR="0083228B" w:rsidRDefault="0083228B">
      <w:pPr>
        <w:pStyle w:val="FootnoteText"/>
      </w:pPr>
      <w:r>
        <w:rPr>
          <w:rStyle w:val="FootnoteReference"/>
        </w:rPr>
        <w:footnoteRef/>
      </w:r>
      <w:r>
        <w:t xml:space="preserve"> </w:t>
      </w:r>
      <w:r w:rsidRPr="000255C9">
        <w:t>There may be circumstances where you wish to also deploy to the TEST server in order to test your new or edited report against a specific non-production environment. This is acceptable but it is not a mandatory part of the deployment process.</w:t>
      </w:r>
    </w:p>
  </w:footnote>
  <w:footnote w:id="2">
    <w:p w14:paraId="59121CF0" w14:textId="4298A250" w:rsidR="0083228B" w:rsidRDefault="0083228B">
      <w:pPr>
        <w:pStyle w:val="FootnoteText"/>
      </w:pPr>
      <w:r>
        <w:rPr>
          <w:rStyle w:val="FootnoteReference"/>
        </w:rPr>
        <w:footnoteRef/>
      </w:r>
      <w:r>
        <w:t xml:space="preserve"> </w:t>
      </w:r>
      <w:r w:rsidRPr="00B878AF">
        <w:rPr>
          <w:sz w:val="18"/>
        </w:rPr>
        <w:t xml:space="preserve">Ideally, there will always be an end-user who is able to perform UAT for a newly-created report. In some cases, however, the HR Functional Analysis team may need to perform UAT instead – for instance, if the new report was developed as part of a project, or if the end-user is unable/unavailable to perform UAT themselves. The HR Functional Analysis team occasionally develops reports for its own use, in which case they are the end-users and therefore the ones who should perform UAT. </w:t>
      </w:r>
    </w:p>
  </w:footnote>
  <w:footnote w:id="3">
    <w:p w14:paraId="2C831E5F" w14:textId="65B6493B" w:rsidR="0083228B" w:rsidRDefault="0083228B">
      <w:pPr>
        <w:pStyle w:val="FootnoteText"/>
      </w:pPr>
      <w:r>
        <w:rPr>
          <w:rStyle w:val="FootnoteReference"/>
        </w:rPr>
        <w:footnoteRef/>
      </w:r>
      <w:r>
        <w:t xml:space="preserve"> </w:t>
      </w:r>
      <w:r w:rsidRPr="00A048D8">
        <w:rPr>
          <w:sz w:val="18"/>
        </w:rPr>
        <w:t xml:space="preserve">As noted in the process for new reports, there will ideally be an end-user who can perform UAT here. However, it is sometimes necessary for the HR Functional Analysis team to perform the UAT – for instance, if the end-user is unable or unavailable to do it, or if the HR Functional Analysis team are themselves the “end-users” who requested the changes to the report suite.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8987" w:type="dxa"/>
      <w:tblBorders>
        <w:top w:val="none" w:sz="0" w:space="0" w:color="auto"/>
        <w:left w:val="none" w:sz="0" w:space="0" w:color="auto"/>
        <w:bottom w:val="single" w:sz="12" w:space="0" w:color="1F4E79"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83228B" w:rsidRPr="00756D65" w14:paraId="52B65C35" w14:textId="77777777" w:rsidTr="00546857">
      <w:trPr>
        <w:trHeight w:val="999"/>
      </w:trPr>
      <w:tc>
        <w:tcPr>
          <w:tcW w:w="7154" w:type="dxa"/>
        </w:tcPr>
        <w:p w14:paraId="4B0C2D2C" w14:textId="77777777" w:rsidR="0083228B" w:rsidRPr="00756D65" w:rsidRDefault="0083228B" w:rsidP="00821B67">
          <w:pPr>
            <w:spacing w:before="360"/>
            <w:rPr>
              <w:b/>
              <w:color w:val="323E4F" w:themeColor="text2" w:themeShade="BF"/>
              <w:sz w:val="32"/>
            </w:rPr>
          </w:pPr>
          <w:r>
            <w:rPr>
              <w:b/>
              <w:color w:val="323E4F" w:themeColor="text2" w:themeShade="BF"/>
              <w:sz w:val="40"/>
            </w:rPr>
            <w:t>HOW TO Manage Reports – Release and Deployment</w:t>
          </w:r>
        </w:p>
      </w:tc>
      <w:tc>
        <w:tcPr>
          <w:tcW w:w="1776" w:type="dxa"/>
        </w:tcPr>
        <w:p w14:paraId="2D2DD7A3" w14:textId="77777777" w:rsidR="0083228B" w:rsidRPr="00756D65" w:rsidRDefault="0083228B" w:rsidP="00546857">
          <w:pPr>
            <w:spacing w:before="120"/>
            <w:rPr>
              <w:rFonts w:eastAsia="Calibri"/>
              <w:color w:val="323E4F" w:themeColor="text2" w:themeShade="BF"/>
            </w:rPr>
          </w:pPr>
          <w:r w:rsidRPr="00756D65">
            <w:rPr>
              <w:rFonts w:eastAsia="Calibri"/>
              <w:noProof/>
              <w:color w:val="323E4F" w:themeColor="text2" w:themeShade="BF"/>
              <w:lang w:eastAsia="en-GB"/>
            </w:rPr>
            <w:drawing>
              <wp:inline distT="0" distB="0" distL="0" distR="0" wp14:anchorId="5161DA8D" wp14:editId="320A3B00">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14:paraId="38FC4ED9" w14:textId="77777777" w:rsidR="0083228B" w:rsidRDefault="0083228B" w:rsidP="005468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26DB0"/>
    <w:multiLevelType w:val="hybridMultilevel"/>
    <w:tmpl w:val="6DA00C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E22155"/>
    <w:multiLevelType w:val="hybridMultilevel"/>
    <w:tmpl w:val="02A6F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7734CC"/>
    <w:multiLevelType w:val="hybridMultilevel"/>
    <w:tmpl w:val="4454D6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1C2EAA"/>
    <w:multiLevelType w:val="multilevel"/>
    <w:tmpl w:val="EEB8A1DA"/>
    <w:lvl w:ilvl="0">
      <w:start w:val="1"/>
      <w:numFmt w:val="decimal"/>
      <w:pStyle w:val="MAEsub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1C56302"/>
    <w:multiLevelType w:val="hybridMultilevel"/>
    <w:tmpl w:val="247AA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BE4409"/>
    <w:multiLevelType w:val="hybridMultilevel"/>
    <w:tmpl w:val="9E2A3F4E"/>
    <w:lvl w:ilvl="0" w:tplc="08090001">
      <w:start w:val="1"/>
      <w:numFmt w:val="bullet"/>
      <w:lvlText w:val=""/>
      <w:lvlJc w:val="left"/>
      <w:pPr>
        <w:ind w:left="790" w:hanging="360"/>
      </w:pPr>
      <w:rPr>
        <w:rFonts w:ascii="Symbol" w:hAnsi="Symbol" w:hint="default"/>
      </w:rPr>
    </w:lvl>
    <w:lvl w:ilvl="1" w:tplc="08090003" w:tentative="1">
      <w:start w:val="1"/>
      <w:numFmt w:val="bullet"/>
      <w:lvlText w:val="o"/>
      <w:lvlJc w:val="left"/>
      <w:pPr>
        <w:ind w:left="1510" w:hanging="360"/>
      </w:pPr>
      <w:rPr>
        <w:rFonts w:ascii="Courier New" w:hAnsi="Courier New" w:cs="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cs="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cs="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6" w15:restartNumberingAfterBreak="0">
    <w:nsid w:val="186C2556"/>
    <w:multiLevelType w:val="hybridMultilevel"/>
    <w:tmpl w:val="0B283D8C"/>
    <w:lvl w:ilvl="0" w:tplc="08090001">
      <w:start w:val="1"/>
      <w:numFmt w:val="bullet"/>
      <w:lvlText w:val=""/>
      <w:lvlJc w:val="left"/>
      <w:pPr>
        <w:ind w:left="800" w:hanging="360"/>
      </w:pPr>
      <w:rPr>
        <w:rFonts w:ascii="Symbol" w:hAnsi="Symbol" w:hint="default"/>
      </w:rPr>
    </w:lvl>
    <w:lvl w:ilvl="1" w:tplc="08090003" w:tentative="1">
      <w:start w:val="1"/>
      <w:numFmt w:val="bullet"/>
      <w:lvlText w:val="o"/>
      <w:lvlJc w:val="left"/>
      <w:pPr>
        <w:ind w:left="1520" w:hanging="360"/>
      </w:pPr>
      <w:rPr>
        <w:rFonts w:ascii="Courier New" w:hAnsi="Courier New" w:cs="Courier New" w:hint="default"/>
      </w:rPr>
    </w:lvl>
    <w:lvl w:ilvl="2" w:tplc="08090005" w:tentative="1">
      <w:start w:val="1"/>
      <w:numFmt w:val="bullet"/>
      <w:lvlText w:val=""/>
      <w:lvlJc w:val="left"/>
      <w:pPr>
        <w:ind w:left="2240" w:hanging="360"/>
      </w:pPr>
      <w:rPr>
        <w:rFonts w:ascii="Wingdings" w:hAnsi="Wingdings" w:hint="default"/>
      </w:rPr>
    </w:lvl>
    <w:lvl w:ilvl="3" w:tplc="08090001" w:tentative="1">
      <w:start w:val="1"/>
      <w:numFmt w:val="bullet"/>
      <w:lvlText w:val=""/>
      <w:lvlJc w:val="left"/>
      <w:pPr>
        <w:ind w:left="2960" w:hanging="360"/>
      </w:pPr>
      <w:rPr>
        <w:rFonts w:ascii="Symbol" w:hAnsi="Symbol" w:hint="default"/>
      </w:rPr>
    </w:lvl>
    <w:lvl w:ilvl="4" w:tplc="08090003" w:tentative="1">
      <w:start w:val="1"/>
      <w:numFmt w:val="bullet"/>
      <w:lvlText w:val="o"/>
      <w:lvlJc w:val="left"/>
      <w:pPr>
        <w:ind w:left="3680" w:hanging="360"/>
      </w:pPr>
      <w:rPr>
        <w:rFonts w:ascii="Courier New" w:hAnsi="Courier New" w:cs="Courier New" w:hint="default"/>
      </w:rPr>
    </w:lvl>
    <w:lvl w:ilvl="5" w:tplc="08090005" w:tentative="1">
      <w:start w:val="1"/>
      <w:numFmt w:val="bullet"/>
      <w:lvlText w:val=""/>
      <w:lvlJc w:val="left"/>
      <w:pPr>
        <w:ind w:left="4400" w:hanging="360"/>
      </w:pPr>
      <w:rPr>
        <w:rFonts w:ascii="Wingdings" w:hAnsi="Wingdings" w:hint="default"/>
      </w:rPr>
    </w:lvl>
    <w:lvl w:ilvl="6" w:tplc="08090001" w:tentative="1">
      <w:start w:val="1"/>
      <w:numFmt w:val="bullet"/>
      <w:lvlText w:val=""/>
      <w:lvlJc w:val="left"/>
      <w:pPr>
        <w:ind w:left="5120" w:hanging="360"/>
      </w:pPr>
      <w:rPr>
        <w:rFonts w:ascii="Symbol" w:hAnsi="Symbol" w:hint="default"/>
      </w:rPr>
    </w:lvl>
    <w:lvl w:ilvl="7" w:tplc="08090003" w:tentative="1">
      <w:start w:val="1"/>
      <w:numFmt w:val="bullet"/>
      <w:lvlText w:val="o"/>
      <w:lvlJc w:val="left"/>
      <w:pPr>
        <w:ind w:left="5840" w:hanging="360"/>
      </w:pPr>
      <w:rPr>
        <w:rFonts w:ascii="Courier New" w:hAnsi="Courier New" w:cs="Courier New" w:hint="default"/>
      </w:rPr>
    </w:lvl>
    <w:lvl w:ilvl="8" w:tplc="08090005" w:tentative="1">
      <w:start w:val="1"/>
      <w:numFmt w:val="bullet"/>
      <w:lvlText w:val=""/>
      <w:lvlJc w:val="left"/>
      <w:pPr>
        <w:ind w:left="6560" w:hanging="360"/>
      </w:pPr>
      <w:rPr>
        <w:rFonts w:ascii="Wingdings" w:hAnsi="Wingdings" w:hint="default"/>
      </w:rPr>
    </w:lvl>
  </w:abstractNum>
  <w:abstractNum w:abstractNumId="7" w15:restartNumberingAfterBreak="0">
    <w:nsid w:val="186F09DB"/>
    <w:multiLevelType w:val="hybridMultilevel"/>
    <w:tmpl w:val="A8323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477D3E"/>
    <w:multiLevelType w:val="hybridMultilevel"/>
    <w:tmpl w:val="CE88ACB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96A1AC0"/>
    <w:multiLevelType w:val="hybridMultilevel"/>
    <w:tmpl w:val="BAC46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513733"/>
    <w:multiLevelType w:val="hybridMultilevel"/>
    <w:tmpl w:val="D534BFAC"/>
    <w:lvl w:ilvl="0" w:tplc="4C9A415E">
      <w:start w:val="9"/>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BC923EE"/>
    <w:multiLevelType w:val="hybridMultilevel"/>
    <w:tmpl w:val="12DCE5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2841A0"/>
    <w:multiLevelType w:val="hybridMultilevel"/>
    <w:tmpl w:val="289EB5C4"/>
    <w:lvl w:ilvl="0" w:tplc="0809000F">
      <w:start w:val="1"/>
      <w:numFmt w:val="decimal"/>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3" w15:restartNumberingAfterBreak="0">
    <w:nsid w:val="1FA117D1"/>
    <w:multiLevelType w:val="hybridMultilevel"/>
    <w:tmpl w:val="03EE34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203B36A8"/>
    <w:multiLevelType w:val="hybridMultilevel"/>
    <w:tmpl w:val="0090EE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2106EFE"/>
    <w:multiLevelType w:val="hybridMultilevel"/>
    <w:tmpl w:val="826E2B0C"/>
    <w:lvl w:ilvl="0" w:tplc="4D64629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7592BE0"/>
    <w:multiLevelType w:val="hybridMultilevel"/>
    <w:tmpl w:val="6CA465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92517E9"/>
    <w:multiLevelType w:val="hybridMultilevel"/>
    <w:tmpl w:val="F99EC8F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9D92EE5"/>
    <w:multiLevelType w:val="hybridMultilevel"/>
    <w:tmpl w:val="2FE27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A42214"/>
    <w:multiLevelType w:val="hybridMultilevel"/>
    <w:tmpl w:val="34889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08407B5"/>
    <w:multiLevelType w:val="hybridMultilevel"/>
    <w:tmpl w:val="90C20B20"/>
    <w:lvl w:ilvl="0" w:tplc="08090001">
      <w:start w:val="1"/>
      <w:numFmt w:val="bullet"/>
      <w:lvlText w:val=""/>
      <w:lvlJc w:val="left"/>
      <w:pPr>
        <w:ind w:left="790" w:hanging="360"/>
      </w:pPr>
      <w:rPr>
        <w:rFonts w:ascii="Symbol" w:hAnsi="Symbol" w:hint="default"/>
      </w:rPr>
    </w:lvl>
    <w:lvl w:ilvl="1" w:tplc="08090003" w:tentative="1">
      <w:start w:val="1"/>
      <w:numFmt w:val="bullet"/>
      <w:lvlText w:val="o"/>
      <w:lvlJc w:val="left"/>
      <w:pPr>
        <w:ind w:left="1510" w:hanging="360"/>
      </w:pPr>
      <w:rPr>
        <w:rFonts w:ascii="Courier New" w:hAnsi="Courier New" w:cs="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cs="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cs="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21" w15:restartNumberingAfterBreak="0">
    <w:nsid w:val="33411398"/>
    <w:multiLevelType w:val="hybridMultilevel"/>
    <w:tmpl w:val="AB347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4B12BCB"/>
    <w:multiLevelType w:val="hybridMultilevel"/>
    <w:tmpl w:val="AD88B6D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35012E15"/>
    <w:multiLevelType w:val="hybridMultilevel"/>
    <w:tmpl w:val="E594E76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3609394F"/>
    <w:multiLevelType w:val="hybridMultilevel"/>
    <w:tmpl w:val="6CD0012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3B296039"/>
    <w:multiLevelType w:val="hybridMultilevel"/>
    <w:tmpl w:val="A36E4D1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B532BD3"/>
    <w:multiLevelType w:val="hybridMultilevel"/>
    <w:tmpl w:val="6DA00C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F6D0BC7"/>
    <w:multiLevelType w:val="hybridMultilevel"/>
    <w:tmpl w:val="FC6415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3FA263A8"/>
    <w:multiLevelType w:val="hybridMultilevel"/>
    <w:tmpl w:val="34C60EB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3FD764D4"/>
    <w:multiLevelType w:val="hybridMultilevel"/>
    <w:tmpl w:val="C9CE7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49D0BA7"/>
    <w:multiLevelType w:val="hybridMultilevel"/>
    <w:tmpl w:val="623C105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456B5977"/>
    <w:multiLevelType w:val="hybridMultilevel"/>
    <w:tmpl w:val="EBFEFF52"/>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90B650F"/>
    <w:multiLevelType w:val="hybridMultilevel"/>
    <w:tmpl w:val="8EBC2C1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4B6B0861"/>
    <w:multiLevelType w:val="hybridMultilevel"/>
    <w:tmpl w:val="8EBC2C1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529270A2"/>
    <w:multiLevelType w:val="hybridMultilevel"/>
    <w:tmpl w:val="C7CA37E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53AF1BD9"/>
    <w:multiLevelType w:val="hybridMultilevel"/>
    <w:tmpl w:val="FA8EC53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54405437"/>
    <w:multiLevelType w:val="hybridMultilevel"/>
    <w:tmpl w:val="0AD4D7D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58CD6C49"/>
    <w:multiLevelType w:val="hybridMultilevel"/>
    <w:tmpl w:val="6EE48798"/>
    <w:lvl w:ilvl="0" w:tplc="29E0CB7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5AD605BC"/>
    <w:multiLevelType w:val="hybridMultilevel"/>
    <w:tmpl w:val="65C01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B411B8F"/>
    <w:multiLevelType w:val="hybridMultilevel"/>
    <w:tmpl w:val="CA3E4F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C9E7147"/>
    <w:multiLevelType w:val="hybridMultilevel"/>
    <w:tmpl w:val="6650A78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5CCF3B01"/>
    <w:multiLevelType w:val="hybridMultilevel"/>
    <w:tmpl w:val="A10CE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2482429"/>
    <w:multiLevelType w:val="hybridMultilevel"/>
    <w:tmpl w:val="B5DEA5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2A111BB"/>
    <w:multiLevelType w:val="hybridMultilevel"/>
    <w:tmpl w:val="8C2CF1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B5F6439"/>
    <w:multiLevelType w:val="hybridMultilevel"/>
    <w:tmpl w:val="697891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6B9030E9"/>
    <w:multiLevelType w:val="hybridMultilevel"/>
    <w:tmpl w:val="61067A96"/>
    <w:lvl w:ilvl="0" w:tplc="6EC6FF3E">
      <w:start w:val="1"/>
      <w:numFmt w:val="decimal"/>
      <w:lvlText w:val="%1."/>
      <w:lvlJc w:val="left"/>
      <w:pPr>
        <w:ind w:left="136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6" w15:restartNumberingAfterBreak="0">
    <w:nsid w:val="6E23774A"/>
    <w:multiLevelType w:val="hybridMultilevel"/>
    <w:tmpl w:val="5966F4D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6EF50B34"/>
    <w:multiLevelType w:val="hybridMultilevel"/>
    <w:tmpl w:val="E202F9B8"/>
    <w:lvl w:ilvl="0" w:tplc="D702E7F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0861F57"/>
    <w:multiLevelType w:val="hybridMultilevel"/>
    <w:tmpl w:val="98DCCC1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15:restartNumberingAfterBreak="0">
    <w:nsid w:val="70DF763D"/>
    <w:multiLevelType w:val="hybridMultilevel"/>
    <w:tmpl w:val="FC6415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 w15:restartNumberingAfterBreak="0">
    <w:nsid w:val="710B01F5"/>
    <w:multiLevelType w:val="hybridMultilevel"/>
    <w:tmpl w:val="9E801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31A78CD"/>
    <w:multiLevelType w:val="multilevel"/>
    <w:tmpl w:val="67C42D3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752D1DE0"/>
    <w:multiLevelType w:val="hybridMultilevel"/>
    <w:tmpl w:val="991C5B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A2A6E9A"/>
    <w:multiLevelType w:val="hybridMultilevel"/>
    <w:tmpl w:val="D14CD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AA279F9"/>
    <w:multiLevelType w:val="hybridMultilevel"/>
    <w:tmpl w:val="289EB5C4"/>
    <w:lvl w:ilvl="0" w:tplc="0809000F">
      <w:start w:val="1"/>
      <w:numFmt w:val="decimal"/>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55" w15:restartNumberingAfterBreak="0">
    <w:nsid w:val="7BA830AF"/>
    <w:multiLevelType w:val="hybridMultilevel"/>
    <w:tmpl w:val="4184B126"/>
    <w:lvl w:ilvl="0" w:tplc="2B10519A">
      <w:start w:val="6"/>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BB2225E"/>
    <w:multiLevelType w:val="hybridMultilevel"/>
    <w:tmpl w:val="3766B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C4B23E4"/>
    <w:multiLevelType w:val="hybridMultilevel"/>
    <w:tmpl w:val="697891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8" w15:restartNumberingAfterBreak="0">
    <w:nsid w:val="7DB442AB"/>
    <w:multiLevelType w:val="hybridMultilevel"/>
    <w:tmpl w:val="9C7EFF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EE0204D"/>
    <w:multiLevelType w:val="hybridMultilevel"/>
    <w:tmpl w:val="F7FE5E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5"/>
  </w:num>
  <w:num w:numId="2">
    <w:abstractNumId w:val="47"/>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1"/>
  </w:num>
  <w:num w:numId="6">
    <w:abstractNumId w:val="56"/>
  </w:num>
  <w:num w:numId="7">
    <w:abstractNumId w:val="5"/>
  </w:num>
  <w:num w:numId="8">
    <w:abstractNumId w:val="53"/>
  </w:num>
  <w:num w:numId="9">
    <w:abstractNumId w:val="6"/>
  </w:num>
  <w:num w:numId="10">
    <w:abstractNumId w:val="39"/>
  </w:num>
  <w:num w:numId="11">
    <w:abstractNumId w:val="9"/>
  </w:num>
  <w:num w:numId="12">
    <w:abstractNumId w:val="28"/>
  </w:num>
  <w:num w:numId="13">
    <w:abstractNumId w:val="18"/>
  </w:num>
  <w:num w:numId="14">
    <w:abstractNumId w:val="4"/>
  </w:num>
  <w:num w:numId="15">
    <w:abstractNumId w:val="25"/>
  </w:num>
  <w:num w:numId="16">
    <w:abstractNumId w:val="49"/>
  </w:num>
  <w:num w:numId="17">
    <w:abstractNumId w:val="20"/>
  </w:num>
  <w:num w:numId="18">
    <w:abstractNumId w:val="55"/>
  </w:num>
  <w:num w:numId="19">
    <w:abstractNumId w:val="37"/>
  </w:num>
  <w:num w:numId="20">
    <w:abstractNumId w:val="19"/>
  </w:num>
  <w:num w:numId="21">
    <w:abstractNumId w:val="15"/>
  </w:num>
  <w:num w:numId="22">
    <w:abstractNumId w:val="10"/>
  </w:num>
  <w:num w:numId="23">
    <w:abstractNumId w:val="27"/>
  </w:num>
  <w:num w:numId="24">
    <w:abstractNumId w:val="34"/>
  </w:num>
  <w:num w:numId="25">
    <w:abstractNumId w:val="8"/>
  </w:num>
  <w:num w:numId="26">
    <w:abstractNumId w:val="30"/>
  </w:num>
  <w:num w:numId="27">
    <w:abstractNumId w:val="22"/>
  </w:num>
  <w:num w:numId="28">
    <w:abstractNumId w:val="40"/>
  </w:num>
  <w:num w:numId="29">
    <w:abstractNumId w:val="1"/>
  </w:num>
  <w:num w:numId="30">
    <w:abstractNumId w:val="7"/>
  </w:num>
  <w:num w:numId="31">
    <w:abstractNumId w:val="2"/>
  </w:num>
  <w:num w:numId="32">
    <w:abstractNumId w:val="11"/>
  </w:num>
  <w:num w:numId="33">
    <w:abstractNumId w:val="29"/>
  </w:num>
  <w:num w:numId="34">
    <w:abstractNumId w:val="52"/>
  </w:num>
  <w:num w:numId="35">
    <w:abstractNumId w:val="50"/>
  </w:num>
  <w:num w:numId="36">
    <w:abstractNumId w:val="54"/>
  </w:num>
  <w:num w:numId="37">
    <w:abstractNumId w:val="36"/>
  </w:num>
  <w:num w:numId="38">
    <w:abstractNumId w:val="24"/>
  </w:num>
  <w:num w:numId="39">
    <w:abstractNumId w:val="23"/>
  </w:num>
  <w:num w:numId="40">
    <w:abstractNumId w:val="38"/>
  </w:num>
  <w:num w:numId="41">
    <w:abstractNumId w:val="13"/>
  </w:num>
  <w:num w:numId="42">
    <w:abstractNumId w:val="0"/>
  </w:num>
  <w:num w:numId="43">
    <w:abstractNumId w:val="21"/>
  </w:num>
  <w:num w:numId="44">
    <w:abstractNumId w:val="41"/>
  </w:num>
  <w:num w:numId="45">
    <w:abstractNumId w:val="57"/>
  </w:num>
  <w:num w:numId="46">
    <w:abstractNumId w:val="46"/>
  </w:num>
  <w:num w:numId="47">
    <w:abstractNumId w:val="42"/>
  </w:num>
  <w:num w:numId="48">
    <w:abstractNumId w:val="59"/>
  </w:num>
  <w:num w:numId="49">
    <w:abstractNumId w:val="43"/>
  </w:num>
  <w:num w:numId="50">
    <w:abstractNumId w:val="31"/>
  </w:num>
  <w:num w:numId="51">
    <w:abstractNumId w:val="58"/>
  </w:num>
  <w:num w:numId="52">
    <w:abstractNumId w:val="44"/>
  </w:num>
  <w:num w:numId="53">
    <w:abstractNumId w:val="48"/>
  </w:num>
  <w:num w:numId="54">
    <w:abstractNumId w:val="26"/>
  </w:num>
  <w:num w:numId="55">
    <w:abstractNumId w:val="12"/>
  </w:num>
  <w:num w:numId="56">
    <w:abstractNumId w:val="14"/>
  </w:num>
  <w:num w:numId="57">
    <w:abstractNumId w:val="17"/>
  </w:num>
  <w:num w:numId="58">
    <w:abstractNumId w:val="16"/>
  </w:num>
  <w:num w:numId="59">
    <w:abstractNumId w:val="35"/>
  </w:num>
  <w:num w:numId="60">
    <w:abstractNumId w:val="33"/>
  </w:num>
  <w:num w:numId="61">
    <w:abstractNumId w:val="32"/>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thena Artuso">
    <w15:presenceInfo w15:providerId="AD" w15:userId="S-1-5-21-2510641317-1238086002-3281934144-21251"/>
  </w15:person>
  <w15:person w15:author="Helen Child">
    <w15:presenceInfo w15:providerId="AD" w15:userId="S-1-5-21-2510641317-1238086002-3281934144-67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5D7"/>
    <w:rsid w:val="000051B3"/>
    <w:rsid w:val="0002217A"/>
    <w:rsid w:val="00023BC6"/>
    <w:rsid w:val="000255C9"/>
    <w:rsid w:val="00041775"/>
    <w:rsid w:val="00043B12"/>
    <w:rsid w:val="00044B3C"/>
    <w:rsid w:val="00094415"/>
    <w:rsid w:val="000967A5"/>
    <w:rsid w:val="000A6E1F"/>
    <w:rsid w:val="000B0ADD"/>
    <w:rsid w:val="000C521E"/>
    <w:rsid w:val="000D5F82"/>
    <w:rsid w:val="000E49E4"/>
    <w:rsid w:val="000E4F6B"/>
    <w:rsid w:val="0010701A"/>
    <w:rsid w:val="00111F71"/>
    <w:rsid w:val="0011324B"/>
    <w:rsid w:val="001305DB"/>
    <w:rsid w:val="00154D87"/>
    <w:rsid w:val="001564B2"/>
    <w:rsid w:val="00181786"/>
    <w:rsid w:val="0018291A"/>
    <w:rsid w:val="0018610F"/>
    <w:rsid w:val="00195233"/>
    <w:rsid w:val="001B6B79"/>
    <w:rsid w:val="001D3AD8"/>
    <w:rsid w:val="001E5EEA"/>
    <w:rsid w:val="001F42E4"/>
    <w:rsid w:val="00202F62"/>
    <w:rsid w:val="00217F2F"/>
    <w:rsid w:val="00217F58"/>
    <w:rsid w:val="00222856"/>
    <w:rsid w:val="0022543E"/>
    <w:rsid w:val="0022561B"/>
    <w:rsid w:val="00247809"/>
    <w:rsid w:val="002521FC"/>
    <w:rsid w:val="00263FBA"/>
    <w:rsid w:val="00283D5D"/>
    <w:rsid w:val="00292030"/>
    <w:rsid w:val="002B3BEE"/>
    <w:rsid w:val="002C58CA"/>
    <w:rsid w:val="002D3178"/>
    <w:rsid w:val="002E1B8D"/>
    <w:rsid w:val="002E731E"/>
    <w:rsid w:val="002F7267"/>
    <w:rsid w:val="00301CDA"/>
    <w:rsid w:val="00330B66"/>
    <w:rsid w:val="00332487"/>
    <w:rsid w:val="00343E44"/>
    <w:rsid w:val="00351184"/>
    <w:rsid w:val="00375D07"/>
    <w:rsid w:val="00376059"/>
    <w:rsid w:val="00383745"/>
    <w:rsid w:val="00392092"/>
    <w:rsid w:val="003A0FA3"/>
    <w:rsid w:val="003A2675"/>
    <w:rsid w:val="003A55FE"/>
    <w:rsid w:val="003B6D57"/>
    <w:rsid w:val="003D53F7"/>
    <w:rsid w:val="003D54C1"/>
    <w:rsid w:val="003F2BF0"/>
    <w:rsid w:val="00401354"/>
    <w:rsid w:val="004025EB"/>
    <w:rsid w:val="004039C1"/>
    <w:rsid w:val="0040584A"/>
    <w:rsid w:val="0043685F"/>
    <w:rsid w:val="00473433"/>
    <w:rsid w:val="00482665"/>
    <w:rsid w:val="004900B1"/>
    <w:rsid w:val="00490D3B"/>
    <w:rsid w:val="00492090"/>
    <w:rsid w:val="004A7374"/>
    <w:rsid w:val="004F76FB"/>
    <w:rsid w:val="005034D8"/>
    <w:rsid w:val="005061F5"/>
    <w:rsid w:val="0051193F"/>
    <w:rsid w:val="005149BA"/>
    <w:rsid w:val="00524F60"/>
    <w:rsid w:val="00546857"/>
    <w:rsid w:val="00546F93"/>
    <w:rsid w:val="00553A3F"/>
    <w:rsid w:val="00593345"/>
    <w:rsid w:val="005939DA"/>
    <w:rsid w:val="005A0FE4"/>
    <w:rsid w:val="005A2D01"/>
    <w:rsid w:val="005B05CE"/>
    <w:rsid w:val="005C37FE"/>
    <w:rsid w:val="00601BBC"/>
    <w:rsid w:val="00606EBE"/>
    <w:rsid w:val="00611087"/>
    <w:rsid w:val="00612187"/>
    <w:rsid w:val="006135CC"/>
    <w:rsid w:val="00615124"/>
    <w:rsid w:val="0061670A"/>
    <w:rsid w:val="00633839"/>
    <w:rsid w:val="00636A06"/>
    <w:rsid w:val="006434F4"/>
    <w:rsid w:val="00643D63"/>
    <w:rsid w:val="00657974"/>
    <w:rsid w:val="00682C3C"/>
    <w:rsid w:val="00682CD1"/>
    <w:rsid w:val="00683079"/>
    <w:rsid w:val="006A0D97"/>
    <w:rsid w:val="006A5D1B"/>
    <w:rsid w:val="006A6A09"/>
    <w:rsid w:val="006C3E83"/>
    <w:rsid w:val="006D2C6E"/>
    <w:rsid w:val="006E63DD"/>
    <w:rsid w:val="006E7956"/>
    <w:rsid w:val="007220B4"/>
    <w:rsid w:val="0072417F"/>
    <w:rsid w:val="00736774"/>
    <w:rsid w:val="007970A4"/>
    <w:rsid w:val="007A7C22"/>
    <w:rsid w:val="007B30D8"/>
    <w:rsid w:val="007B478B"/>
    <w:rsid w:val="007B74AD"/>
    <w:rsid w:val="00806748"/>
    <w:rsid w:val="008159BF"/>
    <w:rsid w:val="00815AAC"/>
    <w:rsid w:val="00815E9D"/>
    <w:rsid w:val="00821B67"/>
    <w:rsid w:val="008232A8"/>
    <w:rsid w:val="00824437"/>
    <w:rsid w:val="0083228B"/>
    <w:rsid w:val="00836261"/>
    <w:rsid w:val="008429CC"/>
    <w:rsid w:val="00861D8B"/>
    <w:rsid w:val="00884EC6"/>
    <w:rsid w:val="008868DA"/>
    <w:rsid w:val="0089103D"/>
    <w:rsid w:val="008931B0"/>
    <w:rsid w:val="008A3A01"/>
    <w:rsid w:val="008A40DF"/>
    <w:rsid w:val="008A6D6A"/>
    <w:rsid w:val="008B05D7"/>
    <w:rsid w:val="008B31F1"/>
    <w:rsid w:val="008B42D9"/>
    <w:rsid w:val="008B7C9A"/>
    <w:rsid w:val="008C2FD5"/>
    <w:rsid w:val="008D2A41"/>
    <w:rsid w:val="00903E74"/>
    <w:rsid w:val="00906CFA"/>
    <w:rsid w:val="00910EA5"/>
    <w:rsid w:val="00991A1D"/>
    <w:rsid w:val="00996FEE"/>
    <w:rsid w:val="009A0334"/>
    <w:rsid w:val="009A2393"/>
    <w:rsid w:val="009B2DE1"/>
    <w:rsid w:val="009F4700"/>
    <w:rsid w:val="00A02F56"/>
    <w:rsid w:val="00A048D8"/>
    <w:rsid w:val="00A04E30"/>
    <w:rsid w:val="00A24A63"/>
    <w:rsid w:val="00A25304"/>
    <w:rsid w:val="00A613A1"/>
    <w:rsid w:val="00A7051E"/>
    <w:rsid w:val="00A85D02"/>
    <w:rsid w:val="00A873DE"/>
    <w:rsid w:val="00A97854"/>
    <w:rsid w:val="00AC09D8"/>
    <w:rsid w:val="00AD0321"/>
    <w:rsid w:val="00AD14A0"/>
    <w:rsid w:val="00AD26F1"/>
    <w:rsid w:val="00AD4AFD"/>
    <w:rsid w:val="00AD50A6"/>
    <w:rsid w:val="00AF196C"/>
    <w:rsid w:val="00AF4652"/>
    <w:rsid w:val="00B0699D"/>
    <w:rsid w:val="00B344CA"/>
    <w:rsid w:val="00B46E18"/>
    <w:rsid w:val="00B500D1"/>
    <w:rsid w:val="00B522EF"/>
    <w:rsid w:val="00B53F7F"/>
    <w:rsid w:val="00B54739"/>
    <w:rsid w:val="00B57809"/>
    <w:rsid w:val="00B6749A"/>
    <w:rsid w:val="00B878AF"/>
    <w:rsid w:val="00BA6990"/>
    <w:rsid w:val="00BD3274"/>
    <w:rsid w:val="00BD5E65"/>
    <w:rsid w:val="00BE493F"/>
    <w:rsid w:val="00BF69D1"/>
    <w:rsid w:val="00C34D5B"/>
    <w:rsid w:val="00C365BF"/>
    <w:rsid w:val="00C62740"/>
    <w:rsid w:val="00C9157A"/>
    <w:rsid w:val="00C9592F"/>
    <w:rsid w:val="00CA79CB"/>
    <w:rsid w:val="00CC02F8"/>
    <w:rsid w:val="00CC1B07"/>
    <w:rsid w:val="00CE12BD"/>
    <w:rsid w:val="00CE6982"/>
    <w:rsid w:val="00D010C2"/>
    <w:rsid w:val="00D246B6"/>
    <w:rsid w:val="00D26BB7"/>
    <w:rsid w:val="00D61BF2"/>
    <w:rsid w:val="00D723F4"/>
    <w:rsid w:val="00D731AD"/>
    <w:rsid w:val="00D8654A"/>
    <w:rsid w:val="00D939F6"/>
    <w:rsid w:val="00DE6E1C"/>
    <w:rsid w:val="00DF0D1C"/>
    <w:rsid w:val="00E03E65"/>
    <w:rsid w:val="00E255AB"/>
    <w:rsid w:val="00E37EA2"/>
    <w:rsid w:val="00E54672"/>
    <w:rsid w:val="00E84376"/>
    <w:rsid w:val="00E951FB"/>
    <w:rsid w:val="00E973EA"/>
    <w:rsid w:val="00E97C31"/>
    <w:rsid w:val="00EA0AB2"/>
    <w:rsid w:val="00EA2746"/>
    <w:rsid w:val="00EB16AB"/>
    <w:rsid w:val="00EB5FE7"/>
    <w:rsid w:val="00EC3007"/>
    <w:rsid w:val="00EE0A11"/>
    <w:rsid w:val="00F00CE8"/>
    <w:rsid w:val="00F01BDA"/>
    <w:rsid w:val="00F0549F"/>
    <w:rsid w:val="00F063B3"/>
    <w:rsid w:val="00F10518"/>
    <w:rsid w:val="00F1161E"/>
    <w:rsid w:val="00F17476"/>
    <w:rsid w:val="00F23146"/>
    <w:rsid w:val="00F23824"/>
    <w:rsid w:val="00F3396C"/>
    <w:rsid w:val="00F42E71"/>
    <w:rsid w:val="00F44911"/>
    <w:rsid w:val="00F46F86"/>
    <w:rsid w:val="00F47C88"/>
    <w:rsid w:val="00F548DC"/>
    <w:rsid w:val="00F81E07"/>
    <w:rsid w:val="00F83BC1"/>
    <w:rsid w:val="00F904F3"/>
    <w:rsid w:val="00F91510"/>
    <w:rsid w:val="00F91EE6"/>
    <w:rsid w:val="00FA12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10366"/>
  <w15:chartTrackingRefBased/>
  <w15:docId w15:val="{582174D9-B051-4DF9-86C1-77FA50CE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13A1"/>
    <w:pPr>
      <w:spacing w:after="0" w:line="240" w:lineRule="auto"/>
    </w:pPr>
    <w:rPr>
      <w:rFonts w:ascii="Verdana" w:eastAsia="Times New Roman" w:hAnsi="Verdana" w:cs="Times New Roman"/>
      <w:sz w:val="20"/>
      <w:szCs w:val="24"/>
    </w:rPr>
  </w:style>
  <w:style w:type="paragraph" w:styleId="Heading1">
    <w:name w:val="heading 1"/>
    <w:basedOn w:val="Normal"/>
    <w:next w:val="Normal"/>
    <w:link w:val="Heading1Char"/>
    <w:uiPriority w:val="9"/>
    <w:qFormat/>
    <w:rsid w:val="008B05D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2417F"/>
    <w:pPr>
      <w:keepNext/>
      <w:keepLines/>
      <w:pBdr>
        <w:bottom w:val="single" w:sz="12" w:space="1" w:color="1F4E79" w:themeColor="accent1" w:themeShade="80"/>
      </w:pBdr>
      <w:spacing w:after="120"/>
      <w:outlineLvl w:val="1"/>
    </w:pPr>
    <w:rPr>
      <w:rFonts w:eastAsiaTheme="majorEastAsia" w:cs="Arial"/>
      <w:b/>
      <w:bCs/>
      <w:color w:val="2E74B5" w:themeColor="accent1" w:themeShade="BF"/>
      <w:sz w:val="24"/>
      <w:szCs w:val="22"/>
    </w:rPr>
  </w:style>
  <w:style w:type="paragraph" w:styleId="Heading3">
    <w:name w:val="heading 3"/>
    <w:basedOn w:val="Normal"/>
    <w:next w:val="Normal"/>
    <w:link w:val="Heading3Char"/>
    <w:uiPriority w:val="9"/>
    <w:unhideWhenUsed/>
    <w:qFormat/>
    <w:rsid w:val="00612187"/>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basedOn w:val="Normal"/>
    <w:next w:val="Normal"/>
    <w:link w:val="Heading4Char"/>
    <w:uiPriority w:val="9"/>
    <w:unhideWhenUsed/>
    <w:qFormat/>
    <w:rsid w:val="008B05D7"/>
    <w:pPr>
      <w:keepNext/>
      <w:keepLines/>
      <w:spacing w:before="40"/>
      <w:outlineLvl w:val="3"/>
    </w:pPr>
    <w:rPr>
      <w:rFonts w:asciiTheme="majorHAnsi" w:eastAsiaTheme="majorEastAsia" w:hAnsiTheme="majorHAnsi" w:cstheme="majorBidi"/>
      <w:b/>
      <w:iCs/>
      <w:color w:val="2E74B5" w:themeColor="accent1" w:themeShade="BF"/>
      <w:sz w:val="24"/>
    </w:rPr>
  </w:style>
  <w:style w:type="paragraph" w:styleId="Heading5">
    <w:name w:val="heading 5"/>
    <w:basedOn w:val="Normal"/>
    <w:next w:val="Normal"/>
    <w:link w:val="Heading5Char"/>
    <w:uiPriority w:val="9"/>
    <w:unhideWhenUsed/>
    <w:qFormat/>
    <w:rsid w:val="00CE6982"/>
    <w:pPr>
      <w:keepNext/>
      <w:keepLines/>
      <w:spacing w:before="40"/>
      <w:outlineLvl w:val="4"/>
    </w:pPr>
    <w:rPr>
      <w:rFonts w:asciiTheme="majorHAnsi" w:eastAsiaTheme="majorEastAsia" w:hAnsiTheme="majorHAnsi" w:cstheme="majorBidi"/>
      <w:color w:val="2E74B5" w:themeColor="accent1" w:themeShade="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E1IND">
    <w:name w:val="MAE1IND"/>
    <w:basedOn w:val="Normal"/>
    <w:rsid w:val="000E4F6B"/>
    <w:pPr>
      <w:ind w:left="284" w:hanging="284"/>
    </w:pPr>
    <w:rPr>
      <w:rFonts w:ascii="Adobe Garamond Pro" w:hAnsi="Adobe Garamond Pro"/>
      <w:sz w:val="21"/>
      <w:szCs w:val="21"/>
      <w:lang w:val="en-US"/>
    </w:rPr>
  </w:style>
  <w:style w:type="paragraph" w:customStyle="1" w:styleId="MAE2H">
    <w:name w:val="MAE2H"/>
    <w:basedOn w:val="Normal"/>
    <w:rsid w:val="000E4F6B"/>
    <w:pPr>
      <w:autoSpaceDE w:val="0"/>
      <w:autoSpaceDN w:val="0"/>
      <w:adjustRightInd w:val="0"/>
      <w:spacing w:after="360"/>
      <w:jc w:val="center"/>
    </w:pPr>
    <w:rPr>
      <w:rFonts w:ascii="Adobe Garamond Pro" w:hAnsi="Adobe Garamond Pro"/>
      <w:b/>
      <w:sz w:val="24"/>
    </w:rPr>
  </w:style>
  <w:style w:type="paragraph" w:customStyle="1" w:styleId="MAE2IND">
    <w:name w:val="MAE2IND"/>
    <w:basedOn w:val="MAE1IND"/>
    <w:rsid w:val="000E4F6B"/>
    <w:pPr>
      <w:ind w:firstLine="0"/>
    </w:pPr>
    <w:rPr>
      <w:iCs/>
      <w:lang w:val="en-GB"/>
    </w:rPr>
  </w:style>
  <w:style w:type="paragraph" w:customStyle="1" w:styleId="MAETOC">
    <w:name w:val="MAETOC"/>
    <w:basedOn w:val="Normal"/>
    <w:rsid w:val="000E4F6B"/>
    <w:pPr>
      <w:tabs>
        <w:tab w:val="right" w:leader="dot" w:pos="6237"/>
      </w:tabs>
      <w:spacing w:after="200"/>
    </w:pPr>
    <w:rPr>
      <w:rFonts w:ascii="Adobe Garamond Pro" w:hAnsi="Adobe Garamond Pro"/>
    </w:rPr>
  </w:style>
  <w:style w:type="paragraph" w:customStyle="1" w:styleId="MAE2TOC">
    <w:name w:val="MAE2TOC"/>
    <w:basedOn w:val="MAETOC"/>
    <w:rsid w:val="000E4F6B"/>
    <w:pPr>
      <w:tabs>
        <w:tab w:val="left" w:pos="567"/>
      </w:tabs>
    </w:pPr>
  </w:style>
  <w:style w:type="paragraph" w:customStyle="1" w:styleId="MAEBlQt">
    <w:name w:val="MAEBlQt"/>
    <w:basedOn w:val="Normal"/>
    <w:rsid w:val="000E4F6B"/>
    <w:pPr>
      <w:spacing w:before="300" w:after="300"/>
      <w:ind w:left="567"/>
      <w:contextualSpacing/>
      <w:jc w:val="both"/>
    </w:pPr>
    <w:rPr>
      <w:rFonts w:ascii="Adobe Garamond Pro" w:hAnsi="Adobe Garamond Pro"/>
      <w:sz w:val="21"/>
      <w:szCs w:val="21"/>
      <w:lang w:val="en-US"/>
    </w:rPr>
  </w:style>
  <w:style w:type="paragraph" w:customStyle="1" w:styleId="MAECapH">
    <w:name w:val="MAECapH"/>
    <w:basedOn w:val="Normal"/>
    <w:rsid w:val="000E4F6B"/>
    <w:pPr>
      <w:spacing w:after="200" w:line="276" w:lineRule="auto"/>
    </w:pPr>
    <w:rPr>
      <w:rFonts w:ascii="Adobe Garamond Pro" w:hAnsi="Adobe Garamond Pro"/>
      <w:sz w:val="24"/>
      <w:lang w:val="en-US"/>
    </w:rPr>
  </w:style>
  <w:style w:type="paragraph" w:customStyle="1" w:styleId="MAEChH">
    <w:name w:val="MAEChH"/>
    <w:basedOn w:val="Normal"/>
    <w:rsid w:val="000E4F6B"/>
    <w:pPr>
      <w:spacing w:after="360" w:line="276" w:lineRule="auto"/>
      <w:jc w:val="center"/>
    </w:pPr>
    <w:rPr>
      <w:rFonts w:ascii="Adobe Garamond Pro" w:hAnsi="Adobe Garamond Pro"/>
      <w:b/>
      <w:sz w:val="28"/>
      <w:szCs w:val="28"/>
      <w:lang w:val="en-US"/>
    </w:rPr>
  </w:style>
  <w:style w:type="paragraph" w:customStyle="1" w:styleId="MAEFn">
    <w:name w:val="MAEFn"/>
    <w:basedOn w:val="FootnoteText"/>
    <w:rsid w:val="000E4F6B"/>
    <w:pPr>
      <w:spacing w:line="230" w:lineRule="exact"/>
      <w:ind w:left="284" w:hanging="284"/>
      <w:jc w:val="both"/>
    </w:pPr>
    <w:rPr>
      <w:rFonts w:ascii="Adobe Garamond Pro" w:hAnsi="Adobe Garamond Pro"/>
      <w:lang w:val="en-US"/>
    </w:rPr>
  </w:style>
  <w:style w:type="paragraph" w:styleId="FootnoteText">
    <w:name w:val="footnote text"/>
    <w:basedOn w:val="Normal"/>
    <w:link w:val="FootnoteTextChar"/>
    <w:autoRedefine/>
    <w:uiPriority w:val="99"/>
    <w:unhideWhenUsed/>
    <w:qFormat/>
    <w:rsid w:val="007B30D8"/>
    <w:rPr>
      <w:szCs w:val="20"/>
    </w:rPr>
  </w:style>
  <w:style w:type="character" w:customStyle="1" w:styleId="FootnoteTextChar">
    <w:name w:val="Footnote Text Char"/>
    <w:basedOn w:val="DefaultParagraphFont"/>
    <w:link w:val="FootnoteText"/>
    <w:uiPriority w:val="99"/>
    <w:rsid w:val="007B30D8"/>
    <w:rPr>
      <w:sz w:val="20"/>
      <w:szCs w:val="20"/>
    </w:rPr>
  </w:style>
  <w:style w:type="paragraph" w:customStyle="1" w:styleId="MAEPara">
    <w:name w:val="MAEPara"/>
    <w:basedOn w:val="Normal"/>
    <w:rsid w:val="000E4F6B"/>
    <w:pPr>
      <w:tabs>
        <w:tab w:val="left" w:pos="284"/>
      </w:tabs>
      <w:contextualSpacing/>
      <w:jc w:val="both"/>
    </w:pPr>
    <w:rPr>
      <w:rFonts w:ascii="Adobe Garamond Pro" w:hAnsi="Adobe Garamond Pro"/>
    </w:rPr>
  </w:style>
  <w:style w:type="character" w:styleId="FootnoteReference">
    <w:name w:val="footnote reference"/>
    <w:basedOn w:val="DefaultParagraphFont"/>
    <w:unhideWhenUsed/>
    <w:rsid w:val="007B30D8"/>
    <w:rPr>
      <w:vertAlign w:val="superscript"/>
    </w:rPr>
  </w:style>
  <w:style w:type="paragraph" w:customStyle="1" w:styleId="MAEsubheading">
    <w:name w:val="MAEsubheading"/>
    <w:basedOn w:val="MAEPara"/>
    <w:link w:val="MAEsubheadingChar"/>
    <w:autoRedefine/>
    <w:rsid w:val="007B30D8"/>
    <w:pPr>
      <w:numPr>
        <w:numId w:val="3"/>
      </w:numPr>
      <w:spacing w:before="120" w:after="120"/>
      <w:ind w:hanging="360"/>
    </w:pPr>
    <w:rPr>
      <w:b/>
    </w:rPr>
  </w:style>
  <w:style w:type="character" w:customStyle="1" w:styleId="MAEsubheadingChar">
    <w:name w:val="MAEsubheading Char"/>
    <w:basedOn w:val="DefaultParagraphFont"/>
    <w:link w:val="MAEsubheading"/>
    <w:rsid w:val="007B30D8"/>
    <w:rPr>
      <w:rFonts w:ascii="Adobe Garamond Pro" w:hAnsi="Adobe Garamond Pro" w:cs="Times New Roman"/>
      <w:b/>
    </w:rPr>
  </w:style>
  <w:style w:type="paragraph" w:customStyle="1" w:styleId="MAENumList">
    <w:name w:val="MAENumList"/>
    <w:basedOn w:val="MAEPara"/>
    <w:link w:val="MAENumListChar"/>
    <w:autoRedefine/>
    <w:rsid w:val="007B30D8"/>
    <w:pPr>
      <w:tabs>
        <w:tab w:val="num" w:pos="720"/>
      </w:tabs>
      <w:ind w:left="340" w:firstLine="284"/>
    </w:pPr>
  </w:style>
  <w:style w:type="character" w:customStyle="1" w:styleId="MAENumListChar">
    <w:name w:val="MAENumList Char"/>
    <w:basedOn w:val="DefaultParagraphFont"/>
    <w:link w:val="MAENumList"/>
    <w:rsid w:val="007B30D8"/>
    <w:rPr>
      <w:rFonts w:ascii="Adobe Garamond Pro" w:hAnsi="Adobe Garamond Pro" w:cs="Times New Roman"/>
    </w:rPr>
  </w:style>
  <w:style w:type="character" w:customStyle="1" w:styleId="Heading2Char">
    <w:name w:val="Heading 2 Char"/>
    <w:basedOn w:val="DefaultParagraphFont"/>
    <w:link w:val="Heading2"/>
    <w:uiPriority w:val="9"/>
    <w:rsid w:val="008B05D7"/>
    <w:rPr>
      <w:rFonts w:ascii="Verdana" w:eastAsiaTheme="majorEastAsia" w:hAnsi="Verdana" w:cs="Arial"/>
      <w:b/>
      <w:bCs/>
      <w:color w:val="2E74B5" w:themeColor="accent1" w:themeShade="BF"/>
      <w:sz w:val="24"/>
    </w:rPr>
  </w:style>
  <w:style w:type="character" w:customStyle="1" w:styleId="Heading4Char">
    <w:name w:val="Heading 4 Char"/>
    <w:basedOn w:val="DefaultParagraphFont"/>
    <w:link w:val="Heading4"/>
    <w:uiPriority w:val="9"/>
    <w:rsid w:val="008B05D7"/>
    <w:rPr>
      <w:rFonts w:asciiTheme="majorHAnsi" w:eastAsiaTheme="majorEastAsia" w:hAnsiTheme="majorHAnsi" w:cstheme="majorBidi"/>
      <w:b/>
      <w:iCs/>
      <w:color w:val="2E74B5" w:themeColor="accent1" w:themeShade="BF"/>
      <w:sz w:val="24"/>
      <w:szCs w:val="24"/>
    </w:rPr>
  </w:style>
  <w:style w:type="table" w:styleId="TableGrid">
    <w:name w:val="Table Grid"/>
    <w:basedOn w:val="TableNormal"/>
    <w:uiPriority w:val="59"/>
    <w:rsid w:val="008B05D7"/>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05D7"/>
    <w:pPr>
      <w:tabs>
        <w:tab w:val="center" w:pos="4513"/>
        <w:tab w:val="right" w:pos="9026"/>
      </w:tabs>
    </w:pPr>
  </w:style>
  <w:style w:type="character" w:customStyle="1" w:styleId="HeaderChar">
    <w:name w:val="Header Char"/>
    <w:basedOn w:val="DefaultParagraphFont"/>
    <w:link w:val="Header"/>
    <w:uiPriority w:val="99"/>
    <w:rsid w:val="008B05D7"/>
    <w:rPr>
      <w:rFonts w:ascii="Verdana" w:eastAsia="Times New Roman" w:hAnsi="Verdana" w:cs="Times New Roman"/>
      <w:szCs w:val="24"/>
    </w:rPr>
  </w:style>
  <w:style w:type="paragraph" w:styleId="Footer">
    <w:name w:val="footer"/>
    <w:basedOn w:val="Normal"/>
    <w:link w:val="FooterChar"/>
    <w:uiPriority w:val="99"/>
    <w:unhideWhenUsed/>
    <w:rsid w:val="008B05D7"/>
    <w:pPr>
      <w:tabs>
        <w:tab w:val="center" w:pos="4513"/>
        <w:tab w:val="right" w:pos="9026"/>
      </w:tabs>
    </w:pPr>
  </w:style>
  <w:style w:type="character" w:customStyle="1" w:styleId="FooterChar">
    <w:name w:val="Footer Char"/>
    <w:basedOn w:val="DefaultParagraphFont"/>
    <w:link w:val="Footer"/>
    <w:uiPriority w:val="99"/>
    <w:rsid w:val="008B05D7"/>
    <w:rPr>
      <w:rFonts w:ascii="Verdana" w:eastAsia="Times New Roman" w:hAnsi="Verdana" w:cs="Times New Roman"/>
      <w:szCs w:val="24"/>
    </w:rPr>
  </w:style>
  <w:style w:type="table" w:customStyle="1" w:styleId="TableGrid1">
    <w:name w:val="Table Grid1"/>
    <w:basedOn w:val="TableNormal"/>
    <w:next w:val="TableGrid"/>
    <w:uiPriority w:val="59"/>
    <w:rsid w:val="008B0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05D7"/>
    <w:rPr>
      <w:color w:val="0563C1" w:themeColor="hyperlink"/>
      <w:u w:val="single"/>
    </w:rPr>
  </w:style>
  <w:style w:type="paragraph" w:styleId="TOC2">
    <w:name w:val="toc 2"/>
    <w:basedOn w:val="Normal"/>
    <w:next w:val="Normal"/>
    <w:autoRedefine/>
    <w:uiPriority w:val="39"/>
    <w:unhideWhenUsed/>
    <w:rsid w:val="008B05D7"/>
    <w:pPr>
      <w:spacing w:after="100"/>
      <w:ind w:left="220"/>
    </w:pPr>
    <w:rPr>
      <w:color w:val="404040" w:themeColor="text1" w:themeTint="BF"/>
    </w:rPr>
  </w:style>
  <w:style w:type="character" w:customStyle="1" w:styleId="Heading1Char">
    <w:name w:val="Heading 1 Char"/>
    <w:basedOn w:val="DefaultParagraphFont"/>
    <w:link w:val="Heading1"/>
    <w:uiPriority w:val="9"/>
    <w:rsid w:val="008B05D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B05D7"/>
    <w:pPr>
      <w:spacing w:line="259" w:lineRule="auto"/>
      <w:outlineLvl w:val="9"/>
    </w:pPr>
    <w:rPr>
      <w:noProof/>
      <w:lang w:val="en-US" w:eastAsia="en-GB"/>
    </w:rPr>
  </w:style>
  <w:style w:type="paragraph" w:styleId="TOC3">
    <w:name w:val="toc 3"/>
    <w:basedOn w:val="Normal"/>
    <w:next w:val="Normal"/>
    <w:autoRedefine/>
    <w:uiPriority w:val="39"/>
    <w:unhideWhenUsed/>
    <w:rsid w:val="008B05D7"/>
    <w:pPr>
      <w:spacing w:after="100"/>
      <w:ind w:left="440"/>
    </w:pPr>
  </w:style>
  <w:style w:type="paragraph" w:styleId="ListParagraph">
    <w:name w:val="List Paragraph"/>
    <w:basedOn w:val="Normal"/>
    <w:uiPriority w:val="34"/>
    <w:qFormat/>
    <w:rsid w:val="008B05D7"/>
    <w:pPr>
      <w:ind w:left="720"/>
      <w:contextualSpacing/>
    </w:pPr>
  </w:style>
  <w:style w:type="paragraph" w:styleId="NoSpacing">
    <w:name w:val="No Spacing"/>
    <w:uiPriority w:val="1"/>
    <w:qFormat/>
    <w:rsid w:val="008B05D7"/>
    <w:pPr>
      <w:spacing w:after="0" w:line="240" w:lineRule="auto"/>
    </w:pPr>
    <w:rPr>
      <w:rFonts w:ascii="Verdana" w:eastAsia="Times New Roman" w:hAnsi="Verdana" w:cs="Times New Roman"/>
      <w:szCs w:val="24"/>
    </w:rPr>
  </w:style>
  <w:style w:type="table" w:styleId="GridTable4-Accent5">
    <w:name w:val="Grid Table 4 Accent 5"/>
    <w:basedOn w:val="TableNormal"/>
    <w:uiPriority w:val="49"/>
    <w:rsid w:val="0080674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Normal"/>
    <w:next w:val="Normal"/>
    <w:autoRedefine/>
    <w:uiPriority w:val="39"/>
    <w:unhideWhenUsed/>
    <w:rsid w:val="0072417F"/>
    <w:pPr>
      <w:spacing w:after="100"/>
    </w:pPr>
  </w:style>
  <w:style w:type="character" w:customStyle="1" w:styleId="Heading3Char">
    <w:name w:val="Heading 3 Char"/>
    <w:basedOn w:val="DefaultParagraphFont"/>
    <w:link w:val="Heading3"/>
    <w:uiPriority w:val="9"/>
    <w:rsid w:val="00612187"/>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rsid w:val="00CE6982"/>
    <w:rPr>
      <w:rFonts w:asciiTheme="majorHAnsi" w:eastAsiaTheme="majorEastAsia" w:hAnsiTheme="majorHAnsi" w:cstheme="majorBidi"/>
      <w:color w:val="2E74B5" w:themeColor="accent1" w:themeShade="BF"/>
      <w:szCs w:val="24"/>
    </w:rPr>
  </w:style>
  <w:style w:type="character" w:styleId="FollowedHyperlink">
    <w:name w:val="FollowedHyperlink"/>
    <w:basedOn w:val="DefaultParagraphFont"/>
    <w:uiPriority w:val="99"/>
    <w:semiHidden/>
    <w:unhideWhenUsed/>
    <w:rsid w:val="007220B4"/>
    <w:rPr>
      <w:color w:val="954F72" w:themeColor="followedHyperlink"/>
      <w:u w:val="single"/>
    </w:rPr>
  </w:style>
  <w:style w:type="character" w:styleId="CommentReference">
    <w:name w:val="annotation reference"/>
    <w:basedOn w:val="DefaultParagraphFont"/>
    <w:uiPriority w:val="99"/>
    <w:semiHidden/>
    <w:unhideWhenUsed/>
    <w:rsid w:val="00E973EA"/>
    <w:rPr>
      <w:sz w:val="16"/>
      <w:szCs w:val="16"/>
    </w:rPr>
  </w:style>
  <w:style w:type="paragraph" w:styleId="CommentText">
    <w:name w:val="annotation text"/>
    <w:basedOn w:val="Normal"/>
    <w:link w:val="CommentTextChar"/>
    <w:uiPriority w:val="99"/>
    <w:semiHidden/>
    <w:unhideWhenUsed/>
    <w:rsid w:val="00E973EA"/>
    <w:rPr>
      <w:szCs w:val="20"/>
    </w:rPr>
  </w:style>
  <w:style w:type="character" w:customStyle="1" w:styleId="CommentTextChar">
    <w:name w:val="Comment Text Char"/>
    <w:basedOn w:val="DefaultParagraphFont"/>
    <w:link w:val="CommentText"/>
    <w:uiPriority w:val="99"/>
    <w:semiHidden/>
    <w:rsid w:val="00E973EA"/>
    <w:rPr>
      <w:rFonts w:ascii="Verdana" w:eastAsia="Times New Roman" w:hAnsi="Verdana" w:cs="Times New Roman"/>
      <w:sz w:val="20"/>
      <w:szCs w:val="20"/>
    </w:rPr>
  </w:style>
  <w:style w:type="paragraph" w:styleId="CommentSubject">
    <w:name w:val="annotation subject"/>
    <w:basedOn w:val="CommentText"/>
    <w:next w:val="CommentText"/>
    <w:link w:val="CommentSubjectChar"/>
    <w:uiPriority w:val="99"/>
    <w:semiHidden/>
    <w:unhideWhenUsed/>
    <w:rsid w:val="00E973EA"/>
    <w:rPr>
      <w:b/>
      <w:bCs/>
    </w:rPr>
  </w:style>
  <w:style w:type="character" w:customStyle="1" w:styleId="CommentSubjectChar">
    <w:name w:val="Comment Subject Char"/>
    <w:basedOn w:val="CommentTextChar"/>
    <w:link w:val="CommentSubject"/>
    <w:uiPriority w:val="99"/>
    <w:semiHidden/>
    <w:rsid w:val="00E973EA"/>
    <w:rPr>
      <w:rFonts w:ascii="Verdana" w:eastAsia="Times New Roman" w:hAnsi="Verdana" w:cs="Times New Roman"/>
      <w:b/>
      <w:bCs/>
      <w:sz w:val="20"/>
      <w:szCs w:val="20"/>
    </w:rPr>
  </w:style>
  <w:style w:type="paragraph" w:styleId="BalloonText">
    <w:name w:val="Balloon Text"/>
    <w:basedOn w:val="Normal"/>
    <w:link w:val="BalloonTextChar"/>
    <w:uiPriority w:val="99"/>
    <w:semiHidden/>
    <w:unhideWhenUsed/>
    <w:rsid w:val="00E973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73EA"/>
    <w:rPr>
      <w:rFonts w:ascii="Segoe UI" w:eastAsia="Times New Roman" w:hAnsi="Segoe UI" w:cs="Segoe UI"/>
      <w:sz w:val="18"/>
      <w:szCs w:val="18"/>
    </w:rPr>
  </w:style>
  <w:style w:type="paragraph" w:styleId="EndnoteText">
    <w:name w:val="endnote text"/>
    <w:basedOn w:val="Normal"/>
    <w:link w:val="EndnoteTextChar"/>
    <w:uiPriority w:val="99"/>
    <w:semiHidden/>
    <w:unhideWhenUsed/>
    <w:rsid w:val="00E951FB"/>
    <w:rPr>
      <w:szCs w:val="20"/>
    </w:rPr>
  </w:style>
  <w:style w:type="character" w:customStyle="1" w:styleId="EndnoteTextChar">
    <w:name w:val="Endnote Text Char"/>
    <w:basedOn w:val="DefaultParagraphFont"/>
    <w:link w:val="EndnoteText"/>
    <w:uiPriority w:val="99"/>
    <w:semiHidden/>
    <w:rsid w:val="00E951FB"/>
    <w:rPr>
      <w:rFonts w:ascii="Verdana" w:eastAsia="Times New Roman" w:hAnsi="Verdana" w:cs="Times New Roman"/>
      <w:sz w:val="20"/>
      <w:szCs w:val="20"/>
    </w:rPr>
  </w:style>
  <w:style w:type="character" w:styleId="EndnoteReference">
    <w:name w:val="endnote reference"/>
    <w:basedOn w:val="DefaultParagraphFont"/>
    <w:uiPriority w:val="99"/>
    <w:semiHidden/>
    <w:unhideWhenUsed/>
    <w:rsid w:val="00E951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5425481">
      <w:bodyDiv w:val="1"/>
      <w:marLeft w:val="0"/>
      <w:marRight w:val="0"/>
      <w:marTop w:val="0"/>
      <w:marBottom w:val="0"/>
      <w:divBdr>
        <w:top w:val="none" w:sz="0" w:space="0" w:color="auto"/>
        <w:left w:val="none" w:sz="0" w:space="0" w:color="auto"/>
        <w:bottom w:val="none" w:sz="0" w:space="0" w:color="auto"/>
        <w:right w:val="none" w:sz="0" w:space="0" w:color="auto"/>
      </w:divBdr>
    </w:div>
    <w:div w:id="1178076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3.png"/><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image" Target="media/image6.png"/><Relationship Id="rId11" Type="http://schemas.openxmlformats.org/officeDocument/2006/relationships/image" Target="media/image3.png"/><Relationship Id="rId32" Type="http://schemas.openxmlformats.org/officeDocument/2006/relationships/hyperlink" Target="file:///\\connect.ox.ac.uk\ADMN\Public\PROJECTS\HRIS%20Programme\12.%20Support\Reference%20Data\How%20to%20guides\HOW%20TO%20-%20Manage%20Reports%20-%20Access%20Permissions%20within%20HR%20Reporting.docx" TargetMode="External"/><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6.png"/><Relationship Id="rId74" Type="http://schemas.openxmlformats.org/officeDocument/2006/relationships/image" Target="media/image59.png"/><Relationship Id="rId79" Type="http://schemas.openxmlformats.org/officeDocument/2006/relationships/image" Target="media/image64.png"/><Relationship Id="rId102" Type="http://schemas.microsoft.com/office/2011/relationships/people" Target="people.xml"/><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2.png"/><Relationship Id="rId69" Type="http://schemas.openxmlformats.org/officeDocument/2006/relationships/image" Target="media/image54.png"/><Relationship Id="rId80" Type="http://schemas.openxmlformats.org/officeDocument/2006/relationships/image" Target="media/image65.png"/><Relationship Id="rId85" Type="http://schemas.openxmlformats.org/officeDocument/2006/relationships/image" Target="media/image69.png"/><Relationship Id="rId12" Type="http://schemas.openxmlformats.org/officeDocument/2006/relationships/hyperlink" Target="https://hr-reporting-qa.admin.ox.ac.uk/Reports/browse/_Back-Up%20Versions" TargetMode="External"/><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7.png"/><Relationship Id="rId103"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0.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5.png"/><Relationship Id="rId106" Type="http://schemas.openxmlformats.org/officeDocument/2006/relationships/customXml" Target="../customXml/item4.xm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comments" Target="comments.xml"/><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file:///\\connect.ox.ac.uk\ADMN\Public\PROJECTS\HRIS%20Programme\12.%20Support\Reference%20Data\How%20to%20guides\HOW%20TO%20-%20Manage%20Reports%20-%20Change%20Processes%20in%20OSM.docx" TargetMode="External"/><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hyperlink" Target="file:///\\connect.ox.ac.uk\ADMN\Public\PROJECTS\HRIS%20Programme\12.%20Support\Reference%20Data\How%20to%20guides\HOW%20TO%20-%20Manage%20Reports%20-%20Change%20Processes%20in%20OSM.docx" TargetMode="External"/><Relationship Id="rId76" Type="http://schemas.openxmlformats.org/officeDocument/2006/relationships/image" Target="media/image61.png"/><Relationship Id="rId97" Type="http://schemas.openxmlformats.org/officeDocument/2006/relationships/image" Target="media/image81.png"/><Relationship Id="rId104" Type="http://schemas.openxmlformats.org/officeDocument/2006/relationships/customXml" Target="../customXml/item2.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microsoft.com/office/2011/relationships/commentsExtended" Target="commentsExtended.xml"/><Relationship Id="rId87" Type="http://schemas.openxmlformats.org/officeDocument/2006/relationships/image" Target="media/image71.png"/><Relationship Id="rId61" Type="http://schemas.openxmlformats.org/officeDocument/2006/relationships/image" Target="media/image49.png"/><Relationship Id="rId82" Type="http://schemas.openxmlformats.org/officeDocument/2006/relationships/hyperlink" Target="file:///\\connect.ox.ac.uk\ADMN\Public\PROJECTS\HRIS%20Programme\12.%20Support\Reports\Live%20Reports%20Tracker.xlsx"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image" Target="media/image44.png"/><Relationship Id="rId77" Type="http://schemas.openxmlformats.org/officeDocument/2006/relationships/image" Target="media/image62.png"/><Relationship Id="rId100" Type="http://schemas.openxmlformats.org/officeDocument/2006/relationships/footer" Target="footer1.xml"/><Relationship Id="rId105" Type="http://schemas.openxmlformats.org/officeDocument/2006/relationships/customXml" Target="../customXml/item3.xml"/><Relationship Id="rId8" Type="http://schemas.openxmlformats.org/officeDocument/2006/relationships/hyperlink" Target="file:///\\connect.ox.ac.uk\ADMN\Public\PROJECTS\HRIS%20Programme\12.%20Support\Reference%20Data\How%20to%20guides\HOW%20TO%20-%20Manage%20Reports%20-%20Change%20Processes%20in%20OSM.docx" TargetMode="External"/><Relationship Id="rId51" Type="http://schemas.openxmlformats.org/officeDocument/2006/relationships/image" Target="media/image40.png"/><Relationship Id="rId72" Type="http://schemas.openxmlformats.org/officeDocument/2006/relationships/image" Target="media/image57.png"/><Relationship Id="rId93" Type="http://schemas.openxmlformats.org/officeDocument/2006/relationships/image" Target="media/image77.png"/><Relationship Id="rId98" Type="http://schemas.openxmlformats.org/officeDocument/2006/relationships/image" Target="media/image82.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5.png"/><Relationship Id="rId67"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8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A137BEEC-0DE1-4358-9F3D-2B5593C94577}">
  <ds:schemaRefs>
    <ds:schemaRef ds:uri="http://schemas.openxmlformats.org/officeDocument/2006/bibliography"/>
  </ds:schemaRefs>
</ds:datastoreItem>
</file>

<file path=customXml/itemProps2.xml><?xml version="1.0" encoding="utf-8"?>
<ds:datastoreItem xmlns:ds="http://schemas.openxmlformats.org/officeDocument/2006/customXml" ds:itemID="{6664725D-0B90-4575-A6D7-B5D9F32BB3AC}"/>
</file>

<file path=customXml/itemProps3.xml><?xml version="1.0" encoding="utf-8"?>
<ds:datastoreItem xmlns:ds="http://schemas.openxmlformats.org/officeDocument/2006/customXml" ds:itemID="{5AD68FB1-871D-47F4-9148-81E817C0A84C}"/>
</file>

<file path=customXml/itemProps4.xml><?xml version="1.0" encoding="utf-8"?>
<ds:datastoreItem xmlns:ds="http://schemas.openxmlformats.org/officeDocument/2006/customXml" ds:itemID="{E3885C4F-E00F-44EB-B028-B7FC37444268}"/>
</file>

<file path=docProps/app.xml><?xml version="1.0" encoding="utf-8"?>
<Properties xmlns="http://schemas.openxmlformats.org/officeDocument/2006/extended-properties" xmlns:vt="http://schemas.openxmlformats.org/officeDocument/2006/docPropsVTypes">
  <Template>Normal.dotm</Template>
  <TotalTime>1575</TotalTime>
  <Pages>38</Pages>
  <Words>9091</Words>
  <Characters>51824</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60794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 Artuso</dc:creator>
  <cp:keywords/>
  <dc:description/>
  <cp:lastModifiedBy>Helen Child</cp:lastModifiedBy>
  <cp:revision>5</cp:revision>
  <dcterms:created xsi:type="dcterms:W3CDTF">2023-01-12T11:12:00Z</dcterms:created>
  <dcterms:modified xsi:type="dcterms:W3CDTF">2023-01-13T17:12:00Z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